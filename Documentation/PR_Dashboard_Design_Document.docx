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E7E" w:rsidRPr="00EF388E" w:rsidRDefault="009B4E7E" w:rsidP="009B4E7E">
      <w:pPr>
        <w:pStyle w:val="Title2"/>
        <w:rPr>
          <w:sz w:val="40"/>
          <w:szCs w:val="40"/>
        </w:rPr>
      </w:pPr>
      <w:bookmarkStart w:id="0" w:name="_Toc205632711"/>
      <w:bookmarkStart w:id="1" w:name="_GoBack"/>
      <w:bookmarkEnd w:id="1"/>
    </w:p>
    <w:p w:rsidR="009B4E7E" w:rsidRDefault="009B4E7E" w:rsidP="009B4E7E">
      <w:pPr>
        <w:pStyle w:val="Title2"/>
        <w:rPr>
          <w:sz w:val="40"/>
          <w:szCs w:val="40"/>
        </w:rPr>
      </w:pPr>
      <w:r>
        <w:rPr>
          <w:sz w:val="40"/>
          <w:szCs w:val="40"/>
        </w:rPr>
        <w:t>Perceptive Reach</w:t>
      </w:r>
    </w:p>
    <w:p w:rsidR="009B4E7E" w:rsidRDefault="009B4E7E" w:rsidP="009B4E7E">
      <w:pPr>
        <w:pStyle w:val="Title2"/>
        <w:rPr>
          <w:sz w:val="40"/>
          <w:szCs w:val="40"/>
        </w:rPr>
      </w:pPr>
      <w:r w:rsidRPr="00E616FE">
        <w:rPr>
          <w:sz w:val="40"/>
          <w:szCs w:val="40"/>
        </w:rPr>
        <w:t xml:space="preserve">Integrated Reach Database System </w:t>
      </w:r>
    </w:p>
    <w:p w:rsidR="009B4E7E" w:rsidRDefault="009B4E7E" w:rsidP="009B4E7E">
      <w:pPr>
        <w:pStyle w:val="Title2"/>
        <w:rPr>
          <w:sz w:val="40"/>
          <w:szCs w:val="40"/>
        </w:rPr>
      </w:pPr>
      <w:r>
        <w:rPr>
          <w:sz w:val="40"/>
          <w:szCs w:val="40"/>
        </w:rPr>
        <w:t>(IRDS)</w:t>
      </w:r>
    </w:p>
    <w:p w:rsidR="00E45BAB" w:rsidRDefault="00E45BAB" w:rsidP="009B4E7E">
      <w:pPr>
        <w:pStyle w:val="Title2"/>
      </w:pPr>
    </w:p>
    <w:p w:rsidR="009B4E7E" w:rsidRDefault="009B4E7E" w:rsidP="009B4E7E">
      <w:pPr>
        <w:pStyle w:val="Title2"/>
      </w:pPr>
      <w:r>
        <w:t>Dashboard Design Document</w:t>
      </w:r>
    </w:p>
    <w:p w:rsidR="00E45BAB" w:rsidRDefault="00E45BAB" w:rsidP="00E45BAB">
      <w:pPr>
        <w:pStyle w:val="Title2"/>
      </w:pPr>
    </w:p>
    <w:p w:rsidR="00E45BAB" w:rsidRPr="00FA1BF4" w:rsidRDefault="00E45BAB" w:rsidP="00E45BAB">
      <w:pPr>
        <w:pStyle w:val="Title2"/>
      </w:pPr>
    </w:p>
    <w:p w:rsidR="009B4E7E" w:rsidRDefault="009B4E7E" w:rsidP="009B4E7E">
      <w:pPr>
        <w:pStyle w:val="CoverTitleInstructions"/>
      </w:pPr>
      <w:r>
        <w:rPr>
          <w:noProof/>
        </w:rPr>
        <w:drawing>
          <wp:inline distT="0" distB="0" distL="0" distR="0" wp14:anchorId="5C81B139" wp14:editId="7678B5D0">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B4E7E" w:rsidRDefault="009B4E7E" w:rsidP="009B4E7E">
      <w:pPr>
        <w:pStyle w:val="Title"/>
      </w:pPr>
    </w:p>
    <w:p w:rsidR="009B4E7E" w:rsidRDefault="009B4E7E" w:rsidP="009B4E7E">
      <w:pPr>
        <w:pStyle w:val="Title"/>
      </w:pPr>
      <w:r>
        <w:t>Department of Veterans Affairs</w:t>
      </w:r>
    </w:p>
    <w:p w:rsidR="009B4E7E" w:rsidRPr="006D643C" w:rsidRDefault="00750977" w:rsidP="009B4E7E">
      <w:pPr>
        <w:pStyle w:val="InstructionalTextTitle2"/>
        <w:rPr>
          <w:rFonts w:ascii="Arial" w:hAnsi="Arial" w:cs="Arial"/>
          <w:b/>
          <w:i w:val="0"/>
          <w:color w:val="auto"/>
          <w:sz w:val="28"/>
        </w:rPr>
      </w:pPr>
      <w:del w:id="2" w:author="mrobinson010" w:date="2015-01-23T12:30:00Z">
        <w:r w:rsidDel="00804152">
          <w:rPr>
            <w:rFonts w:ascii="Arial" w:hAnsi="Arial" w:cs="Arial"/>
            <w:b/>
            <w:i w:val="0"/>
            <w:color w:val="auto"/>
            <w:sz w:val="28"/>
          </w:rPr>
          <w:delText>January</w:delText>
        </w:r>
        <w:r w:rsidRPr="006D643C" w:rsidDel="00804152">
          <w:rPr>
            <w:rFonts w:ascii="Arial" w:hAnsi="Arial" w:cs="Arial"/>
            <w:b/>
            <w:i w:val="0"/>
            <w:color w:val="auto"/>
            <w:sz w:val="28"/>
          </w:rPr>
          <w:delText xml:space="preserve"> </w:delText>
        </w:r>
      </w:del>
      <w:ins w:id="3" w:author="mrobinson010" w:date="2015-01-23T12:30:00Z">
        <w:r w:rsidR="00804152">
          <w:rPr>
            <w:rFonts w:ascii="Arial" w:hAnsi="Arial" w:cs="Arial"/>
            <w:b/>
            <w:i w:val="0"/>
            <w:color w:val="auto"/>
            <w:sz w:val="28"/>
          </w:rPr>
          <w:t>February</w:t>
        </w:r>
        <w:r w:rsidR="00804152" w:rsidRPr="006D643C">
          <w:rPr>
            <w:rFonts w:ascii="Arial" w:hAnsi="Arial" w:cs="Arial"/>
            <w:b/>
            <w:i w:val="0"/>
            <w:color w:val="auto"/>
            <w:sz w:val="28"/>
          </w:rPr>
          <w:t xml:space="preserve"> </w:t>
        </w:r>
      </w:ins>
      <w:r w:rsidR="00C043F7" w:rsidRPr="006D643C">
        <w:rPr>
          <w:rFonts w:ascii="Arial" w:hAnsi="Arial" w:cs="Arial"/>
          <w:b/>
          <w:i w:val="0"/>
          <w:color w:val="auto"/>
          <w:sz w:val="28"/>
        </w:rPr>
        <w:t>201</w:t>
      </w:r>
      <w:r w:rsidR="00C043F7">
        <w:rPr>
          <w:rFonts w:ascii="Arial" w:hAnsi="Arial" w:cs="Arial"/>
          <w:b/>
          <w:i w:val="0"/>
          <w:color w:val="auto"/>
          <w:sz w:val="28"/>
        </w:rPr>
        <w:t>5</w:t>
      </w:r>
    </w:p>
    <w:p w:rsidR="009B4E7E" w:rsidRDefault="00196438" w:rsidP="00196438">
      <w:pPr>
        <w:pStyle w:val="Title2"/>
        <w:sectPr w:rsidR="009B4E7E" w:rsidSect="00BA7317">
          <w:headerReference w:type="default" r:id="rId10"/>
          <w:pgSz w:w="12240" w:h="15840" w:code="1"/>
          <w:pgMar w:top="1440" w:right="1440" w:bottom="1440" w:left="1440" w:header="720" w:footer="720" w:gutter="0"/>
          <w:pgNumType w:fmt="lowerRoman" w:start="1"/>
          <w:cols w:space="720"/>
          <w:vAlign w:val="center"/>
          <w:titlePg/>
          <w:docGrid w:linePitch="360"/>
        </w:sectPr>
      </w:pPr>
      <w:r>
        <w:t>Version 1.</w:t>
      </w:r>
      <w:del w:id="6" w:author="mrobinson010" w:date="2015-01-23T12:30:00Z">
        <w:r w:rsidR="00C043F7" w:rsidDel="00804152">
          <w:delText>1</w:delText>
        </w:r>
      </w:del>
      <w:ins w:id="7" w:author="mrobinson010" w:date="2015-01-23T12:30:00Z">
        <w:del w:id="8" w:author="Radina Ivanova" w:date="2015-02-10T14:00:00Z">
          <w:r w:rsidR="00804152" w:rsidDel="002A4855">
            <w:delText>2</w:delText>
          </w:r>
        </w:del>
      </w:ins>
      <w:ins w:id="9" w:author="Radina Ivanova" w:date="2015-02-10T14:00:00Z">
        <w:r w:rsidR="002A4855">
          <w:t>4</w:t>
        </w:r>
      </w:ins>
    </w:p>
    <w:p w:rsidR="009B4E7E" w:rsidRPr="00AD4E85" w:rsidRDefault="009B4E7E" w:rsidP="009B4E7E">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9B4E7E" w:rsidRPr="001B7AE5" w:rsidTr="006B7414">
        <w:trPr>
          <w:cantSplit/>
          <w:tblHeader/>
        </w:trPr>
        <w:tc>
          <w:tcPr>
            <w:tcW w:w="907" w:type="pct"/>
            <w:shd w:val="clear" w:color="auto" w:fill="F2F2F2"/>
          </w:tcPr>
          <w:p w:rsidR="009B4E7E" w:rsidRPr="001B7AE5" w:rsidRDefault="009B4E7E" w:rsidP="00BA7317">
            <w:pPr>
              <w:pStyle w:val="TableHeading"/>
              <w:rPr>
                <w:rFonts w:ascii="Times New Roman" w:hAnsi="Times New Roman" w:cs="Times New Roman"/>
              </w:rPr>
            </w:pPr>
            <w:bookmarkStart w:id="10" w:name="ColumnTitle_01"/>
            <w:bookmarkEnd w:id="10"/>
            <w:r w:rsidRPr="001B7AE5">
              <w:rPr>
                <w:rFonts w:ascii="Times New Roman" w:hAnsi="Times New Roman" w:cs="Times New Roman"/>
              </w:rPr>
              <w:t>Date</w:t>
            </w:r>
          </w:p>
        </w:tc>
        <w:tc>
          <w:tcPr>
            <w:tcW w:w="567"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Version</w:t>
            </w:r>
          </w:p>
        </w:tc>
        <w:tc>
          <w:tcPr>
            <w:tcW w:w="2305"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Description</w:t>
            </w:r>
          </w:p>
        </w:tc>
        <w:tc>
          <w:tcPr>
            <w:tcW w:w="1221"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Author</w:t>
            </w:r>
          </w:p>
        </w:tc>
      </w:tr>
      <w:tr w:rsidR="002A4855" w:rsidRPr="001B7AE5" w:rsidTr="006B7414">
        <w:trPr>
          <w:cantSplit/>
          <w:ins w:id="11" w:author="Radina Ivanova" w:date="2015-02-10T13:59:00Z"/>
        </w:trPr>
        <w:tc>
          <w:tcPr>
            <w:tcW w:w="907" w:type="pct"/>
          </w:tcPr>
          <w:p w:rsidR="002A4855" w:rsidRDefault="002A4855" w:rsidP="00111A73">
            <w:pPr>
              <w:pStyle w:val="TableText"/>
              <w:rPr>
                <w:ins w:id="12" w:author="Radina Ivanova" w:date="2015-02-10T13:59:00Z"/>
                <w:rFonts w:ascii="Times New Roman" w:hAnsi="Times New Roman" w:cs="Times New Roman"/>
                <w:szCs w:val="22"/>
              </w:rPr>
            </w:pPr>
          </w:p>
        </w:tc>
        <w:tc>
          <w:tcPr>
            <w:tcW w:w="567" w:type="pct"/>
          </w:tcPr>
          <w:p w:rsidR="002A4855" w:rsidRDefault="002A4855" w:rsidP="00111A73">
            <w:pPr>
              <w:pStyle w:val="TableText"/>
              <w:rPr>
                <w:ins w:id="13" w:author="Radina Ivanova" w:date="2015-02-10T13:59:00Z"/>
                <w:rFonts w:ascii="Times New Roman" w:hAnsi="Times New Roman" w:cs="Times New Roman"/>
                <w:szCs w:val="22"/>
              </w:rPr>
            </w:pPr>
            <w:ins w:id="14" w:author="Radina Ivanova" w:date="2015-02-10T13:59:00Z">
              <w:r>
                <w:rPr>
                  <w:rFonts w:ascii="Times New Roman" w:hAnsi="Times New Roman" w:cs="Times New Roman"/>
                  <w:szCs w:val="22"/>
                </w:rPr>
                <w:t>1.4</w:t>
              </w:r>
            </w:ins>
          </w:p>
        </w:tc>
        <w:tc>
          <w:tcPr>
            <w:tcW w:w="2305" w:type="pct"/>
          </w:tcPr>
          <w:p w:rsidR="002A4855" w:rsidRDefault="002A4855" w:rsidP="00111A73">
            <w:pPr>
              <w:pStyle w:val="TableText"/>
              <w:rPr>
                <w:ins w:id="15" w:author="Radina Ivanova" w:date="2015-02-10T13:59:00Z"/>
                <w:rFonts w:ascii="Times New Roman" w:hAnsi="Times New Roman" w:cs="Times New Roman"/>
                <w:szCs w:val="22"/>
              </w:rPr>
            </w:pPr>
            <w:ins w:id="16" w:author="Radina Ivanova" w:date="2015-02-10T13:59:00Z">
              <w:r>
                <w:rPr>
                  <w:rFonts w:ascii="Times New Roman" w:hAnsi="Times New Roman" w:cs="Times New Roman"/>
                  <w:szCs w:val="22"/>
                </w:rPr>
                <w:t>Final Review</w:t>
              </w:r>
            </w:ins>
          </w:p>
        </w:tc>
        <w:tc>
          <w:tcPr>
            <w:tcW w:w="1221" w:type="pct"/>
          </w:tcPr>
          <w:p w:rsidR="002A4855" w:rsidRDefault="002A4855" w:rsidP="00111A73">
            <w:pPr>
              <w:pStyle w:val="TableText"/>
              <w:rPr>
                <w:ins w:id="17" w:author="Radina Ivanova" w:date="2015-02-10T13:59:00Z"/>
                <w:rFonts w:ascii="Times New Roman" w:hAnsi="Times New Roman" w:cs="Times New Roman"/>
                <w:szCs w:val="22"/>
              </w:rPr>
            </w:pPr>
            <w:ins w:id="18" w:author="Radina Ivanova" w:date="2015-02-10T13:59:00Z">
              <w:r>
                <w:rPr>
                  <w:rFonts w:ascii="Times New Roman" w:hAnsi="Times New Roman" w:cs="Times New Roman"/>
                  <w:szCs w:val="22"/>
                </w:rPr>
                <w:t>Paul Bradley and Monica Mohler</w:t>
              </w:r>
            </w:ins>
          </w:p>
        </w:tc>
      </w:tr>
      <w:tr w:rsidR="002A4855" w:rsidRPr="001B7AE5" w:rsidTr="006B7414">
        <w:trPr>
          <w:cantSplit/>
          <w:ins w:id="19" w:author="Radina Ivanova" w:date="2015-02-10T13:58:00Z"/>
        </w:trPr>
        <w:tc>
          <w:tcPr>
            <w:tcW w:w="907" w:type="pct"/>
          </w:tcPr>
          <w:p w:rsidR="002A4855" w:rsidRDefault="002A4855" w:rsidP="00111A73">
            <w:pPr>
              <w:pStyle w:val="TableText"/>
              <w:rPr>
                <w:ins w:id="20" w:author="Radina Ivanova" w:date="2015-02-10T13:58:00Z"/>
                <w:rFonts w:ascii="Times New Roman" w:hAnsi="Times New Roman" w:cs="Times New Roman"/>
                <w:szCs w:val="22"/>
              </w:rPr>
            </w:pPr>
            <w:ins w:id="21" w:author="Radina Ivanova" w:date="2015-02-10T13:58:00Z">
              <w:r>
                <w:rPr>
                  <w:rFonts w:ascii="Times New Roman" w:hAnsi="Times New Roman" w:cs="Times New Roman"/>
                  <w:szCs w:val="22"/>
                </w:rPr>
                <w:t>2/13/2015</w:t>
              </w:r>
            </w:ins>
          </w:p>
        </w:tc>
        <w:tc>
          <w:tcPr>
            <w:tcW w:w="567" w:type="pct"/>
          </w:tcPr>
          <w:p w:rsidR="002A4855" w:rsidRDefault="002A4855" w:rsidP="00111A73">
            <w:pPr>
              <w:pStyle w:val="TableText"/>
              <w:rPr>
                <w:ins w:id="22" w:author="Radina Ivanova" w:date="2015-02-10T13:58:00Z"/>
                <w:rFonts w:ascii="Times New Roman" w:hAnsi="Times New Roman" w:cs="Times New Roman"/>
                <w:szCs w:val="22"/>
              </w:rPr>
            </w:pPr>
            <w:ins w:id="23" w:author="Radina Ivanova" w:date="2015-02-10T13:59:00Z">
              <w:r>
                <w:rPr>
                  <w:rFonts w:ascii="Times New Roman" w:hAnsi="Times New Roman" w:cs="Times New Roman"/>
                  <w:szCs w:val="22"/>
                </w:rPr>
                <w:t>1.3</w:t>
              </w:r>
            </w:ins>
          </w:p>
        </w:tc>
        <w:tc>
          <w:tcPr>
            <w:tcW w:w="2305" w:type="pct"/>
          </w:tcPr>
          <w:p w:rsidR="002A4855" w:rsidRDefault="002A4855" w:rsidP="00111A73">
            <w:pPr>
              <w:pStyle w:val="TableText"/>
              <w:rPr>
                <w:ins w:id="24" w:author="Radina Ivanova" w:date="2015-02-10T13:58:00Z"/>
                <w:rFonts w:ascii="Times New Roman" w:hAnsi="Times New Roman" w:cs="Times New Roman"/>
                <w:szCs w:val="22"/>
              </w:rPr>
            </w:pPr>
            <w:ins w:id="25" w:author="Radina Ivanova" w:date="2015-02-10T13:59:00Z">
              <w:r>
                <w:rPr>
                  <w:rFonts w:ascii="Times New Roman" w:hAnsi="Times New Roman" w:cs="Times New Roman"/>
                  <w:szCs w:val="22"/>
                </w:rPr>
                <w:t>Peer Review</w:t>
              </w:r>
            </w:ins>
          </w:p>
        </w:tc>
        <w:tc>
          <w:tcPr>
            <w:tcW w:w="1221" w:type="pct"/>
          </w:tcPr>
          <w:p w:rsidR="002A4855" w:rsidRDefault="002A4855" w:rsidP="00111A73">
            <w:pPr>
              <w:pStyle w:val="TableText"/>
              <w:rPr>
                <w:ins w:id="26" w:author="Radina Ivanova" w:date="2015-02-10T13:58:00Z"/>
                <w:rFonts w:ascii="Times New Roman" w:hAnsi="Times New Roman" w:cs="Times New Roman"/>
                <w:szCs w:val="22"/>
              </w:rPr>
            </w:pPr>
            <w:ins w:id="27" w:author="Radina Ivanova" w:date="2015-02-10T13:59:00Z">
              <w:r>
                <w:rPr>
                  <w:rFonts w:ascii="Times New Roman" w:hAnsi="Times New Roman" w:cs="Times New Roman"/>
                  <w:szCs w:val="22"/>
                </w:rPr>
                <w:t>Radina Ivanova</w:t>
              </w:r>
            </w:ins>
          </w:p>
        </w:tc>
      </w:tr>
      <w:tr w:rsidR="00804152" w:rsidRPr="001B7AE5" w:rsidTr="006B7414">
        <w:trPr>
          <w:cantSplit/>
          <w:ins w:id="28" w:author="mrobinson010" w:date="2015-01-23T12:31:00Z"/>
        </w:trPr>
        <w:tc>
          <w:tcPr>
            <w:tcW w:w="907" w:type="pct"/>
          </w:tcPr>
          <w:p w:rsidR="00804152" w:rsidRDefault="00E51A40" w:rsidP="00111A73">
            <w:pPr>
              <w:pStyle w:val="TableText"/>
              <w:rPr>
                <w:ins w:id="29" w:author="mrobinson010" w:date="2015-01-23T12:31:00Z"/>
                <w:rFonts w:ascii="Times New Roman" w:hAnsi="Times New Roman" w:cs="Times New Roman"/>
                <w:szCs w:val="22"/>
              </w:rPr>
            </w:pPr>
            <w:ins w:id="30" w:author="mrobinson010" w:date="2015-02-10T13:35:00Z">
              <w:r>
                <w:rPr>
                  <w:rFonts w:ascii="Times New Roman" w:hAnsi="Times New Roman" w:cs="Times New Roman"/>
                  <w:szCs w:val="22"/>
                </w:rPr>
                <w:t>2/13/2015</w:t>
              </w:r>
            </w:ins>
          </w:p>
        </w:tc>
        <w:tc>
          <w:tcPr>
            <w:tcW w:w="567" w:type="pct"/>
          </w:tcPr>
          <w:p w:rsidR="00804152" w:rsidRDefault="00804152" w:rsidP="00111A73">
            <w:pPr>
              <w:pStyle w:val="TableText"/>
              <w:rPr>
                <w:ins w:id="31" w:author="mrobinson010" w:date="2015-01-23T12:31:00Z"/>
                <w:rFonts w:ascii="Times New Roman" w:hAnsi="Times New Roman" w:cs="Times New Roman"/>
                <w:szCs w:val="22"/>
              </w:rPr>
            </w:pPr>
            <w:ins w:id="32" w:author="mrobinson010" w:date="2015-01-23T12:31:00Z">
              <w:r>
                <w:rPr>
                  <w:rFonts w:ascii="Times New Roman" w:hAnsi="Times New Roman" w:cs="Times New Roman"/>
                  <w:szCs w:val="22"/>
                </w:rPr>
                <w:t>1.2</w:t>
              </w:r>
            </w:ins>
          </w:p>
        </w:tc>
        <w:tc>
          <w:tcPr>
            <w:tcW w:w="2305" w:type="pct"/>
          </w:tcPr>
          <w:p w:rsidR="00804152" w:rsidRDefault="00804152" w:rsidP="00111A73">
            <w:pPr>
              <w:pStyle w:val="TableText"/>
              <w:rPr>
                <w:ins w:id="33" w:author="mrobinson010" w:date="2015-01-23T12:31:00Z"/>
                <w:rFonts w:ascii="Times New Roman" w:hAnsi="Times New Roman" w:cs="Times New Roman"/>
                <w:szCs w:val="22"/>
              </w:rPr>
            </w:pPr>
            <w:ins w:id="34" w:author="mrobinson010" w:date="2015-01-23T12:31:00Z">
              <w:r>
                <w:rPr>
                  <w:rFonts w:ascii="Times New Roman" w:hAnsi="Times New Roman" w:cs="Times New Roman"/>
                  <w:szCs w:val="22"/>
                </w:rPr>
                <w:t>February 2015 update with additional content added related to patient information and widget design</w:t>
              </w:r>
            </w:ins>
          </w:p>
        </w:tc>
        <w:tc>
          <w:tcPr>
            <w:tcW w:w="1221" w:type="pct"/>
          </w:tcPr>
          <w:p w:rsidR="00804152" w:rsidRDefault="00804152" w:rsidP="00111A73">
            <w:pPr>
              <w:pStyle w:val="TableText"/>
              <w:rPr>
                <w:ins w:id="35" w:author="mrobinson010" w:date="2015-01-23T12:31:00Z"/>
                <w:rFonts w:ascii="Times New Roman" w:hAnsi="Times New Roman" w:cs="Times New Roman"/>
                <w:szCs w:val="22"/>
              </w:rPr>
            </w:pPr>
            <w:ins w:id="36" w:author="mrobinson010" w:date="2015-01-23T12:32:00Z">
              <w:r>
                <w:rPr>
                  <w:rFonts w:ascii="Times New Roman" w:hAnsi="Times New Roman" w:cs="Times New Roman"/>
                  <w:szCs w:val="22"/>
                </w:rPr>
                <w:t>Matthew Robinson</w:t>
              </w:r>
            </w:ins>
          </w:p>
        </w:tc>
      </w:tr>
      <w:tr w:rsidR="00C043F7" w:rsidRPr="001B7AE5" w:rsidTr="006B7414">
        <w:trPr>
          <w:cantSplit/>
        </w:trPr>
        <w:tc>
          <w:tcPr>
            <w:tcW w:w="90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1/6/2014</w:t>
            </w:r>
          </w:p>
        </w:tc>
        <w:tc>
          <w:tcPr>
            <w:tcW w:w="56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rsidR="00C043F7" w:rsidRDefault="008714CA" w:rsidP="00111A73">
            <w:pPr>
              <w:pStyle w:val="TableText"/>
              <w:rPr>
                <w:rFonts w:ascii="Times New Roman" w:hAnsi="Times New Roman" w:cs="Times New Roman"/>
                <w:szCs w:val="22"/>
              </w:rPr>
            </w:pPr>
            <w:r>
              <w:rPr>
                <w:rFonts w:ascii="Times New Roman" w:hAnsi="Times New Roman" w:cs="Times New Roman"/>
                <w:szCs w:val="22"/>
              </w:rPr>
              <w:t>January 2015 update with revisions to content and focus on patient care</w:t>
            </w:r>
          </w:p>
        </w:tc>
        <w:tc>
          <w:tcPr>
            <w:tcW w:w="1221"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6B7414" w:rsidRPr="001B7AE5" w:rsidTr="006B7414">
        <w:trPr>
          <w:cantSplit/>
        </w:trPr>
        <w:tc>
          <w:tcPr>
            <w:tcW w:w="907"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rsidR="006B7414" w:rsidRDefault="00196438" w:rsidP="00111A73">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6B7414" w:rsidRPr="001B7AE5" w:rsidTr="006B7414">
        <w:trPr>
          <w:cantSplit/>
        </w:trPr>
        <w:tc>
          <w:tcPr>
            <w:tcW w:w="90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12/5/2014</w:t>
            </w:r>
          </w:p>
        </w:tc>
        <w:tc>
          <w:tcPr>
            <w:tcW w:w="56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6B7414" w:rsidRPr="001B7AE5" w:rsidTr="006B7414">
        <w:trPr>
          <w:cantSplit/>
        </w:trPr>
        <w:tc>
          <w:tcPr>
            <w:tcW w:w="90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11/18/2014</w:t>
            </w:r>
          </w:p>
        </w:tc>
        <w:tc>
          <w:tcPr>
            <w:tcW w:w="56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.01</w:t>
            </w:r>
          </w:p>
        </w:tc>
        <w:tc>
          <w:tcPr>
            <w:tcW w:w="2305"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Initial Version</w:t>
            </w:r>
          </w:p>
        </w:tc>
        <w:tc>
          <w:tcPr>
            <w:tcW w:w="1221"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Matthew Robinson and Radina Ivanova</w:t>
            </w:r>
          </w:p>
        </w:tc>
      </w:tr>
    </w:tbl>
    <w:p w:rsidR="009B4E7E" w:rsidRDefault="009B4E7E" w:rsidP="009B4E7E">
      <w:pPr>
        <w:pStyle w:val="BodyText"/>
      </w:pPr>
    </w:p>
    <w:p w:rsidR="002A4855" w:rsidRDefault="002A4855" w:rsidP="009B4E7E">
      <w:pPr>
        <w:pStyle w:val="Title2"/>
        <w:rPr>
          <w:ins w:id="37" w:author="Radina Ivanova" w:date="2015-02-10T14:00:00Z"/>
        </w:rPr>
      </w:pPr>
    </w:p>
    <w:p w:rsidR="002A4855" w:rsidRDefault="002A4855" w:rsidP="009B4E7E">
      <w:pPr>
        <w:pStyle w:val="Title2"/>
        <w:rPr>
          <w:ins w:id="38" w:author="Radina Ivanova" w:date="2015-02-10T14:00:00Z"/>
        </w:rPr>
      </w:pPr>
    </w:p>
    <w:p w:rsidR="002A4855" w:rsidRDefault="002A4855" w:rsidP="009B4E7E">
      <w:pPr>
        <w:pStyle w:val="Title2"/>
        <w:rPr>
          <w:ins w:id="39" w:author="Radina Ivanova" w:date="2015-02-10T14:00:00Z"/>
        </w:rPr>
      </w:pPr>
    </w:p>
    <w:p w:rsidR="002A4855" w:rsidRDefault="002A4855" w:rsidP="009B4E7E">
      <w:pPr>
        <w:pStyle w:val="Title2"/>
        <w:rPr>
          <w:ins w:id="40" w:author="Radina Ivanova" w:date="2015-02-10T14:00:00Z"/>
        </w:rPr>
      </w:pPr>
    </w:p>
    <w:p w:rsidR="002A4855" w:rsidRDefault="002A4855" w:rsidP="009B4E7E">
      <w:pPr>
        <w:pStyle w:val="Title2"/>
        <w:rPr>
          <w:ins w:id="41" w:author="Radina Ivanova" w:date="2015-02-10T14:00:00Z"/>
        </w:rPr>
      </w:pPr>
    </w:p>
    <w:p w:rsidR="002A4855" w:rsidRDefault="002A4855" w:rsidP="009B4E7E">
      <w:pPr>
        <w:pStyle w:val="Title2"/>
        <w:rPr>
          <w:ins w:id="42" w:author="Radina Ivanova" w:date="2015-02-10T14:00:00Z"/>
        </w:rPr>
      </w:pPr>
    </w:p>
    <w:p w:rsidR="002A4855" w:rsidRDefault="002A4855" w:rsidP="009B4E7E">
      <w:pPr>
        <w:pStyle w:val="Title2"/>
        <w:rPr>
          <w:ins w:id="43" w:author="Radina Ivanova" w:date="2015-02-10T14:00:00Z"/>
        </w:rPr>
      </w:pPr>
    </w:p>
    <w:p w:rsidR="002A4855" w:rsidRDefault="002A4855" w:rsidP="009B4E7E">
      <w:pPr>
        <w:pStyle w:val="Title2"/>
        <w:rPr>
          <w:ins w:id="44" w:author="Radina Ivanova" w:date="2015-02-10T14:00:00Z"/>
        </w:rPr>
      </w:pPr>
    </w:p>
    <w:p w:rsidR="002A4855" w:rsidRDefault="002A4855" w:rsidP="009B4E7E">
      <w:pPr>
        <w:pStyle w:val="Title2"/>
        <w:rPr>
          <w:ins w:id="45" w:author="Radina Ivanova" w:date="2015-02-10T14:00:00Z"/>
        </w:rPr>
      </w:pPr>
    </w:p>
    <w:p w:rsidR="002A4855" w:rsidRDefault="002A4855" w:rsidP="009B4E7E">
      <w:pPr>
        <w:pStyle w:val="Title2"/>
        <w:rPr>
          <w:ins w:id="46" w:author="Radina Ivanova" w:date="2015-02-10T14:00:00Z"/>
        </w:rPr>
      </w:pPr>
    </w:p>
    <w:p w:rsidR="002A4855" w:rsidRDefault="002A4855" w:rsidP="009B4E7E">
      <w:pPr>
        <w:pStyle w:val="Title2"/>
        <w:rPr>
          <w:ins w:id="47" w:author="Radina Ivanova" w:date="2015-02-10T14:00:00Z"/>
        </w:rPr>
      </w:pPr>
    </w:p>
    <w:p w:rsidR="002A4855" w:rsidRDefault="002A4855" w:rsidP="009B4E7E">
      <w:pPr>
        <w:pStyle w:val="Title2"/>
        <w:rPr>
          <w:ins w:id="48" w:author="Radina Ivanova" w:date="2015-02-10T14:00:00Z"/>
        </w:rPr>
      </w:pPr>
    </w:p>
    <w:p w:rsidR="002A4855" w:rsidRDefault="002A4855" w:rsidP="009B4E7E">
      <w:pPr>
        <w:pStyle w:val="Title2"/>
        <w:rPr>
          <w:ins w:id="49" w:author="Radina Ivanova" w:date="2015-02-10T14:00:00Z"/>
        </w:rPr>
      </w:pPr>
    </w:p>
    <w:p w:rsidR="002A4855" w:rsidRDefault="002A4855" w:rsidP="009B4E7E">
      <w:pPr>
        <w:pStyle w:val="Title2"/>
        <w:rPr>
          <w:ins w:id="50" w:author="Radina Ivanova" w:date="2015-02-10T14:00:00Z"/>
        </w:rPr>
      </w:pPr>
    </w:p>
    <w:p w:rsidR="002A4855" w:rsidRDefault="002A4855" w:rsidP="009B4E7E">
      <w:pPr>
        <w:pStyle w:val="Title2"/>
        <w:rPr>
          <w:ins w:id="51" w:author="Radina Ivanova" w:date="2015-02-10T14:00:00Z"/>
        </w:rPr>
      </w:pPr>
    </w:p>
    <w:p w:rsidR="009B4E7E" w:rsidRDefault="009B4E7E" w:rsidP="009B4E7E">
      <w:pPr>
        <w:pStyle w:val="Title2"/>
      </w:pPr>
      <w:r>
        <w:lastRenderedPageBreak/>
        <w:t>Artifact Rationale</w:t>
      </w:r>
    </w:p>
    <w:p w:rsidR="009B4E7E" w:rsidRDefault="009B4E7E" w:rsidP="009B4E7E">
      <w:pPr>
        <w:pStyle w:val="BodyText"/>
      </w:pPr>
      <w:r>
        <w:t xml:space="preserve">The Dashboard Design Document is a dual-use document that provides the conceptual design as well as the as-built design of the IRDS dashboard. This document will be updated as the product is built, to reflect the as-built product. Wireframes are to be considered “proof of concept” drawings that may differ from the finalized design in the application. </w:t>
      </w: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ins w:id="52" w:author="Radina Ivanova" w:date="2015-02-10T14:00:00Z"/>
          <w:sz w:val="24"/>
          <w:szCs w:val="20"/>
        </w:rPr>
      </w:pPr>
    </w:p>
    <w:p w:rsidR="002A4855" w:rsidRDefault="002A4855" w:rsidP="009B4E7E">
      <w:pPr>
        <w:rPr>
          <w:ins w:id="53" w:author="Radina Ivanova" w:date="2015-02-10T14:00:00Z"/>
          <w:sz w:val="24"/>
          <w:szCs w:val="20"/>
        </w:rPr>
      </w:pPr>
    </w:p>
    <w:p w:rsidR="002A4855" w:rsidRDefault="002A4855" w:rsidP="009B4E7E">
      <w:pPr>
        <w:rPr>
          <w:ins w:id="54" w:author="Radina Ivanova" w:date="2015-02-10T14:00:00Z"/>
          <w:sz w:val="24"/>
          <w:szCs w:val="20"/>
        </w:rPr>
      </w:pPr>
    </w:p>
    <w:p w:rsidR="002A4855" w:rsidRDefault="002A4855" w:rsidP="009B4E7E">
      <w:pPr>
        <w:rPr>
          <w:ins w:id="55" w:author="Radina Ivanova" w:date="2015-02-10T14:00:00Z"/>
          <w:sz w:val="24"/>
          <w:szCs w:val="20"/>
        </w:rPr>
      </w:pPr>
    </w:p>
    <w:p w:rsidR="002A4855" w:rsidRDefault="002A4855" w:rsidP="009B4E7E">
      <w:pPr>
        <w:rPr>
          <w:ins w:id="56" w:author="Radina Ivanova" w:date="2015-02-10T14:00:00Z"/>
          <w:sz w:val="24"/>
          <w:szCs w:val="20"/>
        </w:rPr>
      </w:pPr>
    </w:p>
    <w:p w:rsidR="002A4855" w:rsidRDefault="002A4855" w:rsidP="009B4E7E">
      <w:pPr>
        <w:rPr>
          <w:ins w:id="57" w:author="Radina Ivanova" w:date="2015-02-10T14:00:00Z"/>
          <w:sz w:val="24"/>
          <w:szCs w:val="20"/>
        </w:rPr>
      </w:pPr>
    </w:p>
    <w:p w:rsidR="002A4855" w:rsidRDefault="002A4855" w:rsidP="009B4E7E">
      <w:pPr>
        <w:rPr>
          <w:ins w:id="58" w:author="Radina Ivanova" w:date="2015-02-10T14:00:00Z"/>
          <w:sz w:val="24"/>
          <w:szCs w:val="20"/>
        </w:rPr>
      </w:pPr>
    </w:p>
    <w:p w:rsidR="002A4855" w:rsidRDefault="002A4855" w:rsidP="009B4E7E">
      <w:pPr>
        <w:rPr>
          <w:ins w:id="59" w:author="Radina Ivanova" w:date="2015-02-10T14:00:00Z"/>
          <w:sz w:val="24"/>
          <w:szCs w:val="20"/>
        </w:rPr>
      </w:pPr>
    </w:p>
    <w:p w:rsidR="002A4855" w:rsidRDefault="002A4855" w:rsidP="009B4E7E">
      <w:pPr>
        <w:rPr>
          <w:ins w:id="60" w:author="Radina Ivanova" w:date="2015-02-10T14:00:00Z"/>
          <w:sz w:val="24"/>
          <w:szCs w:val="20"/>
        </w:rPr>
      </w:pPr>
    </w:p>
    <w:p w:rsidR="002A4855" w:rsidRDefault="002A4855"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Del="00E51A40" w:rsidRDefault="009B4E7E" w:rsidP="009B4E7E">
      <w:pPr>
        <w:rPr>
          <w:del w:id="61" w:author="mrobinson010" w:date="2015-02-10T13:36:00Z"/>
          <w:sz w:val="24"/>
          <w:szCs w:val="20"/>
        </w:rPr>
      </w:pPr>
    </w:p>
    <w:p w:rsidR="009B4E7E" w:rsidDel="00E51A40" w:rsidRDefault="009B4E7E" w:rsidP="009B4E7E">
      <w:pPr>
        <w:rPr>
          <w:del w:id="62" w:author="mrobinson010" w:date="2015-02-10T13:36:00Z"/>
          <w:sz w:val="24"/>
          <w:szCs w:val="20"/>
        </w:rPr>
      </w:pPr>
    </w:p>
    <w:p w:rsidR="009B4E7E" w:rsidDel="00E51A40" w:rsidRDefault="009B4E7E" w:rsidP="009B4E7E">
      <w:pPr>
        <w:rPr>
          <w:del w:id="63" w:author="mrobinson010" w:date="2015-02-10T13:35:00Z"/>
          <w:sz w:val="24"/>
          <w:szCs w:val="20"/>
        </w:rPr>
      </w:pPr>
    </w:p>
    <w:p w:rsidR="00AA3597" w:rsidDel="00E51A40" w:rsidRDefault="00AA3597" w:rsidP="009B4E7E">
      <w:pPr>
        <w:rPr>
          <w:del w:id="64" w:author="mrobinson010" w:date="2015-02-10T13:36:00Z"/>
          <w:sz w:val="24"/>
          <w:szCs w:val="20"/>
        </w:rPr>
      </w:pPr>
    </w:p>
    <w:p w:rsidR="009B4E7E" w:rsidDel="00E51A40" w:rsidRDefault="009B4E7E" w:rsidP="009B4E7E">
      <w:pPr>
        <w:rPr>
          <w:del w:id="65" w:author="mrobinson010" w:date="2015-02-10T13:36:00Z"/>
          <w:sz w:val="24"/>
          <w:szCs w:val="20"/>
        </w:rPr>
      </w:pPr>
    </w:p>
    <w:p w:rsidR="009B4E7E" w:rsidRDefault="009B4E7E" w:rsidP="009B4E7E">
      <w:pPr>
        <w:rPr>
          <w:sz w:val="24"/>
          <w:szCs w:val="20"/>
        </w:rPr>
      </w:pPr>
    </w:p>
    <w:p w:rsidR="009B4E7E" w:rsidRDefault="009B4E7E" w:rsidP="009B4E7E">
      <w:pPr>
        <w:pStyle w:val="Title2"/>
      </w:pPr>
      <w:r>
        <w:lastRenderedPageBreak/>
        <w:t>Table of Contents</w:t>
      </w:r>
    </w:p>
    <w:p w:rsidR="00EC3565" w:rsidRDefault="009B4E7E">
      <w:pPr>
        <w:pStyle w:val="TOC1"/>
        <w:rPr>
          <w:ins w:id="66" w:author="Radina Ivanova" w:date="2015-02-10T14:24:00Z"/>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ins w:id="67" w:author="Radina Ivanova" w:date="2015-02-10T14:24:00Z">
        <w:r w:rsidR="00EC3565" w:rsidRPr="00790C40">
          <w:rPr>
            <w:rStyle w:val="Hyperlink"/>
            <w:noProof/>
          </w:rPr>
          <w:fldChar w:fldCharType="begin"/>
        </w:r>
        <w:r w:rsidR="00EC3565" w:rsidRPr="00790C40">
          <w:rPr>
            <w:rStyle w:val="Hyperlink"/>
            <w:noProof/>
          </w:rPr>
          <w:instrText xml:space="preserve"> </w:instrText>
        </w:r>
        <w:r w:rsidR="00EC3565">
          <w:rPr>
            <w:noProof/>
          </w:rPr>
          <w:instrText>HYPERLINK \l "_Toc411341575"</w:instrText>
        </w:r>
        <w:r w:rsidR="00EC3565" w:rsidRPr="00790C40">
          <w:rPr>
            <w:rStyle w:val="Hyperlink"/>
            <w:noProof/>
          </w:rPr>
          <w:instrText xml:space="preserve"> </w:instrText>
        </w:r>
        <w:r w:rsidR="00EC3565" w:rsidRPr="00790C40">
          <w:rPr>
            <w:rStyle w:val="Hyperlink"/>
            <w:noProof/>
          </w:rPr>
          <w:fldChar w:fldCharType="separate"/>
        </w:r>
        <w:r w:rsidR="00EC3565" w:rsidRPr="00790C40">
          <w:rPr>
            <w:rStyle w:val="Hyperlink"/>
            <w:noProof/>
          </w:rPr>
          <w:t>1.</w:t>
        </w:r>
        <w:r w:rsidR="00EC3565">
          <w:rPr>
            <w:rFonts w:asciiTheme="minorHAnsi" w:eastAsiaTheme="minorEastAsia" w:hAnsiTheme="minorHAnsi" w:cstheme="minorBidi"/>
            <w:b w:val="0"/>
            <w:noProof/>
            <w:sz w:val="22"/>
            <w:szCs w:val="22"/>
          </w:rPr>
          <w:tab/>
        </w:r>
        <w:r w:rsidR="00EC3565" w:rsidRPr="00790C40">
          <w:rPr>
            <w:rStyle w:val="Hyperlink"/>
            <w:noProof/>
          </w:rPr>
          <w:t>About this document</w:t>
        </w:r>
        <w:r w:rsidR="00EC3565">
          <w:rPr>
            <w:noProof/>
            <w:webHidden/>
          </w:rPr>
          <w:tab/>
        </w:r>
        <w:r w:rsidR="00EC3565">
          <w:rPr>
            <w:noProof/>
            <w:webHidden/>
          </w:rPr>
          <w:fldChar w:fldCharType="begin"/>
        </w:r>
        <w:r w:rsidR="00EC3565">
          <w:rPr>
            <w:noProof/>
            <w:webHidden/>
          </w:rPr>
          <w:instrText xml:space="preserve"> PAGEREF _Toc411341575 \h </w:instrText>
        </w:r>
      </w:ins>
      <w:r w:rsidR="00EC3565">
        <w:rPr>
          <w:noProof/>
          <w:webHidden/>
        </w:rPr>
      </w:r>
      <w:r w:rsidR="00EC3565">
        <w:rPr>
          <w:noProof/>
          <w:webHidden/>
        </w:rPr>
        <w:fldChar w:fldCharType="separate"/>
      </w:r>
      <w:ins w:id="68" w:author="Radina Ivanova" w:date="2015-02-10T14:24:00Z">
        <w:r w:rsidR="00EC3565">
          <w:rPr>
            <w:noProof/>
            <w:webHidden/>
          </w:rPr>
          <w:t>4</w:t>
        </w:r>
        <w:r w:rsidR="00EC3565">
          <w:rPr>
            <w:noProof/>
            <w:webHidden/>
          </w:rPr>
          <w:fldChar w:fldCharType="end"/>
        </w:r>
        <w:r w:rsidR="00EC3565" w:rsidRPr="00790C40">
          <w:rPr>
            <w:rStyle w:val="Hyperlink"/>
            <w:noProof/>
          </w:rPr>
          <w:fldChar w:fldCharType="end"/>
        </w:r>
      </w:ins>
    </w:p>
    <w:p w:rsidR="00EC3565" w:rsidRDefault="00EC3565">
      <w:pPr>
        <w:pStyle w:val="TOC1"/>
        <w:rPr>
          <w:ins w:id="69" w:author="Radina Ivanova" w:date="2015-02-10T14:24:00Z"/>
          <w:rFonts w:asciiTheme="minorHAnsi" w:eastAsiaTheme="minorEastAsia" w:hAnsiTheme="minorHAnsi" w:cstheme="minorBidi"/>
          <w:b w:val="0"/>
          <w:noProof/>
          <w:sz w:val="22"/>
          <w:szCs w:val="22"/>
        </w:rPr>
      </w:pPr>
      <w:ins w:id="70"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"_Toc411341576"</w:instrText>
        </w:r>
        <w:r w:rsidRPr="00790C40">
          <w:rPr>
            <w:rStyle w:val="Hyperlink"/>
            <w:noProof/>
          </w:rPr>
          <w:instrText xml:space="preserve"> </w:instrText>
        </w:r>
        <w:r w:rsidRPr="00790C40">
          <w:rPr>
            <w:rStyle w:val="Hyperlink"/>
            <w:noProof/>
          </w:rPr>
          <w:fldChar w:fldCharType="separate"/>
        </w:r>
        <w:r w:rsidRPr="00790C40">
          <w:rPr>
            <w:rStyle w:val="Hyperlink"/>
            <w:noProof/>
          </w:rPr>
          <w:t>2.</w:t>
        </w:r>
        <w:r>
          <w:rPr>
            <w:rFonts w:asciiTheme="minorHAnsi" w:eastAsiaTheme="minorEastAsia" w:hAnsiTheme="minorHAnsi" w:cstheme="minorBidi"/>
            <w:b w:val="0"/>
            <w:noProof/>
            <w:sz w:val="22"/>
            <w:szCs w:val="22"/>
          </w:rPr>
          <w:tab/>
        </w:r>
        <w:r w:rsidRPr="00790C40">
          <w:rPr>
            <w:rStyle w:val="Hyperlink"/>
            <w:noProof/>
          </w:rPr>
          <w:t>Introduction</w:t>
        </w:r>
        <w:r>
          <w:rPr>
            <w:noProof/>
            <w:webHidden/>
          </w:rPr>
          <w:tab/>
        </w:r>
        <w:r>
          <w:rPr>
            <w:noProof/>
            <w:webHidden/>
          </w:rPr>
          <w:fldChar w:fldCharType="begin"/>
        </w:r>
        <w:r>
          <w:rPr>
            <w:noProof/>
            <w:webHidden/>
          </w:rPr>
          <w:instrText xml:space="preserve"> PAGEREF _Toc411341576 \h </w:instrText>
        </w:r>
      </w:ins>
      <w:r>
        <w:rPr>
          <w:noProof/>
          <w:webHidden/>
        </w:rPr>
      </w:r>
      <w:r>
        <w:rPr>
          <w:noProof/>
          <w:webHidden/>
        </w:rPr>
        <w:fldChar w:fldCharType="separate"/>
      </w:r>
      <w:ins w:id="71" w:author="Radina Ivanova" w:date="2015-02-10T14:24:00Z">
        <w:r>
          <w:rPr>
            <w:noProof/>
            <w:webHidden/>
          </w:rPr>
          <w:t>4</w:t>
        </w:r>
        <w:r>
          <w:rPr>
            <w:noProof/>
            <w:webHidden/>
          </w:rPr>
          <w:fldChar w:fldCharType="end"/>
        </w:r>
        <w:r w:rsidRPr="00790C40">
          <w:rPr>
            <w:rStyle w:val="Hyperlink"/>
            <w:noProof/>
          </w:rPr>
          <w:fldChar w:fldCharType="end"/>
        </w:r>
      </w:ins>
    </w:p>
    <w:p w:rsidR="00EC3565" w:rsidRDefault="00EC3565">
      <w:pPr>
        <w:pStyle w:val="TOC2"/>
        <w:rPr>
          <w:ins w:id="72" w:author="Radina Ivanova" w:date="2015-02-10T14:24:00Z"/>
          <w:rFonts w:asciiTheme="minorHAnsi" w:eastAsiaTheme="minorEastAsia" w:hAnsiTheme="minorHAnsi" w:cstheme="minorBidi"/>
          <w:b w:val="0"/>
          <w:noProof/>
          <w:sz w:val="22"/>
          <w:szCs w:val="22"/>
        </w:rPr>
      </w:pPr>
      <w:ins w:id="73"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"_Toc411341577"</w:instrText>
        </w:r>
        <w:r w:rsidRPr="00790C40">
          <w:rPr>
            <w:rStyle w:val="Hyperlink"/>
            <w:noProof/>
          </w:rPr>
          <w:instrText xml:space="preserve"> </w:instrText>
        </w:r>
        <w:r w:rsidRPr="00790C40">
          <w:rPr>
            <w:rStyle w:val="Hyperlink"/>
            <w:noProof/>
          </w:rPr>
          <w:fldChar w:fldCharType="separate"/>
        </w:r>
        <w:r w:rsidRPr="00790C40">
          <w:rPr>
            <w:rStyle w:val="Hyperlink"/>
            <w:noProof/>
          </w:rPr>
          <w:t>2.1.</w:t>
        </w:r>
        <w:r>
          <w:rPr>
            <w:rFonts w:asciiTheme="minorHAnsi" w:eastAsiaTheme="minorEastAsia" w:hAnsiTheme="minorHAnsi" w:cstheme="minorBidi"/>
            <w:b w:val="0"/>
            <w:noProof/>
            <w:sz w:val="22"/>
            <w:szCs w:val="22"/>
          </w:rPr>
          <w:tab/>
        </w:r>
        <w:r w:rsidRPr="00790C40">
          <w:rPr>
            <w:rStyle w:val="Hyperlink"/>
            <w:noProof/>
          </w:rPr>
          <w:t>Purpose</w:t>
        </w:r>
        <w:r>
          <w:rPr>
            <w:noProof/>
            <w:webHidden/>
          </w:rPr>
          <w:tab/>
        </w:r>
        <w:r>
          <w:rPr>
            <w:noProof/>
            <w:webHidden/>
          </w:rPr>
          <w:fldChar w:fldCharType="begin"/>
        </w:r>
        <w:r>
          <w:rPr>
            <w:noProof/>
            <w:webHidden/>
          </w:rPr>
          <w:instrText xml:space="preserve"> PAGEREF _Toc411341577 \h </w:instrText>
        </w:r>
      </w:ins>
      <w:r>
        <w:rPr>
          <w:noProof/>
          <w:webHidden/>
        </w:rPr>
      </w:r>
      <w:r>
        <w:rPr>
          <w:noProof/>
          <w:webHidden/>
        </w:rPr>
        <w:fldChar w:fldCharType="separate"/>
      </w:r>
      <w:ins w:id="74" w:author="Radina Ivanova" w:date="2015-02-10T14:24:00Z">
        <w:r>
          <w:rPr>
            <w:noProof/>
            <w:webHidden/>
          </w:rPr>
          <w:t>5</w:t>
        </w:r>
        <w:r>
          <w:rPr>
            <w:noProof/>
            <w:webHidden/>
          </w:rPr>
          <w:fldChar w:fldCharType="end"/>
        </w:r>
        <w:r w:rsidRPr="00790C40">
          <w:rPr>
            <w:rStyle w:val="Hyperlink"/>
            <w:noProof/>
          </w:rPr>
          <w:fldChar w:fldCharType="end"/>
        </w:r>
      </w:ins>
    </w:p>
    <w:p w:rsidR="00EC3565" w:rsidRDefault="00EC3565">
      <w:pPr>
        <w:pStyle w:val="TOC2"/>
        <w:rPr>
          <w:ins w:id="75" w:author="Radina Ivanova" w:date="2015-02-10T14:24:00Z"/>
          <w:rFonts w:asciiTheme="minorHAnsi" w:eastAsiaTheme="minorEastAsia" w:hAnsiTheme="minorHAnsi" w:cstheme="minorBidi"/>
          <w:b w:val="0"/>
          <w:noProof/>
          <w:sz w:val="22"/>
          <w:szCs w:val="22"/>
        </w:rPr>
      </w:pPr>
      <w:ins w:id="76"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"_Toc411341578"</w:instrText>
        </w:r>
        <w:r w:rsidRPr="00790C40">
          <w:rPr>
            <w:rStyle w:val="Hyperlink"/>
            <w:noProof/>
          </w:rPr>
          <w:instrText xml:space="preserve"> </w:instrText>
        </w:r>
        <w:r w:rsidRPr="00790C40">
          <w:rPr>
            <w:rStyle w:val="Hyperlink"/>
            <w:noProof/>
          </w:rPr>
          <w:fldChar w:fldCharType="separate"/>
        </w:r>
        <w:r w:rsidRPr="00790C40">
          <w:rPr>
            <w:rStyle w:val="Hyperlink"/>
            <w:noProof/>
          </w:rPr>
          <w:t>2.2.</w:t>
        </w:r>
        <w:r>
          <w:rPr>
            <w:rFonts w:asciiTheme="minorHAnsi" w:eastAsiaTheme="minorEastAsia" w:hAnsiTheme="minorHAnsi" w:cstheme="minorBidi"/>
            <w:b w:val="0"/>
            <w:noProof/>
            <w:sz w:val="22"/>
            <w:szCs w:val="22"/>
          </w:rPr>
          <w:tab/>
        </w:r>
        <w:r w:rsidRPr="00790C40">
          <w:rPr>
            <w:rStyle w:val="Hyperlink"/>
            <w:noProof/>
          </w:rPr>
          <w:t>Scope</w:t>
        </w:r>
        <w:r>
          <w:rPr>
            <w:noProof/>
            <w:webHidden/>
          </w:rPr>
          <w:tab/>
        </w:r>
        <w:r>
          <w:rPr>
            <w:noProof/>
            <w:webHidden/>
          </w:rPr>
          <w:fldChar w:fldCharType="begin"/>
        </w:r>
        <w:r>
          <w:rPr>
            <w:noProof/>
            <w:webHidden/>
          </w:rPr>
          <w:instrText xml:space="preserve"> PAGEREF _Toc411341578 \h </w:instrText>
        </w:r>
      </w:ins>
      <w:r>
        <w:rPr>
          <w:noProof/>
          <w:webHidden/>
        </w:rPr>
      </w:r>
      <w:r>
        <w:rPr>
          <w:noProof/>
          <w:webHidden/>
        </w:rPr>
        <w:fldChar w:fldCharType="separate"/>
      </w:r>
      <w:ins w:id="77" w:author="Radina Ivanova" w:date="2015-02-10T14:24:00Z">
        <w:r>
          <w:rPr>
            <w:noProof/>
            <w:webHidden/>
          </w:rPr>
          <w:t>5</w:t>
        </w:r>
        <w:r>
          <w:rPr>
            <w:noProof/>
            <w:webHidden/>
          </w:rPr>
          <w:fldChar w:fldCharType="end"/>
        </w:r>
        <w:r w:rsidRPr="00790C40">
          <w:rPr>
            <w:rStyle w:val="Hyperlink"/>
            <w:noProof/>
          </w:rPr>
          <w:fldChar w:fldCharType="end"/>
        </w:r>
      </w:ins>
    </w:p>
    <w:p w:rsidR="00EC3565" w:rsidRDefault="00EC3565">
      <w:pPr>
        <w:pStyle w:val="TOC2"/>
        <w:rPr>
          <w:ins w:id="78" w:author="Radina Ivanova" w:date="2015-02-10T14:24:00Z"/>
          <w:rFonts w:asciiTheme="minorHAnsi" w:eastAsiaTheme="minorEastAsia" w:hAnsiTheme="minorHAnsi" w:cstheme="minorBidi"/>
          <w:b w:val="0"/>
          <w:noProof/>
          <w:sz w:val="22"/>
          <w:szCs w:val="22"/>
        </w:rPr>
      </w:pPr>
      <w:ins w:id="79"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"_Toc411341579"</w:instrText>
        </w:r>
        <w:r w:rsidRPr="00790C40">
          <w:rPr>
            <w:rStyle w:val="Hyperlink"/>
            <w:noProof/>
          </w:rPr>
          <w:instrText xml:space="preserve"> </w:instrText>
        </w:r>
        <w:r w:rsidRPr="00790C40">
          <w:rPr>
            <w:rStyle w:val="Hyperlink"/>
            <w:noProof/>
          </w:rPr>
          <w:fldChar w:fldCharType="separate"/>
        </w:r>
        <w:r w:rsidRPr="00790C40">
          <w:rPr>
            <w:rStyle w:val="Hyperlink"/>
            <w:noProof/>
          </w:rPr>
          <w:t>2.3.</w:t>
        </w:r>
        <w:r>
          <w:rPr>
            <w:rFonts w:asciiTheme="minorHAnsi" w:eastAsiaTheme="minorEastAsia" w:hAnsiTheme="minorHAnsi" w:cstheme="minorBidi"/>
            <w:b w:val="0"/>
            <w:noProof/>
            <w:sz w:val="22"/>
            <w:szCs w:val="22"/>
          </w:rPr>
          <w:tab/>
        </w:r>
        <w:r w:rsidRPr="00790C40">
          <w:rPr>
            <w:rStyle w:val="Hyperlink"/>
            <w:noProof/>
          </w:rPr>
          <w:t>User Scenarios</w:t>
        </w:r>
        <w:r>
          <w:rPr>
            <w:noProof/>
            <w:webHidden/>
          </w:rPr>
          <w:tab/>
        </w:r>
        <w:r>
          <w:rPr>
            <w:noProof/>
            <w:webHidden/>
          </w:rPr>
          <w:fldChar w:fldCharType="begin"/>
        </w:r>
        <w:r>
          <w:rPr>
            <w:noProof/>
            <w:webHidden/>
          </w:rPr>
          <w:instrText xml:space="preserve"> PAGEREF _Toc411341579 \h </w:instrText>
        </w:r>
      </w:ins>
      <w:r>
        <w:rPr>
          <w:noProof/>
          <w:webHidden/>
        </w:rPr>
      </w:r>
      <w:r>
        <w:rPr>
          <w:noProof/>
          <w:webHidden/>
        </w:rPr>
        <w:fldChar w:fldCharType="separate"/>
      </w:r>
      <w:ins w:id="80" w:author="Radina Ivanova" w:date="2015-02-10T14:24:00Z">
        <w:r>
          <w:rPr>
            <w:noProof/>
            <w:webHidden/>
          </w:rPr>
          <w:t>5</w:t>
        </w:r>
        <w:r>
          <w:rPr>
            <w:noProof/>
            <w:webHidden/>
          </w:rPr>
          <w:fldChar w:fldCharType="end"/>
        </w:r>
        <w:r w:rsidRPr="00790C40">
          <w:rPr>
            <w:rStyle w:val="Hyperlink"/>
            <w:noProof/>
          </w:rPr>
          <w:fldChar w:fldCharType="end"/>
        </w:r>
      </w:ins>
    </w:p>
    <w:p w:rsidR="00EC3565" w:rsidRDefault="00EC3565">
      <w:pPr>
        <w:pStyle w:val="TOC2"/>
        <w:rPr>
          <w:ins w:id="81" w:author="Radina Ivanova" w:date="2015-02-10T14:24:00Z"/>
          <w:rFonts w:asciiTheme="minorHAnsi" w:eastAsiaTheme="minorEastAsia" w:hAnsiTheme="minorHAnsi" w:cstheme="minorBidi"/>
          <w:b w:val="0"/>
          <w:noProof/>
          <w:sz w:val="22"/>
          <w:szCs w:val="22"/>
        </w:rPr>
      </w:pPr>
      <w:ins w:id="82"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"_Toc411341580"</w:instrText>
        </w:r>
        <w:r w:rsidRPr="00790C40">
          <w:rPr>
            <w:rStyle w:val="Hyperlink"/>
            <w:noProof/>
          </w:rPr>
          <w:instrText xml:space="preserve"> </w:instrText>
        </w:r>
        <w:r w:rsidRPr="00790C40">
          <w:rPr>
            <w:rStyle w:val="Hyperlink"/>
            <w:noProof/>
          </w:rPr>
          <w:fldChar w:fldCharType="separate"/>
        </w:r>
        <w:r w:rsidRPr="00790C40">
          <w:rPr>
            <w:rStyle w:val="Hyperlink"/>
            <w:noProof/>
          </w:rPr>
          <w:t>2.4.</w:t>
        </w:r>
        <w:r>
          <w:rPr>
            <w:rFonts w:asciiTheme="minorHAnsi" w:eastAsiaTheme="minorEastAsia" w:hAnsiTheme="minorHAnsi" w:cstheme="minorBidi"/>
            <w:b w:val="0"/>
            <w:noProof/>
            <w:sz w:val="22"/>
            <w:szCs w:val="22"/>
          </w:rPr>
          <w:tab/>
        </w:r>
        <w:r w:rsidRPr="00790C40">
          <w:rPr>
            <w:rStyle w:val="Hyperlink"/>
            <w:noProof/>
          </w:rPr>
          <w:t>Relationship to Other Documents and Plans</w:t>
        </w:r>
        <w:r>
          <w:rPr>
            <w:noProof/>
            <w:webHidden/>
          </w:rPr>
          <w:tab/>
        </w:r>
        <w:r>
          <w:rPr>
            <w:noProof/>
            <w:webHidden/>
          </w:rPr>
          <w:fldChar w:fldCharType="begin"/>
        </w:r>
        <w:r>
          <w:rPr>
            <w:noProof/>
            <w:webHidden/>
          </w:rPr>
          <w:instrText xml:space="preserve"> PAGEREF _Toc411341580 \h </w:instrText>
        </w:r>
      </w:ins>
      <w:r>
        <w:rPr>
          <w:noProof/>
          <w:webHidden/>
        </w:rPr>
      </w:r>
      <w:r>
        <w:rPr>
          <w:noProof/>
          <w:webHidden/>
        </w:rPr>
        <w:fldChar w:fldCharType="separate"/>
      </w:r>
      <w:ins w:id="83" w:author="Radina Ivanova" w:date="2015-02-10T14:24:00Z">
        <w:r>
          <w:rPr>
            <w:noProof/>
            <w:webHidden/>
          </w:rPr>
          <w:t>6</w:t>
        </w:r>
        <w:r>
          <w:rPr>
            <w:noProof/>
            <w:webHidden/>
          </w:rPr>
          <w:fldChar w:fldCharType="end"/>
        </w:r>
        <w:r w:rsidRPr="00790C40">
          <w:rPr>
            <w:rStyle w:val="Hyperlink"/>
            <w:noProof/>
          </w:rPr>
          <w:fldChar w:fldCharType="end"/>
        </w:r>
      </w:ins>
    </w:p>
    <w:p w:rsidR="00EC3565" w:rsidRDefault="00EC3565">
      <w:pPr>
        <w:pStyle w:val="TOC2"/>
        <w:rPr>
          <w:ins w:id="84" w:author="Radina Ivanova" w:date="2015-02-10T14:24:00Z"/>
          <w:rFonts w:asciiTheme="minorHAnsi" w:eastAsiaTheme="minorEastAsia" w:hAnsiTheme="minorHAnsi" w:cstheme="minorBidi"/>
          <w:b w:val="0"/>
          <w:noProof/>
          <w:sz w:val="22"/>
          <w:szCs w:val="22"/>
        </w:rPr>
      </w:pPr>
      <w:ins w:id="85"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"_Toc411341581"</w:instrText>
        </w:r>
        <w:r w:rsidRPr="00790C40">
          <w:rPr>
            <w:rStyle w:val="Hyperlink"/>
            <w:noProof/>
          </w:rPr>
          <w:instrText xml:space="preserve"> </w:instrText>
        </w:r>
        <w:r w:rsidRPr="00790C40">
          <w:rPr>
            <w:rStyle w:val="Hyperlink"/>
            <w:noProof/>
          </w:rPr>
          <w:fldChar w:fldCharType="separate"/>
        </w:r>
        <w:r w:rsidRPr="00790C40">
          <w:rPr>
            <w:rStyle w:val="Hyperlink"/>
            <w:noProof/>
          </w:rPr>
          <w:t>2.5.</w:t>
        </w:r>
        <w:r>
          <w:rPr>
            <w:rFonts w:asciiTheme="minorHAnsi" w:eastAsiaTheme="minorEastAsia" w:hAnsiTheme="minorHAnsi" w:cstheme="minorBidi"/>
            <w:b w:val="0"/>
            <w:noProof/>
            <w:sz w:val="22"/>
            <w:szCs w:val="22"/>
          </w:rPr>
          <w:tab/>
        </w:r>
        <w:r w:rsidRPr="00790C40">
          <w:rPr>
            <w:rStyle w:val="Hyperlink"/>
            <w:noProof/>
          </w:rPr>
          <w:t>Acronyms and Abbreviations</w:t>
        </w:r>
        <w:r>
          <w:rPr>
            <w:noProof/>
            <w:webHidden/>
          </w:rPr>
          <w:tab/>
        </w:r>
        <w:r>
          <w:rPr>
            <w:noProof/>
            <w:webHidden/>
          </w:rPr>
          <w:fldChar w:fldCharType="begin"/>
        </w:r>
        <w:r>
          <w:rPr>
            <w:noProof/>
            <w:webHidden/>
          </w:rPr>
          <w:instrText xml:space="preserve"> PAGEREF _Toc411341581 \h </w:instrText>
        </w:r>
      </w:ins>
      <w:r>
        <w:rPr>
          <w:noProof/>
          <w:webHidden/>
        </w:rPr>
      </w:r>
      <w:r>
        <w:rPr>
          <w:noProof/>
          <w:webHidden/>
        </w:rPr>
        <w:fldChar w:fldCharType="separate"/>
      </w:r>
      <w:ins w:id="86" w:author="Radina Ivanova" w:date="2015-02-10T14:24:00Z">
        <w:r>
          <w:rPr>
            <w:noProof/>
            <w:webHidden/>
          </w:rPr>
          <w:t>6</w:t>
        </w:r>
        <w:r>
          <w:rPr>
            <w:noProof/>
            <w:webHidden/>
          </w:rPr>
          <w:fldChar w:fldCharType="end"/>
        </w:r>
        <w:r w:rsidRPr="00790C40">
          <w:rPr>
            <w:rStyle w:val="Hyperlink"/>
            <w:noProof/>
          </w:rPr>
          <w:fldChar w:fldCharType="end"/>
        </w:r>
      </w:ins>
    </w:p>
    <w:p w:rsidR="00EC3565" w:rsidRDefault="00EC3565">
      <w:pPr>
        <w:pStyle w:val="TOC1"/>
        <w:rPr>
          <w:ins w:id="87" w:author="Radina Ivanova" w:date="2015-02-10T14:24:00Z"/>
          <w:rFonts w:asciiTheme="minorHAnsi" w:eastAsiaTheme="minorEastAsia" w:hAnsiTheme="minorHAnsi" w:cstheme="minorBidi"/>
          <w:b w:val="0"/>
          <w:noProof/>
          <w:sz w:val="22"/>
          <w:szCs w:val="22"/>
        </w:rPr>
      </w:pPr>
      <w:ins w:id="88"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"_Toc411341582"</w:instrText>
        </w:r>
        <w:r w:rsidRPr="00790C40">
          <w:rPr>
            <w:rStyle w:val="Hyperlink"/>
            <w:noProof/>
          </w:rPr>
          <w:instrText xml:space="preserve"> </w:instrText>
        </w:r>
        <w:r w:rsidRPr="00790C40">
          <w:rPr>
            <w:rStyle w:val="Hyperlink"/>
            <w:noProof/>
          </w:rPr>
          <w:fldChar w:fldCharType="separate"/>
        </w:r>
        <w:r w:rsidRPr="00790C40">
          <w:rPr>
            <w:rStyle w:val="Hyperlink"/>
            <w:noProof/>
          </w:rPr>
          <w:t>3.</w:t>
        </w:r>
        <w:r>
          <w:rPr>
            <w:rFonts w:asciiTheme="minorHAnsi" w:eastAsiaTheme="minorEastAsia" w:hAnsiTheme="minorHAnsi" w:cstheme="minorBidi"/>
            <w:b w:val="0"/>
            <w:noProof/>
            <w:sz w:val="22"/>
            <w:szCs w:val="22"/>
          </w:rPr>
          <w:tab/>
        </w:r>
        <w:r w:rsidRPr="00790C40">
          <w:rPr>
            <w:rStyle w:val="Hyperlink"/>
            <w:noProof/>
          </w:rPr>
          <w:t>Background</w:t>
        </w:r>
        <w:r>
          <w:rPr>
            <w:noProof/>
            <w:webHidden/>
          </w:rPr>
          <w:tab/>
        </w:r>
        <w:r>
          <w:rPr>
            <w:noProof/>
            <w:webHidden/>
          </w:rPr>
          <w:fldChar w:fldCharType="begin"/>
        </w:r>
        <w:r>
          <w:rPr>
            <w:noProof/>
            <w:webHidden/>
          </w:rPr>
          <w:instrText xml:space="preserve"> PAGEREF _Toc411341582 \h </w:instrText>
        </w:r>
      </w:ins>
      <w:r>
        <w:rPr>
          <w:noProof/>
          <w:webHidden/>
        </w:rPr>
      </w:r>
      <w:r>
        <w:rPr>
          <w:noProof/>
          <w:webHidden/>
        </w:rPr>
        <w:fldChar w:fldCharType="separate"/>
      </w:r>
      <w:ins w:id="89" w:author="Radina Ivanova" w:date="2015-02-10T14:24:00Z">
        <w:r>
          <w:rPr>
            <w:noProof/>
            <w:webHidden/>
          </w:rPr>
          <w:t>7</w:t>
        </w:r>
        <w:r>
          <w:rPr>
            <w:noProof/>
            <w:webHidden/>
          </w:rPr>
          <w:fldChar w:fldCharType="end"/>
        </w:r>
        <w:r w:rsidRPr="00790C40">
          <w:rPr>
            <w:rStyle w:val="Hyperlink"/>
            <w:noProof/>
          </w:rPr>
          <w:fldChar w:fldCharType="end"/>
        </w:r>
      </w:ins>
    </w:p>
    <w:p w:rsidR="00EC3565" w:rsidRDefault="00EC3565">
      <w:pPr>
        <w:pStyle w:val="TOC2"/>
        <w:rPr>
          <w:ins w:id="90" w:author="Radina Ivanova" w:date="2015-02-10T14:24:00Z"/>
          <w:rFonts w:asciiTheme="minorHAnsi" w:eastAsiaTheme="minorEastAsia" w:hAnsiTheme="minorHAnsi" w:cstheme="minorBidi"/>
          <w:b w:val="0"/>
          <w:noProof/>
          <w:sz w:val="22"/>
          <w:szCs w:val="22"/>
        </w:rPr>
      </w:pPr>
      <w:ins w:id="91"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"_Toc411341583"</w:instrText>
        </w:r>
        <w:r w:rsidRPr="00790C40">
          <w:rPr>
            <w:rStyle w:val="Hyperlink"/>
            <w:noProof/>
          </w:rPr>
          <w:instrText xml:space="preserve"> </w:instrText>
        </w:r>
        <w:r w:rsidRPr="00790C40">
          <w:rPr>
            <w:rStyle w:val="Hyperlink"/>
            <w:noProof/>
          </w:rPr>
          <w:fldChar w:fldCharType="separate"/>
        </w:r>
        <w:r w:rsidRPr="00790C40">
          <w:rPr>
            <w:rStyle w:val="Hyperlink"/>
            <w:noProof/>
          </w:rPr>
          <w:t>3.1.</w:t>
        </w:r>
        <w:r>
          <w:rPr>
            <w:rFonts w:asciiTheme="minorHAnsi" w:eastAsiaTheme="minorEastAsia" w:hAnsiTheme="minorHAnsi" w:cstheme="minorBidi"/>
            <w:b w:val="0"/>
            <w:noProof/>
            <w:sz w:val="22"/>
            <w:szCs w:val="22"/>
          </w:rPr>
          <w:tab/>
        </w:r>
        <w:r w:rsidRPr="00790C40">
          <w:rPr>
            <w:rStyle w:val="Hyperlink"/>
            <w:noProof/>
          </w:rPr>
          <w:t>Assumptions and Constraints</w:t>
        </w:r>
        <w:r>
          <w:rPr>
            <w:noProof/>
            <w:webHidden/>
          </w:rPr>
          <w:tab/>
        </w:r>
        <w:r>
          <w:rPr>
            <w:noProof/>
            <w:webHidden/>
          </w:rPr>
          <w:fldChar w:fldCharType="begin"/>
        </w:r>
        <w:r>
          <w:rPr>
            <w:noProof/>
            <w:webHidden/>
          </w:rPr>
          <w:instrText xml:space="preserve"> PAGEREF _Toc411341583 \h </w:instrText>
        </w:r>
      </w:ins>
      <w:r>
        <w:rPr>
          <w:noProof/>
          <w:webHidden/>
        </w:rPr>
      </w:r>
      <w:r>
        <w:rPr>
          <w:noProof/>
          <w:webHidden/>
        </w:rPr>
        <w:fldChar w:fldCharType="separate"/>
      </w:r>
      <w:ins w:id="92" w:author="Radina Ivanova" w:date="2015-02-10T14:24:00Z">
        <w:r>
          <w:rPr>
            <w:noProof/>
            <w:webHidden/>
          </w:rPr>
          <w:t>7</w:t>
        </w:r>
        <w:r>
          <w:rPr>
            <w:noProof/>
            <w:webHidden/>
          </w:rPr>
          <w:fldChar w:fldCharType="end"/>
        </w:r>
        <w:r w:rsidRPr="00790C40">
          <w:rPr>
            <w:rStyle w:val="Hyperlink"/>
            <w:noProof/>
          </w:rPr>
          <w:fldChar w:fldCharType="end"/>
        </w:r>
      </w:ins>
    </w:p>
    <w:p w:rsidR="00EC3565" w:rsidRDefault="00EC3565">
      <w:pPr>
        <w:pStyle w:val="TOC3"/>
        <w:rPr>
          <w:ins w:id="93" w:author="Radina Ivanova" w:date="2015-02-10T14:24:00Z"/>
          <w:rFonts w:asciiTheme="minorHAnsi" w:eastAsiaTheme="minorEastAsia" w:hAnsiTheme="minorHAnsi" w:cstheme="minorBidi"/>
          <w:b w:val="0"/>
          <w:noProof/>
          <w:sz w:val="22"/>
          <w:szCs w:val="22"/>
        </w:rPr>
      </w:pPr>
      <w:ins w:id="94"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"_Toc411341584"</w:instrText>
        </w:r>
        <w:r w:rsidRPr="00790C40">
          <w:rPr>
            <w:rStyle w:val="Hyperlink"/>
            <w:noProof/>
          </w:rPr>
          <w:instrText xml:space="preserve"> </w:instrText>
        </w:r>
        <w:r w:rsidRPr="00790C40">
          <w:rPr>
            <w:rStyle w:val="Hyperlink"/>
            <w:noProof/>
          </w:rPr>
          <w:fldChar w:fldCharType="separate"/>
        </w:r>
        <w:r w:rsidRPr="00790C40">
          <w:rPr>
            <w:rStyle w:val="Hyperlink"/>
            <w:noProof/>
          </w:rPr>
          <w:t>3.1.1.</w:t>
        </w:r>
        <w:r>
          <w:rPr>
            <w:rFonts w:asciiTheme="minorHAnsi" w:eastAsiaTheme="minorEastAsia" w:hAnsiTheme="minorHAnsi" w:cstheme="minorBidi"/>
            <w:b w:val="0"/>
            <w:noProof/>
            <w:sz w:val="22"/>
            <w:szCs w:val="22"/>
          </w:rPr>
          <w:tab/>
        </w:r>
        <w:r w:rsidRPr="00790C40">
          <w:rPr>
            <w:rStyle w:val="Hyperlink"/>
            <w:noProof/>
          </w:rPr>
          <w:t>Design Assumptions</w:t>
        </w:r>
        <w:r>
          <w:rPr>
            <w:noProof/>
            <w:webHidden/>
          </w:rPr>
          <w:tab/>
        </w:r>
        <w:r>
          <w:rPr>
            <w:noProof/>
            <w:webHidden/>
          </w:rPr>
          <w:fldChar w:fldCharType="begin"/>
        </w:r>
        <w:r>
          <w:rPr>
            <w:noProof/>
            <w:webHidden/>
          </w:rPr>
          <w:instrText xml:space="preserve"> PAGEREF _Toc411341584 \h </w:instrText>
        </w:r>
      </w:ins>
      <w:r>
        <w:rPr>
          <w:noProof/>
          <w:webHidden/>
        </w:rPr>
      </w:r>
      <w:r>
        <w:rPr>
          <w:noProof/>
          <w:webHidden/>
        </w:rPr>
        <w:fldChar w:fldCharType="separate"/>
      </w:r>
      <w:ins w:id="95" w:author="Radina Ivanova" w:date="2015-02-10T14:24:00Z">
        <w:r>
          <w:rPr>
            <w:noProof/>
            <w:webHidden/>
          </w:rPr>
          <w:t>7</w:t>
        </w:r>
        <w:r>
          <w:rPr>
            <w:noProof/>
            <w:webHidden/>
          </w:rPr>
          <w:fldChar w:fldCharType="end"/>
        </w:r>
        <w:r w:rsidRPr="00790C40">
          <w:rPr>
            <w:rStyle w:val="Hyperlink"/>
            <w:noProof/>
          </w:rPr>
          <w:fldChar w:fldCharType="end"/>
        </w:r>
      </w:ins>
    </w:p>
    <w:p w:rsidR="00EC3565" w:rsidRDefault="00EC3565">
      <w:pPr>
        <w:pStyle w:val="TOC3"/>
        <w:rPr>
          <w:ins w:id="96" w:author="Radina Ivanova" w:date="2015-02-10T14:24:00Z"/>
          <w:rFonts w:asciiTheme="minorHAnsi" w:eastAsiaTheme="minorEastAsia" w:hAnsiTheme="minorHAnsi" w:cstheme="minorBidi"/>
          <w:b w:val="0"/>
          <w:noProof/>
          <w:sz w:val="22"/>
          <w:szCs w:val="22"/>
        </w:rPr>
      </w:pPr>
      <w:ins w:id="97"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"_Toc411341585"</w:instrText>
        </w:r>
        <w:r w:rsidRPr="00790C40">
          <w:rPr>
            <w:rStyle w:val="Hyperlink"/>
            <w:noProof/>
          </w:rPr>
          <w:instrText xml:space="preserve"> </w:instrText>
        </w:r>
        <w:r w:rsidRPr="00790C40">
          <w:rPr>
            <w:rStyle w:val="Hyperlink"/>
            <w:noProof/>
          </w:rPr>
          <w:fldChar w:fldCharType="separate"/>
        </w:r>
        <w:r w:rsidRPr="00790C40">
          <w:rPr>
            <w:rStyle w:val="Hyperlink"/>
            <w:noProof/>
          </w:rPr>
          <w:t>3.1.2.</w:t>
        </w:r>
        <w:r>
          <w:rPr>
            <w:rFonts w:asciiTheme="minorHAnsi" w:eastAsiaTheme="minorEastAsia" w:hAnsiTheme="minorHAnsi" w:cstheme="minorBidi"/>
            <w:b w:val="0"/>
            <w:noProof/>
            <w:sz w:val="22"/>
            <w:szCs w:val="22"/>
          </w:rPr>
          <w:tab/>
        </w:r>
        <w:r w:rsidRPr="00790C40">
          <w:rPr>
            <w:rStyle w:val="Hyperlink"/>
            <w:noProof/>
          </w:rPr>
          <w:t>Design Constraints</w:t>
        </w:r>
        <w:r>
          <w:rPr>
            <w:noProof/>
            <w:webHidden/>
          </w:rPr>
          <w:tab/>
        </w:r>
        <w:r>
          <w:rPr>
            <w:noProof/>
            <w:webHidden/>
          </w:rPr>
          <w:fldChar w:fldCharType="begin"/>
        </w:r>
        <w:r>
          <w:rPr>
            <w:noProof/>
            <w:webHidden/>
          </w:rPr>
          <w:instrText xml:space="preserve"> PAGEREF _Toc411341585 \h </w:instrText>
        </w:r>
      </w:ins>
      <w:r>
        <w:rPr>
          <w:noProof/>
          <w:webHidden/>
        </w:rPr>
      </w:r>
      <w:r>
        <w:rPr>
          <w:noProof/>
          <w:webHidden/>
        </w:rPr>
        <w:fldChar w:fldCharType="separate"/>
      </w:r>
      <w:ins w:id="98" w:author="Radina Ivanova" w:date="2015-02-10T14:24:00Z">
        <w:r>
          <w:rPr>
            <w:noProof/>
            <w:webHidden/>
          </w:rPr>
          <w:t>8</w:t>
        </w:r>
        <w:r>
          <w:rPr>
            <w:noProof/>
            <w:webHidden/>
          </w:rPr>
          <w:fldChar w:fldCharType="end"/>
        </w:r>
        <w:r w:rsidRPr="00790C40">
          <w:rPr>
            <w:rStyle w:val="Hyperlink"/>
            <w:noProof/>
          </w:rPr>
          <w:fldChar w:fldCharType="end"/>
        </w:r>
      </w:ins>
    </w:p>
    <w:p w:rsidR="00EC3565" w:rsidRDefault="00EC3565">
      <w:pPr>
        <w:pStyle w:val="TOC3"/>
        <w:rPr>
          <w:ins w:id="99" w:author="Radina Ivanova" w:date="2015-02-10T14:24:00Z"/>
          <w:rFonts w:asciiTheme="minorHAnsi" w:eastAsiaTheme="minorEastAsia" w:hAnsiTheme="minorHAnsi" w:cstheme="minorBidi"/>
          <w:b w:val="0"/>
          <w:noProof/>
          <w:sz w:val="22"/>
          <w:szCs w:val="22"/>
        </w:rPr>
      </w:pPr>
      <w:ins w:id="100"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"_Toc411341586"</w:instrText>
        </w:r>
        <w:r w:rsidRPr="00790C40">
          <w:rPr>
            <w:rStyle w:val="Hyperlink"/>
            <w:noProof/>
          </w:rPr>
          <w:instrText xml:space="preserve"> </w:instrText>
        </w:r>
        <w:r w:rsidRPr="00790C40">
          <w:rPr>
            <w:rStyle w:val="Hyperlink"/>
            <w:noProof/>
          </w:rPr>
          <w:fldChar w:fldCharType="separate"/>
        </w:r>
        <w:r w:rsidRPr="00790C40">
          <w:rPr>
            <w:rStyle w:val="Hyperlink"/>
            <w:noProof/>
          </w:rPr>
          <w:t>3.1.3.</w:t>
        </w:r>
        <w:r>
          <w:rPr>
            <w:rFonts w:asciiTheme="minorHAnsi" w:eastAsiaTheme="minorEastAsia" w:hAnsiTheme="minorHAnsi" w:cstheme="minorBidi"/>
            <w:b w:val="0"/>
            <w:noProof/>
            <w:sz w:val="22"/>
            <w:szCs w:val="22"/>
          </w:rPr>
          <w:tab/>
        </w:r>
        <w:r w:rsidRPr="00790C40">
          <w:rPr>
            <w:rStyle w:val="Hyperlink"/>
            <w:noProof/>
          </w:rPr>
          <w:t>Design Trade-offs</w:t>
        </w:r>
        <w:r>
          <w:rPr>
            <w:noProof/>
            <w:webHidden/>
          </w:rPr>
          <w:tab/>
        </w:r>
        <w:r>
          <w:rPr>
            <w:noProof/>
            <w:webHidden/>
          </w:rPr>
          <w:fldChar w:fldCharType="begin"/>
        </w:r>
        <w:r>
          <w:rPr>
            <w:noProof/>
            <w:webHidden/>
          </w:rPr>
          <w:instrText xml:space="preserve"> PAGEREF _Toc411341586 \h </w:instrText>
        </w:r>
      </w:ins>
      <w:r>
        <w:rPr>
          <w:noProof/>
          <w:webHidden/>
        </w:rPr>
      </w:r>
      <w:r>
        <w:rPr>
          <w:noProof/>
          <w:webHidden/>
        </w:rPr>
        <w:fldChar w:fldCharType="separate"/>
      </w:r>
      <w:ins w:id="101" w:author="Radina Ivanova" w:date="2015-02-10T14:24:00Z">
        <w:r>
          <w:rPr>
            <w:noProof/>
            <w:webHidden/>
          </w:rPr>
          <w:t>8</w:t>
        </w:r>
        <w:r>
          <w:rPr>
            <w:noProof/>
            <w:webHidden/>
          </w:rPr>
          <w:fldChar w:fldCharType="end"/>
        </w:r>
        <w:r w:rsidRPr="00790C40">
          <w:rPr>
            <w:rStyle w:val="Hyperlink"/>
            <w:noProof/>
          </w:rPr>
          <w:fldChar w:fldCharType="end"/>
        </w:r>
      </w:ins>
    </w:p>
    <w:p w:rsidR="00EC3565" w:rsidRDefault="00EC3565">
      <w:pPr>
        <w:pStyle w:val="TOC1"/>
        <w:rPr>
          <w:ins w:id="102" w:author="Radina Ivanova" w:date="2015-02-10T14:24:00Z"/>
          <w:rFonts w:asciiTheme="minorHAnsi" w:eastAsiaTheme="minorEastAsia" w:hAnsiTheme="minorHAnsi" w:cstheme="minorBidi"/>
          <w:b w:val="0"/>
          <w:noProof/>
          <w:sz w:val="22"/>
          <w:szCs w:val="22"/>
        </w:rPr>
      </w:pPr>
      <w:ins w:id="103"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"_Toc411341587"</w:instrText>
        </w:r>
        <w:r w:rsidRPr="00790C40">
          <w:rPr>
            <w:rStyle w:val="Hyperlink"/>
            <w:noProof/>
          </w:rPr>
          <w:instrText xml:space="preserve"> </w:instrText>
        </w:r>
        <w:r w:rsidRPr="00790C40">
          <w:rPr>
            <w:rStyle w:val="Hyperlink"/>
            <w:noProof/>
          </w:rPr>
          <w:fldChar w:fldCharType="separate"/>
        </w:r>
        <w:r w:rsidRPr="00790C40">
          <w:rPr>
            <w:rStyle w:val="Hyperlink"/>
            <w:noProof/>
          </w:rPr>
          <w:t>4.</w:t>
        </w:r>
        <w:r>
          <w:rPr>
            <w:rFonts w:asciiTheme="minorHAnsi" w:eastAsiaTheme="minorEastAsia" w:hAnsiTheme="minorHAnsi" w:cstheme="minorBidi"/>
            <w:b w:val="0"/>
            <w:noProof/>
            <w:sz w:val="22"/>
            <w:szCs w:val="22"/>
          </w:rPr>
          <w:tab/>
        </w:r>
        <w:r w:rsidRPr="00790C40">
          <w:rPr>
            <w:rStyle w:val="Hyperlink"/>
            <w:noProof/>
          </w:rPr>
          <w:t>Conceptual Dashboard Design</w:t>
        </w:r>
        <w:r>
          <w:rPr>
            <w:noProof/>
            <w:webHidden/>
          </w:rPr>
          <w:tab/>
        </w:r>
        <w:r>
          <w:rPr>
            <w:noProof/>
            <w:webHidden/>
          </w:rPr>
          <w:fldChar w:fldCharType="begin"/>
        </w:r>
        <w:r>
          <w:rPr>
            <w:noProof/>
            <w:webHidden/>
          </w:rPr>
          <w:instrText xml:space="preserve"> PAGEREF _Toc411341587 \h </w:instrText>
        </w:r>
      </w:ins>
      <w:r>
        <w:rPr>
          <w:noProof/>
          <w:webHidden/>
        </w:rPr>
      </w:r>
      <w:r>
        <w:rPr>
          <w:noProof/>
          <w:webHidden/>
        </w:rPr>
        <w:fldChar w:fldCharType="separate"/>
      </w:r>
      <w:ins w:id="104" w:author="Radina Ivanova" w:date="2015-02-10T14:24:00Z">
        <w:r>
          <w:rPr>
            <w:noProof/>
            <w:webHidden/>
          </w:rPr>
          <w:t>8</w:t>
        </w:r>
        <w:r>
          <w:rPr>
            <w:noProof/>
            <w:webHidden/>
          </w:rPr>
          <w:fldChar w:fldCharType="end"/>
        </w:r>
        <w:r w:rsidRPr="00790C40">
          <w:rPr>
            <w:rStyle w:val="Hyperlink"/>
            <w:noProof/>
          </w:rPr>
          <w:fldChar w:fldCharType="end"/>
        </w:r>
      </w:ins>
    </w:p>
    <w:p w:rsidR="00EC3565" w:rsidRDefault="00EC3565">
      <w:pPr>
        <w:pStyle w:val="TOC2"/>
        <w:rPr>
          <w:ins w:id="105" w:author="Radina Ivanova" w:date="2015-02-10T14:24:00Z"/>
          <w:rFonts w:asciiTheme="minorHAnsi" w:eastAsiaTheme="minorEastAsia" w:hAnsiTheme="minorHAnsi" w:cstheme="minorBidi"/>
          <w:b w:val="0"/>
          <w:noProof/>
          <w:sz w:val="22"/>
          <w:szCs w:val="22"/>
        </w:rPr>
      </w:pPr>
      <w:ins w:id="106"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"_Toc411341588"</w:instrText>
        </w:r>
        <w:r w:rsidRPr="00790C40">
          <w:rPr>
            <w:rStyle w:val="Hyperlink"/>
            <w:noProof/>
          </w:rPr>
          <w:instrText xml:space="preserve"> </w:instrText>
        </w:r>
        <w:r w:rsidRPr="00790C40">
          <w:rPr>
            <w:rStyle w:val="Hyperlink"/>
            <w:noProof/>
          </w:rPr>
          <w:fldChar w:fldCharType="separate"/>
        </w:r>
        <w:r w:rsidRPr="00790C40">
          <w:rPr>
            <w:rStyle w:val="Hyperlink"/>
            <w:noProof/>
          </w:rPr>
          <w:t>4.1.</w:t>
        </w:r>
        <w:r>
          <w:rPr>
            <w:rFonts w:asciiTheme="minorHAnsi" w:eastAsiaTheme="minorEastAsia" w:hAnsiTheme="minorHAnsi" w:cstheme="minorBidi"/>
            <w:b w:val="0"/>
            <w:noProof/>
            <w:sz w:val="22"/>
            <w:szCs w:val="22"/>
          </w:rPr>
          <w:tab/>
        </w:r>
        <w:r w:rsidRPr="00790C40">
          <w:rPr>
            <w:rStyle w:val="Hyperlink"/>
            <w:noProof/>
          </w:rPr>
          <w:t>Primary View: Individual Veteran</w:t>
        </w:r>
        <w:r>
          <w:rPr>
            <w:noProof/>
            <w:webHidden/>
          </w:rPr>
          <w:tab/>
        </w:r>
        <w:r>
          <w:rPr>
            <w:noProof/>
            <w:webHidden/>
          </w:rPr>
          <w:fldChar w:fldCharType="begin"/>
        </w:r>
        <w:r>
          <w:rPr>
            <w:noProof/>
            <w:webHidden/>
          </w:rPr>
          <w:instrText xml:space="preserve"> PAGEREF _Toc411341588 \h </w:instrText>
        </w:r>
      </w:ins>
      <w:r>
        <w:rPr>
          <w:noProof/>
          <w:webHidden/>
        </w:rPr>
      </w:r>
      <w:r>
        <w:rPr>
          <w:noProof/>
          <w:webHidden/>
        </w:rPr>
        <w:fldChar w:fldCharType="separate"/>
      </w:r>
      <w:ins w:id="107" w:author="Radina Ivanova" w:date="2015-02-10T14:24:00Z">
        <w:r>
          <w:rPr>
            <w:noProof/>
            <w:webHidden/>
          </w:rPr>
          <w:t>10</w:t>
        </w:r>
        <w:r>
          <w:rPr>
            <w:noProof/>
            <w:webHidden/>
          </w:rPr>
          <w:fldChar w:fldCharType="end"/>
        </w:r>
        <w:r w:rsidRPr="00790C40">
          <w:rPr>
            <w:rStyle w:val="Hyperlink"/>
            <w:noProof/>
          </w:rPr>
          <w:fldChar w:fldCharType="end"/>
        </w:r>
      </w:ins>
    </w:p>
    <w:p w:rsidR="00EC3565" w:rsidRDefault="00EC3565">
      <w:pPr>
        <w:pStyle w:val="TOC2"/>
        <w:rPr>
          <w:ins w:id="108" w:author="Radina Ivanova" w:date="2015-02-10T14:24:00Z"/>
          <w:rFonts w:asciiTheme="minorHAnsi" w:eastAsiaTheme="minorEastAsia" w:hAnsiTheme="minorHAnsi" w:cstheme="minorBidi"/>
          <w:b w:val="0"/>
          <w:noProof/>
          <w:sz w:val="22"/>
          <w:szCs w:val="22"/>
        </w:rPr>
      </w:pPr>
      <w:ins w:id="109"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"_Toc411341589"</w:instrText>
        </w:r>
        <w:r w:rsidRPr="00790C40">
          <w:rPr>
            <w:rStyle w:val="Hyperlink"/>
            <w:noProof/>
          </w:rPr>
          <w:instrText xml:space="preserve"> </w:instrText>
        </w:r>
        <w:r w:rsidRPr="00790C40">
          <w:rPr>
            <w:rStyle w:val="Hyperlink"/>
            <w:noProof/>
          </w:rPr>
          <w:fldChar w:fldCharType="separate"/>
        </w:r>
        <w:r w:rsidRPr="00790C40">
          <w:rPr>
            <w:rStyle w:val="Hyperlink"/>
            <w:noProof/>
          </w:rPr>
          <w:t>4.2.</w:t>
        </w:r>
        <w:r>
          <w:rPr>
            <w:rFonts w:asciiTheme="minorHAnsi" w:eastAsiaTheme="minorEastAsia" w:hAnsiTheme="minorHAnsi" w:cstheme="minorBidi"/>
            <w:b w:val="0"/>
            <w:noProof/>
            <w:sz w:val="22"/>
            <w:szCs w:val="22"/>
          </w:rPr>
          <w:tab/>
        </w:r>
        <w:r w:rsidRPr="00790C40">
          <w:rPr>
            <w:rStyle w:val="Hyperlink"/>
            <w:noProof/>
          </w:rPr>
          <w:t>Other Views</w:t>
        </w:r>
        <w:r>
          <w:rPr>
            <w:noProof/>
            <w:webHidden/>
          </w:rPr>
          <w:tab/>
        </w:r>
        <w:r>
          <w:rPr>
            <w:noProof/>
            <w:webHidden/>
          </w:rPr>
          <w:fldChar w:fldCharType="begin"/>
        </w:r>
        <w:r>
          <w:rPr>
            <w:noProof/>
            <w:webHidden/>
          </w:rPr>
          <w:instrText xml:space="preserve"> PAGEREF _Toc411341589 \h </w:instrText>
        </w:r>
      </w:ins>
      <w:r>
        <w:rPr>
          <w:noProof/>
          <w:webHidden/>
        </w:rPr>
      </w:r>
      <w:r>
        <w:rPr>
          <w:noProof/>
          <w:webHidden/>
        </w:rPr>
        <w:fldChar w:fldCharType="separate"/>
      </w:r>
      <w:ins w:id="110" w:author="Radina Ivanova" w:date="2015-02-10T14:24:00Z">
        <w:r>
          <w:rPr>
            <w:noProof/>
            <w:webHidden/>
          </w:rPr>
          <w:t>12</w:t>
        </w:r>
        <w:r>
          <w:rPr>
            <w:noProof/>
            <w:webHidden/>
          </w:rPr>
          <w:fldChar w:fldCharType="end"/>
        </w:r>
        <w:r w:rsidRPr="00790C40">
          <w:rPr>
            <w:rStyle w:val="Hyperlink"/>
            <w:noProof/>
          </w:rPr>
          <w:fldChar w:fldCharType="end"/>
        </w:r>
      </w:ins>
    </w:p>
    <w:p w:rsidR="00EC3565" w:rsidRDefault="00EC3565">
      <w:pPr>
        <w:pStyle w:val="TOC2"/>
        <w:rPr>
          <w:ins w:id="111" w:author="Radina Ivanova" w:date="2015-02-10T14:24:00Z"/>
          <w:rFonts w:asciiTheme="minorHAnsi" w:eastAsiaTheme="minorEastAsia" w:hAnsiTheme="minorHAnsi" w:cstheme="minorBidi"/>
          <w:b w:val="0"/>
          <w:noProof/>
          <w:sz w:val="22"/>
          <w:szCs w:val="22"/>
        </w:rPr>
      </w:pPr>
      <w:ins w:id="112" w:author="Radina Ivanova" w:date="2015-02-10T14:24:00Z">
        <w:r w:rsidRPr="00790C40">
          <w:rPr>
            <w:rStyle w:val="Hyperlink"/>
            <w:noProof/>
          </w:rPr>
          <w:fldChar w:fldCharType="begin"/>
        </w:r>
        <w:r w:rsidRPr="00790C40">
          <w:rPr>
            <w:rStyle w:val="Hyperlink"/>
            <w:noProof/>
          </w:rPr>
          <w:instrText xml:space="preserve"> </w:instrText>
        </w:r>
        <w:r>
          <w:rPr>
            <w:noProof/>
          </w:rPr>
          <w:instrText>HYPERLINK \l "_Toc411341590"</w:instrText>
        </w:r>
        <w:r w:rsidRPr="00790C40">
          <w:rPr>
            <w:rStyle w:val="Hyperlink"/>
            <w:noProof/>
          </w:rPr>
          <w:instrText xml:space="preserve"> </w:instrText>
        </w:r>
        <w:r w:rsidRPr="00790C40">
          <w:rPr>
            <w:rStyle w:val="Hyperlink"/>
            <w:noProof/>
          </w:rPr>
          <w:fldChar w:fldCharType="separate"/>
        </w:r>
        <w:r w:rsidRPr="00790C40">
          <w:rPr>
            <w:rStyle w:val="Hyperlink"/>
            <w:noProof/>
          </w:rPr>
          <w:t>4.3.</w:t>
        </w:r>
        <w:r>
          <w:rPr>
            <w:rFonts w:asciiTheme="minorHAnsi" w:eastAsiaTheme="minorEastAsia" w:hAnsiTheme="minorHAnsi" w:cstheme="minorBidi"/>
            <w:b w:val="0"/>
            <w:noProof/>
            <w:sz w:val="22"/>
            <w:szCs w:val="22"/>
          </w:rPr>
          <w:tab/>
        </w:r>
        <w:r w:rsidRPr="00790C40">
          <w:rPr>
            <w:rStyle w:val="Hyperlink"/>
            <w:noProof/>
          </w:rPr>
          <w:t>Widget Design</w:t>
        </w:r>
        <w:r>
          <w:rPr>
            <w:noProof/>
            <w:webHidden/>
          </w:rPr>
          <w:tab/>
        </w:r>
        <w:r>
          <w:rPr>
            <w:noProof/>
            <w:webHidden/>
          </w:rPr>
          <w:fldChar w:fldCharType="begin"/>
        </w:r>
        <w:r>
          <w:rPr>
            <w:noProof/>
            <w:webHidden/>
          </w:rPr>
          <w:instrText xml:space="preserve"> PAGEREF _Toc411341590 \h </w:instrText>
        </w:r>
      </w:ins>
      <w:r>
        <w:rPr>
          <w:noProof/>
          <w:webHidden/>
        </w:rPr>
      </w:r>
      <w:r>
        <w:rPr>
          <w:noProof/>
          <w:webHidden/>
        </w:rPr>
        <w:fldChar w:fldCharType="separate"/>
      </w:r>
      <w:ins w:id="113" w:author="Radina Ivanova" w:date="2015-02-10T14:24:00Z">
        <w:r>
          <w:rPr>
            <w:noProof/>
            <w:webHidden/>
          </w:rPr>
          <w:t>13</w:t>
        </w:r>
        <w:r>
          <w:rPr>
            <w:noProof/>
            <w:webHidden/>
          </w:rPr>
          <w:fldChar w:fldCharType="end"/>
        </w:r>
        <w:r w:rsidRPr="00790C40">
          <w:rPr>
            <w:rStyle w:val="Hyperlink"/>
            <w:noProof/>
          </w:rPr>
          <w:fldChar w:fldCharType="end"/>
        </w:r>
      </w:ins>
    </w:p>
    <w:p w:rsidR="009B4E7E" w:rsidRDefault="009B4E7E" w:rsidP="009B4E7E">
      <w:pPr>
        <w:pStyle w:val="TOC1"/>
        <w:sectPr w:rsidR="009B4E7E" w:rsidSect="00AA3597">
          <w:footerReference w:type="default" r:id="rId11"/>
          <w:pgSz w:w="12240" w:h="15840" w:code="1"/>
          <w:pgMar w:top="1440" w:right="1440" w:bottom="1440" w:left="1440" w:header="720" w:footer="720" w:gutter="0"/>
          <w:pgNumType w:start="1"/>
          <w:cols w:space="720"/>
          <w:docGrid w:linePitch="360"/>
        </w:sectPr>
      </w:pPr>
      <w:r>
        <w:fldChar w:fldCharType="end"/>
      </w:r>
    </w:p>
    <w:p w:rsidR="009B4E7E" w:rsidRDefault="009B4E7E" w:rsidP="009B4E7E">
      <w:pPr>
        <w:pStyle w:val="Heading1"/>
      </w:pPr>
      <w:bookmarkStart w:id="116" w:name="_Toc411341575"/>
      <w:bookmarkEnd w:id="0"/>
      <w:r>
        <w:lastRenderedPageBreak/>
        <w:t>About this document</w:t>
      </w:r>
      <w:bookmarkEnd w:id="116"/>
    </w:p>
    <w:p w:rsidR="009B4E7E" w:rsidRDefault="009B4E7E" w:rsidP="009B4E7E">
      <w:r w:rsidRPr="00CD5105">
        <w:rPr>
          <w:sz w:val="24"/>
        </w:rPr>
        <w:t>This doc</w:t>
      </w:r>
      <w:r>
        <w:rPr>
          <w:sz w:val="24"/>
        </w:rPr>
        <w:t xml:space="preserve">ument is a “work in progress.” The dashboard will be designed through a series of mockups and iterative development sprint cycles in collaboration with VA stakeholders and users. </w:t>
      </w:r>
      <w:r w:rsidRPr="00CD5105">
        <w:rPr>
          <w:sz w:val="24"/>
        </w:rPr>
        <w:t>The document will be populated with content as the design evolves</w:t>
      </w:r>
      <w:r>
        <w:rPr>
          <w:sz w:val="24"/>
        </w:rPr>
        <w:t xml:space="preserve"> with each sprint, including all potential data options, configurability rules</w:t>
      </w:r>
      <w:ins w:id="117" w:author="mrobinson010" w:date="2015-02-10T13:36:00Z">
        <w:r w:rsidR="00E51A40">
          <w:rPr>
            <w:sz w:val="24"/>
          </w:rPr>
          <w:t>,</w:t>
        </w:r>
      </w:ins>
      <w:r>
        <w:rPr>
          <w:sz w:val="24"/>
        </w:rPr>
        <w:t xml:space="preserve"> and options. </w:t>
      </w:r>
      <w:r w:rsidRPr="00CD5105">
        <w:rPr>
          <w:sz w:val="24"/>
        </w:rPr>
        <w:t xml:space="preserve">The early versions of the document will focus on the conceptual </w:t>
      </w:r>
      <w:r>
        <w:rPr>
          <w:sz w:val="24"/>
        </w:rPr>
        <w:t xml:space="preserve">dashboard </w:t>
      </w:r>
      <w:r w:rsidRPr="00CD5105">
        <w:rPr>
          <w:sz w:val="24"/>
        </w:rPr>
        <w:t xml:space="preserve">design, key business requirements, and the primary </w:t>
      </w:r>
      <w:r>
        <w:rPr>
          <w:sz w:val="24"/>
        </w:rPr>
        <w:t>end-</w:t>
      </w:r>
      <w:r w:rsidRPr="00CD5105">
        <w:rPr>
          <w:sz w:val="24"/>
        </w:rPr>
        <w:t xml:space="preserve">user </w:t>
      </w:r>
      <w:r>
        <w:rPr>
          <w:sz w:val="24"/>
        </w:rPr>
        <w:t xml:space="preserve">features related to the design of the dashboard. Future versions will add additional detail as it becomes available. </w:t>
      </w:r>
    </w:p>
    <w:p w:rsidR="009B4E7E" w:rsidRPr="008844FF" w:rsidRDefault="009B4E7E" w:rsidP="009B4E7E">
      <w:pPr>
        <w:pStyle w:val="BodyText"/>
        <w:ind w:left="720"/>
      </w:pPr>
    </w:p>
    <w:p w:rsidR="009B4E7E" w:rsidRDefault="009B4E7E" w:rsidP="009B4E7E">
      <w:pPr>
        <w:pStyle w:val="Heading1"/>
      </w:pPr>
      <w:bookmarkStart w:id="118" w:name="_Toc411341576"/>
      <w:r>
        <w:t>Introduction</w:t>
      </w:r>
      <w:bookmarkEnd w:id="118"/>
    </w:p>
    <w:p w:rsidR="009B4E7E" w:rsidRPr="00453DC8" w:rsidRDefault="009B4E7E" w:rsidP="009B4E7E">
      <w:pPr>
        <w:pStyle w:val="PSPBodytext"/>
      </w:pPr>
      <w:r w:rsidRPr="00453DC8">
        <w:t>VA is seeking to expand suicide prevention</w:t>
      </w:r>
      <w:r>
        <w:t xml:space="preserve"> to include upstream approaches</w:t>
      </w:r>
      <w:r w:rsidRPr="00453DC8">
        <w:t xml:space="preserve">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rsidR="009B4E7E" w:rsidRDefault="009B4E7E" w:rsidP="009B4E7E">
      <w:pPr>
        <w:pStyle w:val="BodyText"/>
        <w:jc w:val="both"/>
      </w:pPr>
      <w:r w:rsidRPr="00453DC8">
        <w:t xml:space="preserve">The </w:t>
      </w:r>
      <w:r>
        <w:t>IRDS</w:t>
      </w:r>
      <w:r w:rsidRPr="00453DC8">
        <w:t xml:space="preserve"> innovation will serve to bolster the three major components of </w:t>
      </w:r>
      <w:r w:rsidR="009A10F2">
        <w:t>the Veteran Health Administration’s (VHA)</w:t>
      </w:r>
      <w:r w:rsidRPr="00453DC8">
        <w:t xml:space="preserve">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rsidR="009B4E7E" w:rsidRDefault="009B4E7E" w:rsidP="009B4E7E">
      <w:pPr>
        <w:pStyle w:val="BodyText"/>
        <w:jc w:val="both"/>
      </w:pPr>
      <w:r>
        <w:t xml:space="preserve">The dashboard component is a key feature of the IRDS solution. Within the dashboard, end users such as frontline outreach and intervention specialists, VA leadership, clinicians, and other staff with an interest in suicide outreach and intervention will be able to see data visualizations related to individual at-risk Veterans. The solution will provide visual screen elements that will provide quick, intuitive “at a glance” type information, in addition to visual screen elements that will allow users to “deep dive” into the data and create more customized views of the data depending on user preference.  </w:t>
      </w:r>
    </w:p>
    <w:p w:rsidR="009B4E7E" w:rsidRPr="00C82BAE" w:rsidRDefault="009B4E7E" w:rsidP="009B4E7E">
      <w:pPr>
        <w:autoSpaceDE w:val="0"/>
        <w:autoSpaceDN w:val="0"/>
        <w:adjustRightInd w:val="0"/>
        <w:rPr>
          <w:sz w:val="24"/>
        </w:rPr>
      </w:pPr>
      <w:r>
        <w:t xml:space="preserve">The dashboard’s design is informed by Human Centered Design (HCD) principles and techniques. HCD </w:t>
      </w:r>
      <w:r>
        <w:rPr>
          <w:sz w:val="24"/>
        </w:rPr>
        <w:t>is a discipline in which “the needs, behaviors, and experiences of an organization's customers (or users) drive product, service, and/or technology outputs.</w:t>
      </w:r>
      <w:r>
        <w:rPr>
          <w:rStyle w:val="FootnoteReference"/>
          <w:sz w:val="24"/>
        </w:rPr>
        <w:footnoteReference w:id="1"/>
      </w:r>
      <w:r>
        <w:rPr>
          <w:sz w:val="24"/>
        </w:rPr>
        <w:t>” In the case of IRDS, researchers and designers have used qualitative research techniques, primarily interviewing</w:t>
      </w:r>
      <w:r w:rsidR="00111A73">
        <w:rPr>
          <w:sz w:val="24"/>
        </w:rPr>
        <w:t xml:space="preserve"> and document review</w:t>
      </w:r>
      <w:r>
        <w:rPr>
          <w:sz w:val="24"/>
        </w:rPr>
        <w:t>, to understand how VA users currently do their work today and what they desire from the IRDS, including the dashboard. To that end, the dashboard’s design emphasizes display of information that is directly relevant to the target end user groups</w:t>
      </w:r>
      <w:r w:rsidR="009A10F2">
        <w:rPr>
          <w:sz w:val="24"/>
        </w:rPr>
        <w:t>’</w:t>
      </w:r>
      <w:r>
        <w:rPr>
          <w:sz w:val="24"/>
        </w:rPr>
        <w:t xml:space="preserve"> goals and desired outcomes in their work, in a way that is both easy to access and understand. </w:t>
      </w:r>
    </w:p>
    <w:p w:rsidR="009B4E7E" w:rsidRDefault="009B4E7E" w:rsidP="009B4E7E">
      <w:pPr>
        <w:pStyle w:val="BodyText"/>
        <w:jc w:val="both"/>
      </w:pPr>
    </w:p>
    <w:p w:rsidR="009B4E7E" w:rsidRDefault="009B4E7E" w:rsidP="009B4E7E">
      <w:pPr>
        <w:pStyle w:val="Heading2"/>
      </w:pPr>
      <w:bookmarkStart w:id="119" w:name="_Toc411341577"/>
      <w:bookmarkStart w:id="120" w:name="_Toc404082903"/>
      <w:r w:rsidRPr="00210591">
        <w:t>Purpose</w:t>
      </w:r>
      <w:bookmarkEnd w:id="119"/>
      <w:r w:rsidRPr="00210591">
        <w:t xml:space="preserve"> </w:t>
      </w:r>
      <w:bookmarkEnd w:id="120"/>
    </w:p>
    <w:p w:rsidR="003E5437" w:rsidRPr="009B745B" w:rsidRDefault="009B4E7E" w:rsidP="003E5437">
      <w:pPr>
        <w:rPr>
          <w:sz w:val="24"/>
        </w:rPr>
      </w:pPr>
      <w:r w:rsidRPr="009B745B">
        <w:rPr>
          <w:sz w:val="24"/>
        </w:rPr>
        <w:t xml:space="preserve">The purpose of this document is to describe how the proposed dashboard will be designed. The Dashboard Design Document translates requirement specifications into a document from which the developers can create the actual system. A related document, the System Design Document (SDD), translates requirement specifications into a document from which the developers can create the actual system from a technical and architectural perspective. For more information, please see the </w:t>
      </w:r>
      <w:hyperlink r:id="rId12" w:history="1">
        <w:r w:rsidRPr="009B745B">
          <w:rPr>
            <w:rStyle w:val="Hyperlink"/>
            <w:sz w:val="24"/>
          </w:rPr>
          <w:t>SDD</w:t>
        </w:r>
      </w:hyperlink>
      <w:r w:rsidRPr="009B745B">
        <w:rPr>
          <w:sz w:val="24"/>
        </w:rPr>
        <w:t xml:space="preserve"> at</w:t>
      </w:r>
      <w:r w:rsidR="003E5437" w:rsidRPr="009B745B">
        <w:rPr>
          <w:i/>
          <w:sz w:val="24"/>
        </w:rPr>
        <w:t xml:space="preserve"> </w:t>
      </w:r>
      <w:hyperlink r:id="rId13" w:history="1">
        <w:r w:rsidR="003E5437" w:rsidRPr="009B745B">
          <w:rPr>
            <w:rStyle w:val="Hyperlink"/>
            <w:sz w:val="24"/>
          </w:rPr>
          <w:t>https://internal.vacloud.us/wiki/pages/81X0Z7X5/Perceptive_Reach_Deliverables.html</w:t>
        </w:r>
      </w:hyperlink>
    </w:p>
    <w:p w:rsidR="009B4E7E" w:rsidRPr="00AB69E8" w:rsidRDefault="009B4E7E" w:rsidP="009B4E7E">
      <w:pPr>
        <w:pStyle w:val="InstructionalText1"/>
        <w:rPr>
          <w:i w:val="0"/>
          <w:color w:val="auto"/>
        </w:rPr>
      </w:pPr>
    </w:p>
    <w:p w:rsidR="009B4E7E" w:rsidRDefault="009B4E7E" w:rsidP="009B4E7E">
      <w:pPr>
        <w:pStyle w:val="Heading2"/>
      </w:pPr>
      <w:bookmarkStart w:id="121" w:name="_Toc411341578"/>
      <w:r>
        <w:t>Scope</w:t>
      </w:r>
      <w:bookmarkEnd w:id="121"/>
    </w:p>
    <w:p w:rsidR="009B4E7E" w:rsidRDefault="009B4E7E" w:rsidP="009B4E7E">
      <w:pPr>
        <w:pStyle w:val="BodyText"/>
      </w:pPr>
      <w:r>
        <w:t xml:space="preserve">The lists below describe what content is considered inside and outside the scope of the Dashboard Design Document. </w:t>
      </w:r>
    </w:p>
    <w:p w:rsidR="009B4E7E" w:rsidRDefault="009B4E7E" w:rsidP="009B4E7E">
      <w:pPr>
        <w:pStyle w:val="BodyText"/>
      </w:pPr>
      <w:r>
        <w:t xml:space="preserve">In scope: </w:t>
      </w:r>
    </w:p>
    <w:p w:rsidR="009B4E7E" w:rsidRDefault="009B4E7E" w:rsidP="009B4E7E">
      <w:pPr>
        <w:pStyle w:val="BodyText"/>
        <w:numPr>
          <w:ilvl w:val="0"/>
          <w:numId w:val="5"/>
        </w:numPr>
      </w:pPr>
      <w:r w:rsidRPr="00E007A5">
        <w:t>The visual and functional design of a  surveillance dashboard consisting of custom visualization tools that depict the results of analyses conducted by the IRDS, including data trends, events and performance metrics, Veteran demographics, Veteran medical history,</w:t>
      </w:r>
      <w:r w:rsidR="008714CA">
        <w:t xml:space="preserve"> clinical care support,</w:t>
      </w:r>
      <w:r w:rsidR="00111A73">
        <w:t xml:space="preserve"> outreach and intervention resources and guidelines, links to other tools and resources,</w:t>
      </w:r>
      <w:r w:rsidRPr="00E007A5">
        <w:t xml:space="preserve"> etc.</w:t>
      </w:r>
    </w:p>
    <w:p w:rsidR="009B4E7E" w:rsidRDefault="009B4E7E" w:rsidP="009B4E7E">
      <w:pPr>
        <w:pStyle w:val="BodyText"/>
        <w:numPr>
          <w:ilvl w:val="0"/>
          <w:numId w:val="5"/>
        </w:numPr>
      </w:pPr>
      <w:r w:rsidRPr="00AB08A6">
        <w:t xml:space="preserve">Data visualizations to include </w:t>
      </w:r>
      <w:r>
        <w:t>c</w:t>
      </w:r>
      <w:r w:rsidRPr="00AB08A6">
        <w:t xml:space="preserve">harts, </w:t>
      </w:r>
      <w:r>
        <w:t>t</w:t>
      </w:r>
      <w:r w:rsidRPr="00AB08A6">
        <w:t>ables,</w:t>
      </w:r>
      <w:r>
        <w:t xml:space="preserve"> </w:t>
      </w:r>
      <w:r w:rsidRPr="00AB08A6">
        <w:t xml:space="preserve">maps, </w:t>
      </w:r>
      <w:r>
        <w:t>a</w:t>
      </w:r>
      <w:r w:rsidRPr="00AB08A6">
        <w:t xml:space="preserve">nimations, </w:t>
      </w:r>
      <w:r>
        <w:t>o</w:t>
      </w:r>
      <w:r w:rsidRPr="00AB08A6">
        <w:t>ther graphics and visual technology.</w:t>
      </w:r>
    </w:p>
    <w:p w:rsidR="009B4E7E" w:rsidRDefault="009B4E7E" w:rsidP="009B4E7E">
      <w:pPr>
        <w:pStyle w:val="BodyText"/>
        <w:numPr>
          <w:ilvl w:val="0"/>
          <w:numId w:val="5"/>
        </w:numPr>
      </w:pPr>
      <w:r w:rsidRPr="00E007A5">
        <w:t>Dashboard configurability, providing different user groups distinct views that meet their business needs.</w:t>
      </w:r>
    </w:p>
    <w:p w:rsidR="009B4E7E" w:rsidRPr="009A10F2" w:rsidRDefault="009B4E7E" w:rsidP="009B4E7E">
      <w:pPr>
        <w:pStyle w:val="TableText"/>
        <w:numPr>
          <w:ilvl w:val="0"/>
          <w:numId w:val="5"/>
        </w:numPr>
        <w:rPr>
          <w:rFonts w:ascii="Times New Roman" w:hAnsi="Times New Roman" w:cs="Times New Roman"/>
          <w:sz w:val="24"/>
        </w:rPr>
      </w:pPr>
      <w:r w:rsidRPr="009A10F2">
        <w:rPr>
          <w:rFonts w:ascii="Times New Roman" w:hAnsi="Times New Roman" w:cs="Times New Roman"/>
          <w:sz w:val="24"/>
        </w:rPr>
        <w:t>Support for interactive viewing and formatting.</w:t>
      </w:r>
    </w:p>
    <w:p w:rsidR="009B4E7E" w:rsidRDefault="009B4E7E" w:rsidP="009B4E7E">
      <w:pPr>
        <w:pStyle w:val="BodyText"/>
        <w:numPr>
          <w:ilvl w:val="0"/>
          <w:numId w:val="5"/>
        </w:numPr>
      </w:pPr>
      <w:r w:rsidRPr="00E007A5">
        <w:t xml:space="preserve">Consideration of user interface (UI) and user experience (UX) </w:t>
      </w:r>
      <w:r w:rsidR="004853A6">
        <w:t xml:space="preserve">practices </w:t>
      </w:r>
      <w:r w:rsidRPr="00E007A5">
        <w:t>that will enable the dashboard to present data in a manner that is accessible to a broad range of users</w:t>
      </w:r>
      <w:r w:rsidR="008714CA">
        <w:t>.</w:t>
      </w:r>
    </w:p>
    <w:p w:rsidR="009B4E7E" w:rsidRDefault="009B4E7E" w:rsidP="009B4E7E">
      <w:pPr>
        <w:pStyle w:val="BodyText"/>
      </w:pPr>
      <w:r>
        <w:t xml:space="preserve">Out of scope: </w:t>
      </w:r>
    </w:p>
    <w:p w:rsidR="009B4E7E" w:rsidRDefault="009B4E7E" w:rsidP="009B4E7E">
      <w:pPr>
        <w:pStyle w:val="BodyText"/>
        <w:numPr>
          <w:ilvl w:val="0"/>
          <w:numId w:val="6"/>
        </w:numPr>
      </w:pPr>
      <w:r>
        <w:t>E</w:t>
      </w:r>
      <w:r w:rsidRPr="00E007A5">
        <w:t>nd-user</w:t>
      </w:r>
      <w:r w:rsidR="00111A73">
        <w:t xml:space="preserve"> profiles and</w:t>
      </w:r>
      <w:r>
        <w:t xml:space="preserve"> characteristic</w:t>
      </w:r>
      <w:r w:rsidRPr="00E007A5">
        <w:t xml:space="preserve"> research (</w:t>
      </w:r>
      <w:r>
        <w:t xml:space="preserve">to be </w:t>
      </w:r>
      <w:r w:rsidRPr="00E007A5">
        <w:t>included in the User Research Report)</w:t>
      </w:r>
    </w:p>
    <w:p w:rsidR="009B4E7E" w:rsidRDefault="009B4E7E" w:rsidP="009B4E7E">
      <w:pPr>
        <w:pStyle w:val="BodyText"/>
        <w:numPr>
          <w:ilvl w:val="0"/>
          <w:numId w:val="6"/>
        </w:numPr>
      </w:pPr>
      <w:r>
        <w:t>D</w:t>
      </w:r>
      <w:r w:rsidRPr="00E007A5">
        <w:t>escriptions of the IRDS architecture or technical capabilities (</w:t>
      </w:r>
      <w:r>
        <w:t xml:space="preserve">to be </w:t>
      </w:r>
      <w:r w:rsidRPr="00E007A5">
        <w:t>included in the System Design Document)</w:t>
      </w:r>
    </w:p>
    <w:p w:rsidR="009B4E7E" w:rsidRDefault="009B4E7E" w:rsidP="009B4E7E">
      <w:pPr>
        <w:pStyle w:val="BodyText"/>
        <w:ind w:left="720"/>
      </w:pPr>
    </w:p>
    <w:p w:rsidR="009B4E7E" w:rsidRDefault="009B4E7E" w:rsidP="009B4E7E">
      <w:pPr>
        <w:pStyle w:val="Heading2"/>
      </w:pPr>
      <w:bookmarkStart w:id="122" w:name="_User_Characteristics"/>
      <w:bookmarkStart w:id="123" w:name="ColumnTitle_03"/>
      <w:bookmarkStart w:id="124" w:name="ColumnTitle_04"/>
      <w:bookmarkStart w:id="125" w:name="_Toc411341579"/>
      <w:bookmarkEnd w:id="122"/>
      <w:bookmarkEnd w:id="123"/>
      <w:bookmarkEnd w:id="124"/>
      <w:r>
        <w:t>User Scenarios</w:t>
      </w:r>
      <w:bookmarkEnd w:id="125"/>
    </w:p>
    <w:p w:rsidR="009B4E7E" w:rsidRPr="00D35D5C" w:rsidRDefault="009B4E7E" w:rsidP="009B4E7E">
      <w:pPr>
        <w:rPr>
          <w:rFonts w:cstheme="minorHAnsi"/>
          <w:sz w:val="24"/>
        </w:rPr>
      </w:pPr>
      <w:r w:rsidRPr="00D35D5C">
        <w:rPr>
          <w:sz w:val="24"/>
        </w:rPr>
        <w:t>There are five user interaction scenarios envisioned</w:t>
      </w:r>
      <w:r>
        <w:rPr>
          <w:sz w:val="24"/>
        </w:rPr>
        <w:t xml:space="preserve"> for the IRDS:</w:t>
      </w:r>
      <w:r w:rsidRPr="00D35D5C">
        <w:rPr>
          <w:sz w:val="24"/>
        </w:rPr>
        <w:t xml:space="preserve"> upstream at-risk notification, surveillance, research, reporting, and system</w:t>
      </w:r>
      <w:r>
        <w:rPr>
          <w:sz w:val="24"/>
        </w:rPr>
        <w:t xml:space="preserve"> </w:t>
      </w:r>
      <w:r w:rsidRPr="00D35D5C">
        <w:rPr>
          <w:sz w:val="24"/>
        </w:rPr>
        <w:t>sustainment</w:t>
      </w:r>
      <w:r>
        <w:rPr>
          <w:sz w:val="24"/>
        </w:rPr>
        <w:t xml:space="preserve">. </w:t>
      </w:r>
    </w:p>
    <w:p w:rsidR="009B4E7E" w:rsidRPr="00EC2EBF" w:rsidRDefault="009B4E7E" w:rsidP="009B4E7E">
      <w:pPr>
        <w:pStyle w:val="ListParagraph"/>
        <w:spacing w:before="120" w:after="120"/>
        <w:rPr>
          <w:rFonts w:cstheme="minorHAnsi"/>
          <w:sz w:val="24"/>
        </w:rPr>
      </w:pPr>
    </w:p>
    <w:p w:rsidR="004D0541" w:rsidRDefault="004D0541" w:rsidP="004D0541">
      <w:pPr>
        <w:pStyle w:val="ListParagraph"/>
        <w:numPr>
          <w:ilvl w:val="0"/>
          <w:numId w:val="3"/>
        </w:numPr>
        <w:spacing w:before="120" w:after="120"/>
        <w:rPr>
          <w:rFonts w:cstheme="minorHAnsi"/>
          <w:sz w:val="24"/>
        </w:rPr>
      </w:pPr>
      <w:r w:rsidRPr="004D0541">
        <w:rPr>
          <w:rFonts w:cstheme="minorHAnsi"/>
          <w:sz w:val="24"/>
        </w:rPr>
        <w:lastRenderedPageBreak/>
        <w:t>Upstream At-Risk Notification – The primary users in this usage model are the VA</w:t>
      </w:r>
      <w:r>
        <w:rPr>
          <w:rFonts w:cstheme="minorHAnsi"/>
          <w:sz w:val="24"/>
        </w:rPr>
        <w:t xml:space="preserve"> </w:t>
      </w:r>
      <w:r w:rsidRPr="009B745B">
        <w:rPr>
          <w:rFonts w:cstheme="minorHAnsi"/>
          <w:sz w:val="24"/>
        </w:rPr>
        <w:t xml:space="preserve">outreach and intervention teams. The </w:t>
      </w:r>
      <w:r>
        <w:rPr>
          <w:rFonts w:cstheme="minorHAnsi"/>
          <w:sz w:val="24"/>
        </w:rPr>
        <w:t>system will</w:t>
      </w:r>
      <w:r w:rsidRPr="009B745B">
        <w:rPr>
          <w:rFonts w:cstheme="minorHAnsi"/>
          <w:sz w:val="24"/>
        </w:rPr>
        <w:t xml:space="preserve"> provide secure notification via a Direct</w:t>
      </w:r>
      <w:r>
        <w:rPr>
          <w:rFonts w:cstheme="minorHAnsi"/>
          <w:sz w:val="24"/>
        </w:rPr>
        <w:t xml:space="preserve"> </w:t>
      </w:r>
      <w:r w:rsidRPr="009B745B">
        <w:rPr>
          <w:rFonts w:cstheme="minorHAnsi"/>
          <w:sz w:val="24"/>
        </w:rPr>
        <w:t xml:space="preserve">Message of at-risk populations and at-risk individuals to these teams. </w:t>
      </w:r>
    </w:p>
    <w:p w:rsidR="004D0541" w:rsidRPr="009B745B" w:rsidRDefault="004D0541" w:rsidP="009B745B">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surveillance 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9B4E7E" w:rsidRPr="00EC2EBF" w:rsidRDefault="009B4E7E" w:rsidP="009B4E7E">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9B4E7E" w:rsidRDefault="009B4E7E" w:rsidP="009B4E7E">
      <w:pPr>
        <w:pStyle w:val="ListParagraph"/>
        <w:numPr>
          <w:ilvl w:val="0"/>
          <w:numId w:val="3"/>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9B4E7E" w:rsidRPr="000D362A" w:rsidRDefault="009B4E7E" w:rsidP="009B4E7E">
      <w:pPr>
        <w:spacing w:before="120" w:after="120"/>
        <w:rPr>
          <w:rFonts w:cstheme="minorHAnsi"/>
          <w:sz w:val="24"/>
        </w:rPr>
      </w:pPr>
      <w:r>
        <w:rPr>
          <w:rFonts w:cstheme="minorHAnsi"/>
          <w:sz w:val="24"/>
        </w:rPr>
        <w:t>User interaction with the dashboard is broadly described i</w:t>
      </w:r>
      <w:r w:rsidR="009A10F2">
        <w:rPr>
          <w:rFonts w:cstheme="minorHAnsi"/>
          <w:sz w:val="24"/>
        </w:rPr>
        <w:t>n the “</w:t>
      </w:r>
      <w:r w:rsidR="004D0541">
        <w:rPr>
          <w:rFonts w:cstheme="minorHAnsi"/>
          <w:sz w:val="24"/>
        </w:rPr>
        <w:t>S</w:t>
      </w:r>
      <w:r w:rsidR="009A10F2">
        <w:rPr>
          <w:rFonts w:cstheme="minorHAnsi"/>
          <w:sz w:val="24"/>
        </w:rPr>
        <w:t xml:space="preserve">urveillance” </w:t>
      </w:r>
      <w:r>
        <w:rPr>
          <w:rFonts w:cstheme="minorHAnsi"/>
          <w:sz w:val="24"/>
        </w:rPr>
        <w:t xml:space="preserve">scenario above, however it is conceivable that users will access the dashboard in parallel or in conjunction with other interaction scenarios during the course of a regular </w:t>
      </w:r>
      <w:r w:rsidR="006B12E0">
        <w:rPr>
          <w:rFonts w:cstheme="minorHAnsi"/>
          <w:sz w:val="24"/>
        </w:rPr>
        <w:t>workday</w:t>
      </w:r>
      <w:r>
        <w:rPr>
          <w:rFonts w:cstheme="minorHAnsi"/>
          <w:sz w:val="24"/>
        </w:rPr>
        <w:t xml:space="preserve">. Additional user research and characteristics are included in the User Research Report. </w:t>
      </w:r>
    </w:p>
    <w:p w:rsidR="009B4E7E" w:rsidRDefault="009B4E7E" w:rsidP="009B4E7E"/>
    <w:p w:rsidR="009B4E7E" w:rsidRDefault="009B4E7E" w:rsidP="009B4E7E">
      <w:pPr>
        <w:pStyle w:val="Heading2"/>
      </w:pPr>
      <w:bookmarkStart w:id="126" w:name="_Toc411341580"/>
      <w:r>
        <w:t>Relationship to Other Documents and Plans</w:t>
      </w:r>
      <w:bookmarkEnd w:id="126"/>
    </w:p>
    <w:p w:rsidR="009B4E7E" w:rsidRPr="000406F8" w:rsidRDefault="009B4E7E" w:rsidP="009B4E7E">
      <w:pPr>
        <w:rPr>
          <w:sz w:val="24"/>
        </w:rPr>
      </w:pPr>
      <w:r w:rsidRPr="000406F8">
        <w:rPr>
          <w:sz w:val="24"/>
        </w:rPr>
        <w:t>The following IRDS documents may be referenced in tandem with the information recorded here:</w:t>
      </w:r>
    </w:p>
    <w:p w:rsidR="009B4E7E" w:rsidRDefault="00E26A3F" w:rsidP="009B4E7E">
      <w:pPr>
        <w:pStyle w:val="ListParagraph"/>
        <w:numPr>
          <w:ilvl w:val="0"/>
          <w:numId w:val="2"/>
        </w:numPr>
        <w:rPr>
          <w:sz w:val="24"/>
        </w:rPr>
      </w:pPr>
      <w:hyperlink r:id="rId14" w:history="1">
        <w:r w:rsidR="009B4E7E" w:rsidRPr="003E5437">
          <w:rPr>
            <w:rStyle w:val="Hyperlink"/>
            <w:sz w:val="24"/>
          </w:rPr>
          <w:t>IRDS Requirements Specification Document (RSD)</w:t>
        </w:r>
      </w:hyperlink>
    </w:p>
    <w:p w:rsidR="009B4E7E" w:rsidRDefault="00E26A3F" w:rsidP="009B4E7E">
      <w:pPr>
        <w:pStyle w:val="ListParagraph"/>
        <w:numPr>
          <w:ilvl w:val="0"/>
          <w:numId w:val="2"/>
        </w:numPr>
        <w:rPr>
          <w:sz w:val="24"/>
        </w:rPr>
      </w:pPr>
      <w:hyperlink r:id="rId15" w:history="1">
        <w:r w:rsidR="009B4E7E" w:rsidRPr="003E5437">
          <w:rPr>
            <w:rStyle w:val="Hyperlink"/>
            <w:sz w:val="24"/>
          </w:rPr>
          <w:t>IRDS System Design Document (SDD)</w:t>
        </w:r>
      </w:hyperlink>
    </w:p>
    <w:p w:rsidR="009B4E7E" w:rsidRDefault="00E26A3F" w:rsidP="009B4E7E">
      <w:pPr>
        <w:pStyle w:val="ListParagraph"/>
        <w:numPr>
          <w:ilvl w:val="0"/>
          <w:numId w:val="2"/>
        </w:numPr>
        <w:rPr>
          <w:sz w:val="24"/>
        </w:rPr>
      </w:pPr>
      <w:hyperlink r:id="rId16" w:history="1">
        <w:r w:rsidR="009B4E7E" w:rsidRPr="003E5437">
          <w:rPr>
            <w:rStyle w:val="Hyperlink"/>
            <w:sz w:val="24"/>
          </w:rPr>
          <w:t>IRDS Requirements Traceability Matrix (RTM)</w:t>
        </w:r>
      </w:hyperlink>
    </w:p>
    <w:p w:rsidR="009B4E7E" w:rsidRDefault="00E26A3F" w:rsidP="009B4E7E">
      <w:pPr>
        <w:pStyle w:val="ListParagraph"/>
        <w:numPr>
          <w:ilvl w:val="0"/>
          <w:numId w:val="2"/>
        </w:numPr>
        <w:rPr>
          <w:sz w:val="24"/>
        </w:rPr>
      </w:pPr>
      <w:hyperlink r:id="rId17" w:history="1">
        <w:r w:rsidR="009B4E7E" w:rsidRPr="003E5437">
          <w:rPr>
            <w:rStyle w:val="Hyperlink"/>
            <w:sz w:val="24"/>
          </w:rPr>
          <w:t>IRDS User Research Report</w:t>
        </w:r>
      </w:hyperlink>
    </w:p>
    <w:p w:rsidR="009B4E7E" w:rsidRPr="006D3F08" w:rsidRDefault="009B4E7E" w:rsidP="009B4E7E">
      <w:pPr>
        <w:rPr>
          <w:sz w:val="24"/>
        </w:rPr>
      </w:pPr>
    </w:p>
    <w:p w:rsidR="009B4E7E" w:rsidRPr="00203EC2" w:rsidRDefault="009B4E7E" w:rsidP="009B4E7E">
      <w:pPr>
        <w:rPr>
          <w:rFonts w:ascii="Arial" w:hAnsi="Arial"/>
        </w:rPr>
      </w:pPr>
    </w:p>
    <w:p w:rsidR="009B4E7E" w:rsidRDefault="009B4E7E" w:rsidP="009B4E7E">
      <w:pPr>
        <w:pStyle w:val="Heading2"/>
      </w:pPr>
      <w:bookmarkStart w:id="127" w:name="_Toc411341581"/>
      <w:r>
        <w:t>Acronyms and Abbreviations</w:t>
      </w:r>
      <w:bookmarkEnd w:id="127"/>
    </w:p>
    <w:p w:rsidR="009B4E7E" w:rsidRDefault="009B4E7E" w:rsidP="009B4E7E">
      <w:pPr>
        <w:pStyle w:val="InstructionalText1"/>
      </w:pPr>
    </w:p>
    <w:p w:rsidR="009B4E7E" w:rsidRDefault="009B4E7E" w:rsidP="009B4E7E">
      <w:pPr>
        <w:pStyle w:val="Caption"/>
      </w:pPr>
      <w:r>
        <w:lastRenderedPageBreak/>
        <w:t xml:space="preserve">Table </w:t>
      </w:r>
      <w:r w:rsidR="00E26A3F">
        <w:fldChar w:fldCharType="begin"/>
      </w:r>
      <w:r w:rsidR="00E26A3F">
        <w:instrText xml:space="preserve"> SEQ Table \* ARABIC </w:instrText>
      </w:r>
      <w:r w:rsidR="00E26A3F">
        <w:fldChar w:fldCharType="separate"/>
      </w:r>
      <w:r w:rsidR="006A1B34">
        <w:rPr>
          <w:noProof/>
        </w:rPr>
        <w:t>1</w:t>
      </w:r>
      <w:r w:rsidR="00E26A3F">
        <w:rPr>
          <w:noProof/>
        </w:rPr>
        <w:fldChar w:fldCharType="end"/>
      </w:r>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9B4E7E" w:rsidRPr="00D35D5C" w:rsidTr="00BA7317">
        <w:trPr>
          <w:cantSplit/>
          <w:trHeight w:val="421"/>
          <w:tblHeader/>
          <w:jc w:val="center"/>
        </w:trPr>
        <w:tc>
          <w:tcPr>
            <w:tcW w:w="97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Term</w:t>
            </w:r>
          </w:p>
        </w:tc>
      </w:tr>
      <w:tr w:rsidR="00B214B7" w:rsidRPr="00D35D5C" w:rsidTr="00BA7317">
        <w:trPr>
          <w:cantSplit/>
          <w:trHeight w:val="400"/>
          <w:jc w:val="center"/>
        </w:trPr>
        <w:tc>
          <w:tcPr>
            <w:tcW w:w="97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EHR</w:t>
            </w:r>
          </w:p>
        </w:tc>
        <w:tc>
          <w:tcPr>
            <w:tcW w:w="403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Electronic Health Record</w:t>
            </w:r>
          </w:p>
        </w:tc>
      </w:tr>
      <w:tr w:rsidR="00B8690B" w:rsidRPr="00D35D5C" w:rsidTr="00BA7317">
        <w:trPr>
          <w:cantSplit/>
          <w:trHeight w:val="400"/>
          <w:jc w:val="center"/>
        </w:trPr>
        <w:tc>
          <w:tcPr>
            <w:tcW w:w="97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DoD</w:t>
            </w:r>
          </w:p>
        </w:tc>
        <w:tc>
          <w:tcPr>
            <w:tcW w:w="403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Department of Defense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GUI</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Graphical User Interface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HCD</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Human Centered Design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HHS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 Department of Health and Human Services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ICD</w:t>
            </w:r>
          </w:p>
        </w:tc>
        <w:tc>
          <w:tcPr>
            <w:tcW w:w="4030" w:type="pct"/>
          </w:tcPr>
          <w:p w:rsidR="009B4E7E" w:rsidRDefault="009B4E7E" w:rsidP="00BA7317">
            <w:pPr>
              <w:pStyle w:val="TableText"/>
              <w:rPr>
                <w:rFonts w:ascii="Times New Roman" w:hAnsi="Times New Roman" w:cs="Times New Roman"/>
                <w:szCs w:val="22"/>
              </w:rPr>
            </w:pPr>
            <w:r w:rsidRPr="00E60F38">
              <w:rPr>
                <w:rFonts w:ascii="Times New Roman" w:hAnsi="Times New Roman" w:cs="Times New Roman"/>
                <w:szCs w:val="22"/>
              </w:rPr>
              <w:t>International Statistical Classification of Diseases and Related Health Problems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IPT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Integrated  Project Team</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IRDS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Integrated  Reach  Database System</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Information Technology</w:t>
            </w:r>
          </w:p>
        </w:tc>
      </w:tr>
      <w:tr w:rsidR="00896AE7" w:rsidRPr="00D35D5C" w:rsidTr="00BA7317">
        <w:trPr>
          <w:cantSplit/>
          <w:trHeight w:val="400"/>
          <w:jc w:val="center"/>
        </w:trPr>
        <w:tc>
          <w:tcPr>
            <w:tcW w:w="97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MDD</w:t>
            </w:r>
          </w:p>
        </w:tc>
        <w:tc>
          <w:tcPr>
            <w:tcW w:w="403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Major Depressive Disorder</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PWS</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Performance Work Statement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RSD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Specification  Document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RTM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Traceability Matrix</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SDD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System Design Document</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Suicide Prevention Coordinator</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TRM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Technical Reference Model</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Interface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UX</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Experience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Department of Veterans Affairs</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VACI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 Center for Innovation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VHA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Veterans Health Administration</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VISN</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Veteran</w:t>
            </w:r>
            <w:r w:rsidR="009A10F2">
              <w:rPr>
                <w:rFonts w:ascii="Times New Roman" w:hAnsi="Times New Roman" w:cs="Times New Roman"/>
                <w:szCs w:val="22"/>
              </w:rPr>
              <w:t>s</w:t>
            </w:r>
            <w:r>
              <w:rPr>
                <w:rFonts w:ascii="Times New Roman" w:hAnsi="Times New Roman" w:cs="Times New Roman"/>
                <w:szCs w:val="22"/>
              </w:rPr>
              <w:t xml:space="preserve"> Service Area Network</w:t>
            </w:r>
          </w:p>
        </w:tc>
      </w:tr>
    </w:tbl>
    <w:p w:rsidR="009B4E7E" w:rsidRDefault="009B4E7E" w:rsidP="009B4E7E">
      <w:pPr>
        <w:pStyle w:val="Heading2"/>
        <w:numPr>
          <w:ilvl w:val="0"/>
          <w:numId w:val="0"/>
        </w:numPr>
        <w:ind w:left="907"/>
      </w:pPr>
    </w:p>
    <w:p w:rsidR="009B4E7E" w:rsidRPr="00EA5E62" w:rsidRDefault="009B4E7E" w:rsidP="009B4E7E">
      <w:pPr>
        <w:pStyle w:val="Heading1"/>
      </w:pPr>
      <w:bookmarkStart w:id="128" w:name="_Toc411341582"/>
      <w:r>
        <w:t>Background</w:t>
      </w:r>
      <w:bookmarkEnd w:id="128"/>
    </w:p>
    <w:p w:rsidR="009B4E7E" w:rsidRDefault="009B4E7E" w:rsidP="009B4E7E">
      <w:pPr>
        <w:pStyle w:val="Heading2"/>
      </w:pPr>
      <w:bookmarkStart w:id="129" w:name="_Toc411341583"/>
      <w:r>
        <w:t>Assumptions and Constraints</w:t>
      </w:r>
      <w:bookmarkEnd w:id="129"/>
    </w:p>
    <w:p w:rsidR="009B4E7E" w:rsidRDefault="009B4E7E" w:rsidP="009B4E7E">
      <w:pPr>
        <w:pStyle w:val="Heading3"/>
      </w:pPr>
      <w:bookmarkStart w:id="130" w:name="_Toc411341584"/>
      <w:r>
        <w:t>Design Assumptions</w:t>
      </w:r>
      <w:bookmarkEnd w:id="130"/>
    </w:p>
    <w:p w:rsidR="004D0541" w:rsidRDefault="00111A73" w:rsidP="009B4E7E">
      <w:pPr>
        <w:pStyle w:val="BodyText"/>
      </w:pPr>
      <w:r>
        <w:t>T</w:t>
      </w:r>
      <w:r w:rsidR="004D0541">
        <w:t>he primary user goals and objectives related to dashboard functionality are related to providing effective, timely,</w:t>
      </w:r>
      <w:r w:rsidR="008714CA">
        <w:t xml:space="preserve"> and</w:t>
      </w:r>
      <w:r w:rsidR="004D0541">
        <w:t xml:space="preserve"> well-informed outreach, intervention, and clinical </w:t>
      </w:r>
      <w:r w:rsidR="008714CA">
        <w:t xml:space="preserve">care </w:t>
      </w:r>
      <w:r w:rsidR="004D0541">
        <w:t>services to at-risk Veteran patients. Data</w:t>
      </w:r>
      <w:r w:rsidR="00C5056D">
        <w:t xml:space="preserve"> visualizations</w:t>
      </w:r>
      <w:r w:rsidR="004D0541">
        <w:t xml:space="preserve"> related to Veteran populations at the state, Veteran Integrated Service Network (VISN)</w:t>
      </w:r>
      <w:r w:rsidR="00C5056D">
        <w:t>, region, or national levels are of lower priority for development</w:t>
      </w:r>
      <w:r w:rsidR="00FD0AFA">
        <w:t>. The</w:t>
      </w:r>
      <w:r w:rsidR="00C5056D">
        <w:t xml:space="preserve"> ability to view data aggregated at these levels will be limited to users in leadership positions within VA who have appropriate</w:t>
      </w:r>
      <w:r w:rsidR="008714CA">
        <w:t xml:space="preserve"> system</w:t>
      </w:r>
      <w:r w:rsidR="00C5056D">
        <w:t xml:space="preserve"> access. </w:t>
      </w:r>
    </w:p>
    <w:p w:rsidR="009B4E7E" w:rsidRPr="00FD4EFA" w:rsidRDefault="009B4E7E" w:rsidP="009B4E7E">
      <w:pPr>
        <w:pStyle w:val="BodyText"/>
      </w:pPr>
      <w:r>
        <w:t xml:space="preserve">In accordance with industry standard Agile best practices, the design team will present the design of the dashboard to project stakeholders regularly to garner feedback and better-inform future iterations of the design. As </w:t>
      </w:r>
      <w:r w:rsidR="00C5056D">
        <w:t xml:space="preserve">more </w:t>
      </w:r>
      <w:r>
        <w:t xml:space="preserve">assumptions are </w:t>
      </w:r>
      <w:r w:rsidR="006B12E0">
        <w:t>identified,</w:t>
      </w:r>
      <w:r>
        <w:t xml:space="preserve"> this section will be updated. </w:t>
      </w:r>
    </w:p>
    <w:p w:rsidR="009B4E7E" w:rsidRDefault="009B4E7E" w:rsidP="009B4E7E">
      <w:pPr>
        <w:pStyle w:val="Heading3"/>
      </w:pPr>
      <w:bookmarkStart w:id="131" w:name="_Toc411341585"/>
      <w:r>
        <w:t>Design Constraints</w:t>
      </w:r>
      <w:bookmarkEnd w:id="131"/>
    </w:p>
    <w:p w:rsidR="009B4E7E" w:rsidRPr="00694966" w:rsidRDefault="009B4E7E" w:rsidP="009B4E7E">
      <w:pPr>
        <w:numPr>
          <w:ilvl w:val="0"/>
          <w:numId w:val="4"/>
        </w:numPr>
        <w:spacing w:before="120" w:after="120"/>
        <w:rPr>
          <w:sz w:val="24"/>
          <w:szCs w:val="20"/>
        </w:rPr>
      </w:pPr>
      <w:r w:rsidRPr="00694966">
        <w:rPr>
          <w:sz w:val="24"/>
          <w:szCs w:val="20"/>
        </w:rPr>
        <w:t xml:space="preserve">System designers have attempted to utilize open source tools wherever possible. This </w:t>
      </w:r>
      <w:r>
        <w:rPr>
          <w:sz w:val="24"/>
          <w:szCs w:val="20"/>
        </w:rPr>
        <w:t xml:space="preserve">includes </w:t>
      </w:r>
      <w:r w:rsidRPr="00694966">
        <w:rPr>
          <w:sz w:val="24"/>
          <w:szCs w:val="20"/>
        </w:rPr>
        <w:t xml:space="preserve">design of the user interface / front end presentation layer of the system, testing tools, and statistical / analytics tools. </w:t>
      </w:r>
    </w:p>
    <w:p w:rsidR="009B4E7E" w:rsidRDefault="009B4E7E" w:rsidP="009B4E7E">
      <w:pPr>
        <w:numPr>
          <w:ilvl w:val="0"/>
          <w:numId w:val="4"/>
        </w:numPr>
        <w:spacing w:before="120" w:after="120"/>
        <w:rPr>
          <w:sz w:val="24"/>
          <w:szCs w:val="20"/>
        </w:rPr>
      </w:pPr>
      <w:r w:rsidRPr="00694966">
        <w:rPr>
          <w:sz w:val="24"/>
          <w:szCs w:val="20"/>
        </w:rPr>
        <w:t>System designers used VA tools approved for use in the VA Technical Reference Model (TRM) or have requested a waiver for any tools not included in the TRM</w:t>
      </w:r>
      <w:r>
        <w:rPr>
          <w:sz w:val="24"/>
          <w:szCs w:val="20"/>
        </w:rPr>
        <w:t xml:space="preserve">. </w:t>
      </w:r>
    </w:p>
    <w:p w:rsidR="009B4E7E" w:rsidRDefault="009B4E7E" w:rsidP="009B4E7E">
      <w:pPr>
        <w:numPr>
          <w:ilvl w:val="0"/>
          <w:numId w:val="4"/>
        </w:numPr>
        <w:spacing w:before="120" w:after="120"/>
        <w:rPr>
          <w:sz w:val="24"/>
          <w:szCs w:val="20"/>
        </w:rPr>
      </w:pPr>
      <w:r>
        <w:rPr>
          <w:sz w:val="24"/>
          <w:szCs w:val="20"/>
        </w:rPr>
        <w:t xml:space="preserve">The design team will comply with VA-recommend UI/UX best practices as defined in the project’s RSD. </w:t>
      </w:r>
    </w:p>
    <w:p w:rsidR="009B4E7E" w:rsidRDefault="009B4E7E" w:rsidP="009B4E7E">
      <w:pPr>
        <w:numPr>
          <w:ilvl w:val="0"/>
          <w:numId w:val="4"/>
        </w:numPr>
        <w:spacing w:before="120" w:after="120"/>
        <w:rPr>
          <w:sz w:val="24"/>
          <w:szCs w:val="20"/>
        </w:rPr>
      </w:pPr>
      <w:r>
        <w:rPr>
          <w:sz w:val="24"/>
          <w:szCs w:val="20"/>
        </w:rPr>
        <w:t>The design of the dashboard is both driven and constrained by the data available within the IRDS. As new datasets are incorporated into the IRDS</w:t>
      </w:r>
      <w:r w:rsidR="008714CA">
        <w:rPr>
          <w:sz w:val="24"/>
          <w:szCs w:val="20"/>
        </w:rPr>
        <w:t xml:space="preserve"> or when new statistical techniques and models are applied to the data</w:t>
      </w:r>
      <w:r>
        <w:rPr>
          <w:sz w:val="24"/>
          <w:szCs w:val="20"/>
        </w:rPr>
        <w:t xml:space="preserve">, new design features or data visualizations may be feasible. </w:t>
      </w:r>
    </w:p>
    <w:p w:rsidR="009B4E7E" w:rsidRPr="001F3300" w:rsidRDefault="009B4E7E" w:rsidP="009B4E7E">
      <w:pPr>
        <w:numPr>
          <w:ilvl w:val="0"/>
          <w:numId w:val="4"/>
        </w:numPr>
        <w:spacing w:before="120" w:after="120"/>
        <w:rPr>
          <w:sz w:val="24"/>
          <w:szCs w:val="20"/>
        </w:rPr>
      </w:pPr>
      <w:r>
        <w:rPr>
          <w:sz w:val="24"/>
          <w:szCs w:val="20"/>
        </w:rPr>
        <w:t xml:space="preserve">The dashboard must operate within VA-approved web browsers. </w:t>
      </w:r>
    </w:p>
    <w:p w:rsidR="009B4E7E" w:rsidRDefault="009B4E7E" w:rsidP="009B4E7E">
      <w:pPr>
        <w:pStyle w:val="Heading3"/>
      </w:pPr>
      <w:bookmarkStart w:id="132" w:name="_Toc411341586"/>
      <w:r>
        <w:t>Design Trade-offs</w:t>
      </w:r>
      <w:bookmarkEnd w:id="132"/>
    </w:p>
    <w:p w:rsidR="009B4E7E" w:rsidRDefault="000269AF" w:rsidP="009B4E7E">
      <w:pPr>
        <w:pStyle w:val="BodyText"/>
      </w:pPr>
      <w:r>
        <w:t xml:space="preserve">The dashboard’s design must be created using open source tools meaning that adoption of a design based on non-open source or commercial tools is not feasible. In addition, </w:t>
      </w:r>
      <w:r w:rsidR="00350153">
        <w:t>access to the dashboard</w:t>
      </w:r>
      <w:r>
        <w:t xml:space="preserve"> must be </w:t>
      </w:r>
      <w:r w:rsidR="00350153">
        <w:t>web-</w:t>
      </w:r>
      <w:r w:rsidRPr="000269AF">
        <w:t xml:space="preserve">based </w:t>
      </w:r>
      <w:r>
        <w:t>and accessible</w:t>
      </w:r>
      <w:r w:rsidRPr="000269AF">
        <w:t xml:space="preserve"> by VA supported/approved browsers</w:t>
      </w:r>
      <w:r>
        <w:t xml:space="preserve">. Therefore, design features must be readable for viewers using standard </w:t>
      </w:r>
      <w:r w:rsidRPr="000269AF">
        <w:t>1024×768</w:t>
      </w:r>
      <w:r>
        <w:t xml:space="preserve">, </w:t>
      </w:r>
      <w:r w:rsidRPr="000269AF">
        <w:t>1366×768</w:t>
      </w:r>
      <w:r>
        <w:t xml:space="preserve">, and </w:t>
      </w:r>
      <w:r w:rsidRPr="000269AF">
        <w:t>1280×800</w:t>
      </w:r>
      <w:r>
        <w:t xml:space="preserve"> screen resolutions. </w:t>
      </w:r>
      <w:r w:rsidR="00350153">
        <w:t xml:space="preserve">Lastly, given the diverse set of target end users of the dashboard, the design will emphasize configurable features and data visualizations to enhance user ability to customize dashboard views to their own unique needs. </w:t>
      </w:r>
    </w:p>
    <w:p w:rsidR="009B4E7E" w:rsidRDefault="009B4E7E" w:rsidP="009B4E7E">
      <w:pPr>
        <w:pStyle w:val="BodyText"/>
      </w:pPr>
    </w:p>
    <w:p w:rsidR="009B4E7E" w:rsidRDefault="009B4E7E" w:rsidP="009B4E7E">
      <w:pPr>
        <w:pStyle w:val="Heading1"/>
      </w:pPr>
      <w:bookmarkStart w:id="133" w:name="_Toc411341587"/>
      <w:r>
        <w:lastRenderedPageBreak/>
        <w:t>Conceptual Dashboard Design</w:t>
      </w:r>
      <w:bookmarkEnd w:id="133"/>
    </w:p>
    <w:p w:rsidR="009B4E7E" w:rsidRDefault="009B4E7E" w:rsidP="009B4E7E">
      <w:pPr>
        <w:pStyle w:val="BodyText"/>
      </w:pPr>
      <w:r>
        <w:t xml:space="preserve">At the highest </w:t>
      </w:r>
      <w:r w:rsidR="006B12E0">
        <w:t>level,</w:t>
      </w:r>
      <w:r>
        <w:t xml:space="preserve"> a dashboard is “a visual display of the most important information needed to achieve one or more objectives, consolidated and arranged on a single screen so the information can be monitored at a glance.</w:t>
      </w:r>
      <w:r>
        <w:rPr>
          <w:rStyle w:val="FootnoteReference"/>
        </w:rPr>
        <w:footnoteReference w:id="2"/>
      </w:r>
      <w:r>
        <w:t xml:space="preserve">” </w:t>
      </w:r>
    </w:p>
    <w:p w:rsidR="00113028" w:rsidRDefault="009B4E7E" w:rsidP="009B4E7E">
      <w:pPr>
        <w:pStyle w:val="BodyText"/>
      </w:pPr>
      <w:r>
        <w:t xml:space="preserve">In the case of the IRDS dashboard, the “most important information needed” </w:t>
      </w:r>
      <w:r w:rsidR="00C5056D">
        <w:t xml:space="preserve">will be information </w:t>
      </w:r>
      <w:r w:rsidR="008714CA">
        <w:t xml:space="preserve">directly </w:t>
      </w:r>
      <w:r w:rsidR="00C5056D">
        <w:t>related to Veteran patient outreach, intervention, and clinical care.</w:t>
      </w:r>
      <w:r w:rsidR="00113028">
        <w:t xml:space="preserve"> This information </w:t>
      </w:r>
      <w:r w:rsidR="00FD0AFA">
        <w:t xml:space="preserve">includes: </w:t>
      </w:r>
    </w:p>
    <w:p w:rsidR="00113028" w:rsidRDefault="00111A73" w:rsidP="009B745B">
      <w:pPr>
        <w:pStyle w:val="BodyText"/>
        <w:numPr>
          <w:ilvl w:val="0"/>
          <w:numId w:val="7"/>
        </w:numPr>
      </w:pPr>
      <w:r>
        <w:t>Veteran contact information</w:t>
      </w:r>
    </w:p>
    <w:p w:rsidR="00113028" w:rsidRDefault="00111A73" w:rsidP="009B745B">
      <w:pPr>
        <w:pStyle w:val="BodyText"/>
        <w:numPr>
          <w:ilvl w:val="0"/>
          <w:numId w:val="7"/>
        </w:numPr>
      </w:pPr>
      <w:r>
        <w:t xml:space="preserve">Veteran demographics </w:t>
      </w:r>
    </w:p>
    <w:p w:rsidR="00113028" w:rsidRDefault="00111A73" w:rsidP="009B745B">
      <w:pPr>
        <w:pStyle w:val="BodyText"/>
        <w:numPr>
          <w:ilvl w:val="0"/>
          <w:numId w:val="7"/>
        </w:numPr>
      </w:pPr>
      <w:r>
        <w:t>Veteran medical history</w:t>
      </w:r>
    </w:p>
    <w:p w:rsidR="00113028" w:rsidRDefault="00111A73" w:rsidP="009B745B">
      <w:pPr>
        <w:pStyle w:val="BodyText"/>
        <w:numPr>
          <w:ilvl w:val="0"/>
          <w:numId w:val="7"/>
        </w:numPr>
      </w:pPr>
      <w:r>
        <w:t>Care recommendations, guidelines, resources, and other supplemental information</w:t>
      </w:r>
    </w:p>
    <w:p w:rsidR="00111A73" w:rsidRDefault="00111A73" w:rsidP="00111A73">
      <w:pPr>
        <w:pStyle w:val="BodyText"/>
        <w:rPr>
          <w:ins w:id="134" w:author="Matthew D Robinson" w:date="2015-02-12T15:38:00Z"/>
        </w:rPr>
      </w:pPr>
      <w:r>
        <w:t>The Veteran’s demographics and</w:t>
      </w:r>
      <w:r w:rsidR="00FD0AFA">
        <w:t xml:space="preserve"> key insights into the Veteran’s medical record will provide users </w:t>
      </w:r>
      <w:r w:rsidR="00896AE7">
        <w:t>with information that can help guide</w:t>
      </w:r>
      <w:r w:rsidR="00FD0AFA">
        <w:t xml:space="preserve"> development of</w:t>
      </w:r>
      <w:r w:rsidR="00896AE7">
        <w:t xml:space="preserve"> an outreach approach. The application will provide this information coupled with guidance and resources related to the Veteran’s specific information. For example, if a Veteran’s health record indicates a previous diagnosis of Major Depressive Disorder (MDD), the application will use </w:t>
      </w:r>
      <w:r w:rsidR="00E51A40">
        <w:t xml:space="preserve">logic-based </w:t>
      </w:r>
      <w:r w:rsidR="00896AE7">
        <w:t xml:space="preserve">business rules to then display clinical care guidelines, evaluation tools, and resources at local VA facilities that are relevant to outreach and care for patients with MDD. The dashboard will also feature administrative functions related to the management of this content so that users can add new resources, updated care guidelines, and care recommendations as they are developed and identified. These features will </w:t>
      </w:r>
      <w:r w:rsidR="00CB1AE8">
        <w:t xml:space="preserve">help care providers </w:t>
      </w:r>
      <w:r w:rsidR="00FD0AFA">
        <w:t>identify at-</w:t>
      </w:r>
      <w:r w:rsidR="00896AE7">
        <w:t xml:space="preserve">risk Veterans, </w:t>
      </w:r>
      <w:r w:rsidR="00CB1AE8">
        <w:t xml:space="preserve">understand the Veteran’s circumstances, and devise targeted outreach and intervention strategies, custom-tailored to each Veteran’s needs. </w:t>
      </w:r>
    </w:p>
    <w:p w:rsidR="00CB7BF2" w:rsidRDefault="00CB7BF2" w:rsidP="00111A73">
      <w:pPr>
        <w:pStyle w:val="BodyText"/>
      </w:pPr>
      <w:ins w:id="135" w:author="Matthew D Robinson" w:date="2015-02-12T15:38:00Z">
        <w:r>
          <w:t>The visual features of the Da</w:t>
        </w:r>
        <w:r w:rsidR="00A77020">
          <w:t>shboard will be primarily</w:t>
        </w:r>
      </w:ins>
      <w:ins w:id="136" w:author="Matthew D Robinson" w:date="2015-02-12T15:49:00Z">
        <w:r w:rsidR="00A77020">
          <w:t xml:space="preserve"> </w:t>
        </w:r>
      </w:ins>
      <w:ins w:id="137" w:author="Matthew D Robinson" w:date="2015-02-12T15:38:00Z">
        <w:r>
          <w:t xml:space="preserve">displayed as “widgets” within the Dashboard’s GUI. Widgets are small, modular </w:t>
        </w:r>
      </w:ins>
      <w:ins w:id="138" w:author="Matthew D Robinson" w:date="2015-02-12T15:40:00Z">
        <w:r>
          <w:t>displays of Dashboard information, with limited scope and functionality within the widget’s window. The</w:t>
        </w:r>
      </w:ins>
      <w:ins w:id="139" w:author="Matthew D Robinson" w:date="2015-02-12T15:41:00Z">
        <w:r>
          <w:t xml:space="preserve"> primary</w:t>
        </w:r>
      </w:ins>
      <w:ins w:id="140" w:author="Matthew D Robinson" w:date="2015-02-12T15:40:00Z">
        <w:r>
          <w:t xml:space="preserve"> benefit of a</w:t>
        </w:r>
      </w:ins>
      <w:ins w:id="141" w:author="Matthew D Robinson" w:date="2015-02-12T15:43:00Z">
        <w:r>
          <w:t>dopting a</w:t>
        </w:r>
      </w:ins>
      <w:ins w:id="142" w:author="Matthew D Robinson" w:date="2015-02-12T15:40:00Z">
        <w:r>
          <w:t xml:space="preserve"> widget-driven </w:t>
        </w:r>
      </w:ins>
      <w:ins w:id="143" w:author="Matthew D Robinson" w:date="2015-02-12T15:43:00Z">
        <w:r>
          <w:t xml:space="preserve">design is to provide end-users with the ability to pick and choose which widgets they most want to see, while also providing the ability to resize and move widgets according to user preference. </w:t>
        </w:r>
      </w:ins>
      <w:ins w:id="144" w:author="Matthew D Robinson" w:date="2015-02-12T15:45:00Z">
        <w:r>
          <w:t xml:space="preserve">Technical aspects of the Dashboard and its widget-driven development are described in </w:t>
        </w:r>
      </w:ins>
      <w:ins w:id="145" w:author="Matthew D Robinson" w:date="2015-02-12T15:48:00Z">
        <w:r w:rsidR="00A77020">
          <w:t xml:space="preserve">Section 5.2.1.2 of the SDD: </w:t>
        </w:r>
        <w:r w:rsidR="00A77020">
          <w:fldChar w:fldCharType="begin"/>
        </w:r>
        <w:r w:rsidR="00A77020">
          <w:instrText xml:space="preserve"> HYPERLINK "https://internal.vacloud.us/wiki/pages/81X0Z7X5/Perceptive_Reach_Deliverables.html" </w:instrText>
        </w:r>
        <w:r w:rsidR="00A77020">
          <w:fldChar w:fldCharType="separate"/>
        </w:r>
        <w:r w:rsidR="00A77020" w:rsidRPr="009B745B">
          <w:rPr>
            <w:rStyle w:val="Hyperlink"/>
          </w:rPr>
          <w:t>https://internal.vacloud.us/wiki/pages/81X0Z7X5/Perceptive_Reach_Deliverables.html</w:t>
        </w:r>
        <w:r w:rsidR="00A77020">
          <w:rPr>
            <w:rStyle w:val="Hyperlink"/>
          </w:rPr>
          <w:fldChar w:fldCharType="end"/>
        </w:r>
        <w:r w:rsidR="00A77020">
          <w:rPr>
            <w:rStyle w:val="Hyperlink"/>
          </w:rPr>
          <w:t xml:space="preserve">. </w:t>
        </w:r>
      </w:ins>
    </w:p>
    <w:p w:rsidR="00113028" w:rsidDel="00E51A40" w:rsidRDefault="00CB1AE8" w:rsidP="007924C3">
      <w:pPr>
        <w:pStyle w:val="BodyText"/>
        <w:rPr>
          <w:del w:id="146" w:author="mrobinson010" w:date="2015-02-10T13:37:00Z"/>
        </w:rPr>
      </w:pPr>
      <w:r>
        <w:t xml:space="preserve">The following sections describe the specific screen features of the Dashboard in further detail. </w:t>
      </w:r>
    </w:p>
    <w:p w:rsidR="009B4E7E" w:rsidDel="00E51A40" w:rsidRDefault="00C5056D" w:rsidP="009B4E7E">
      <w:pPr>
        <w:pStyle w:val="BodyText"/>
        <w:rPr>
          <w:del w:id="147" w:author="mrobinson010" w:date="2015-02-10T13:37:00Z"/>
        </w:rPr>
      </w:pPr>
      <w:del w:id="148" w:author="mrobinson010" w:date="2015-02-10T13:37:00Z">
        <w:r w:rsidDel="00E51A40">
          <w:delText xml:space="preserve"> </w:delText>
        </w:r>
      </w:del>
    </w:p>
    <w:p w:rsidR="009B4E7E" w:rsidRPr="00B248D2" w:rsidRDefault="009B4E7E" w:rsidP="009B4E7E">
      <w:pPr>
        <w:pStyle w:val="BodyText"/>
      </w:pPr>
      <w:bookmarkStart w:id="149" w:name="_Widget_Design"/>
      <w:bookmarkEnd w:id="149"/>
    </w:p>
    <w:p w:rsidR="00E51A40" w:rsidRDefault="00E51A40">
      <w:pPr>
        <w:spacing w:after="200" w:line="276" w:lineRule="auto"/>
        <w:rPr>
          <w:ins w:id="150" w:author="mrobinson010" w:date="2015-02-10T13:38:00Z"/>
          <w:sz w:val="24"/>
          <w:szCs w:val="20"/>
        </w:rPr>
      </w:pPr>
      <w:bookmarkStart w:id="151" w:name="_Navigation_Hierarchy"/>
      <w:bookmarkEnd w:id="151"/>
      <w:ins w:id="152" w:author="mrobinson010" w:date="2015-02-10T13:38:00Z">
        <w:r>
          <w:br w:type="page"/>
        </w:r>
      </w:ins>
    </w:p>
    <w:p w:rsidR="009B4E7E" w:rsidRPr="00C83BA7" w:rsidRDefault="009B4E7E" w:rsidP="009B4E7E">
      <w:pPr>
        <w:pStyle w:val="BodyText"/>
      </w:pPr>
    </w:p>
    <w:p w:rsidR="009B4E7E" w:rsidRDefault="00151F0A" w:rsidP="009B745B">
      <w:pPr>
        <w:pStyle w:val="Heading2"/>
      </w:pPr>
      <w:bookmarkStart w:id="153" w:name="_Toc411341588"/>
      <w:r>
        <w:t xml:space="preserve">Primary View: </w:t>
      </w:r>
      <w:r w:rsidR="009B4E7E">
        <w:t>Individual Veteran</w:t>
      </w:r>
      <w:bookmarkEnd w:id="153"/>
      <w:r w:rsidR="009B4E7E">
        <w:t xml:space="preserve"> </w:t>
      </w:r>
    </w:p>
    <w:p w:rsidR="009B4E7E" w:rsidRDefault="00896AE7" w:rsidP="009B745B">
      <w:pPr>
        <w:pStyle w:val="InstructionalText1"/>
        <w:jc w:val="center"/>
        <w:rPr>
          <w:ins w:id="154" w:author="mrobinson010" w:date="2015-01-23T13:38:00Z"/>
          <w:i w:val="0"/>
        </w:rPr>
      </w:pPr>
      <w:del w:id="155" w:author="mrobinson010" w:date="2015-01-23T13:16:00Z">
        <w:r w:rsidDel="00DA76CF">
          <w:rPr>
            <w:i w:val="0"/>
            <w:noProof/>
            <w:rPrChange w:id="156">
              <w:rPr>
                <w:noProof/>
              </w:rPr>
            </w:rPrChange>
          </w:rPr>
          <w:drawing>
            <wp:inline distT="0" distB="0" distL="0" distR="0" wp14:anchorId="701D0F94" wp14:editId="25EBA671">
              <wp:extent cx="6160828" cy="50147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61235" cy="5015045"/>
                      </a:xfrm>
                      <a:prstGeom prst="rect">
                        <a:avLst/>
                      </a:prstGeom>
                      <a:noFill/>
                    </pic:spPr>
                  </pic:pic>
                </a:graphicData>
              </a:graphic>
            </wp:inline>
          </w:drawing>
        </w:r>
      </w:del>
    </w:p>
    <w:p w:rsidR="006355C2" w:rsidRDefault="0047757B">
      <w:pPr>
        <w:pStyle w:val="BodyText"/>
        <w:keepNext/>
        <w:rPr>
          <w:ins w:id="157" w:author="mrobinson010" w:date="2015-02-10T10:59:00Z"/>
        </w:rPr>
        <w:pPrChange w:id="158" w:author="mrobinson010" w:date="2015-02-10T10:59:00Z">
          <w:pPr>
            <w:pStyle w:val="BodyText"/>
          </w:pPr>
        </w:pPrChange>
      </w:pPr>
      <w:del w:id="159" w:author="mrobinson010" w:date="2015-02-10T10:44:00Z">
        <w:r w:rsidDel="00960D8B">
          <w:lastRenderedPageBreak/>
          <w:fldChar w:fldCharType="begin"/>
        </w:r>
        <w:r w:rsidDel="00960D8B">
          <w:fldChar w:fldCharType="end"/>
        </w:r>
      </w:del>
      <w:ins w:id="160" w:author="mrobinson010" w:date="2015-02-10T10:54:00Z">
        <w:r w:rsidR="006355C2">
          <w:rPr>
            <w:noProof/>
          </w:rPr>
          <w:drawing>
            <wp:inline distT="0" distB="0" distL="0" distR="0" wp14:anchorId="6DCDBE41" wp14:editId="0908B55C">
              <wp:extent cx="5682259" cy="3668092"/>
              <wp:effectExtent l="0" t="0" r="0" b="889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7349" cy="3664922"/>
                      </a:xfrm>
                      <a:prstGeom prst="rect">
                        <a:avLst/>
                      </a:prstGeom>
                      <a:noFill/>
                    </pic:spPr>
                  </pic:pic>
                </a:graphicData>
              </a:graphic>
            </wp:inline>
          </w:drawing>
        </w:r>
      </w:ins>
    </w:p>
    <w:p w:rsidR="0047757B" w:rsidRPr="0047757B" w:rsidRDefault="006355C2">
      <w:pPr>
        <w:pStyle w:val="Caption"/>
        <w:pPrChange w:id="161" w:author="mrobinson010" w:date="2015-02-10T10:59:00Z">
          <w:pPr>
            <w:pStyle w:val="InstructionalText1"/>
            <w:jc w:val="center"/>
          </w:pPr>
        </w:pPrChange>
      </w:pPr>
      <w:bookmarkStart w:id="162" w:name="_Ref411329296"/>
      <w:ins w:id="163" w:author="mrobinson010" w:date="2015-02-10T10:59:00Z">
        <w:r>
          <w:t xml:space="preserve">Figure </w:t>
        </w:r>
        <w:r>
          <w:fldChar w:fldCharType="begin"/>
        </w:r>
        <w:r>
          <w:instrText xml:space="preserve"> SEQ Figure \* ARABIC </w:instrText>
        </w:r>
      </w:ins>
      <w:r>
        <w:fldChar w:fldCharType="separate"/>
      </w:r>
      <w:ins w:id="164" w:author="mrobinson010" w:date="2015-02-10T13:45:00Z">
        <w:r w:rsidR="001D1057">
          <w:rPr>
            <w:noProof/>
          </w:rPr>
          <w:t>1</w:t>
        </w:r>
      </w:ins>
      <w:ins w:id="165" w:author="mrobinson010" w:date="2015-02-10T10:59:00Z">
        <w:r>
          <w:fldChar w:fldCharType="end"/>
        </w:r>
        <w:r>
          <w:t xml:space="preserve">: </w:t>
        </w:r>
        <w:r w:rsidRPr="006355C2">
          <w:t>Individual Veteran View</w:t>
        </w:r>
      </w:ins>
      <w:bookmarkEnd w:id="162"/>
    </w:p>
    <w:p w:rsidR="009B4E7E" w:rsidRDefault="009B4E7E">
      <w:pPr>
        <w:pStyle w:val="Caption"/>
        <w:tabs>
          <w:tab w:val="left" w:pos="5940"/>
        </w:tabs>
        <w:pPrChange w:id="166" w:author="mrobinson010" w:date="2015-02-10T10:59:00Z">
          <w:pPr>
            <w:pStyle w:val="Caption"/>
          </w:pPr>
        </w:pPrChange>
      </w:pPr>
      <w:bookmarkStart w:id="167" w:name="_Ref404775888"/>
      <w:bookmarkStart w:id="168" w:name="_Ref404775881"/>
      <w:del w:id="169" w:author="mrobinson010" w:date="2015-02-10T10:59:00Z">
        <w:r w:rsidDel="006355C2">
          <w:delText xml:space="preserve">Figure </w:delText>
        </w:r>
        <w:r w:rsidR="00CB1AE8" w:rsidDel="006355C2">
          <w:delText>1</w:delText>
        </w:r>
        <w:r w:rsidDel="006355C2">
          <w:delText>: Individual Veteran View</w:delText>
        </w:r>
      </w:del>
    </w:p>
    <w:bookmarkEnd w:id="167"/>
    <w:bookmarkEnd w:id="168"/>
    <w:p w:rsidR="009B4E7E" w:rsidRDefault="009B4E7E" w:rsidP="009B4E7E">
      <w:pPr>
        <w:pStyle w:val="BodyText"/>
      </w:pPr>
      <w:r>
        <w:t xml:space="preserve">The Individual Veteran View allows an outreach provider, such as a Suicide Prevention Coordinator (SPC), the ability to view details associated with an individual Veteran’s risk profile. </w:t>
      </w:r>
      <w:ins w:id="170" w:author="mrobinson010" w:date="2015-02-10T10:59:00Z">
        <w:r w:rsidR="006355C2">
          <w:fldChar w:fldCharType="begin"/>
        </w:r>
        <w:r w:rsidR="006355C2">
          <w:instrText xml:space="preserve"> REF _Ref411329296 \h </w:instrText>
        </w:r>
      </w:ins>
      <w:r w:rsidR="006355C2">
        <w:fldChar w:fldCharType="separate"/>
      </w:r>
      <w:ins w:id="171" w:author="mrobinson010" w:date="2015-02-10T13:09:00Z">
        <w:r w:rsidR="006A1B34">
          <w:t xml:space="preserve">Figure </w:t>
        </w:r>
        <w:r w:rsidR="006A1B34">
          <w:rPr>
            <w:noProof/>
          </w:rPr>
          <w:t>1</w:t>
        </w:r>
      </w:ins>
      <w:ins w:id="172" w:author="mrobinson010" w:date="2015-02-10T10:59:00Z">
        <w:r w:rsidR="006355C2">
          <w:fldChar w:fldCharType="end"/>
        </w:r>
      </w:ins>
      <w:ins w:id="173" w:author="mrobinson010" w:date="2015-02-10T13:38:00Z">
        <w:r w:rsidR="00E51A40">
          <w:t xml:space="preserve"> </w:t>
        </w:r>
      </w:ins>
      <w:ins w:id="174" w:author="mrobinson010" w:date="2015-02-10T10:57:00Z">
        <w:r w:rsidR="006355C2">
          <w:t>above shows some of the widget display options available to users.</w:t>
        </w:r>
      </w:ins>
      <w:del w:id="175" w:author="mrobinson010" w:date="2015-02-10T10:58:00Z">
        <w:r w:rsidDel="006355C2">
          <w:delText xml:space="preserve">The </w:delText>
        </w:r>
      </w:del>
      <w:ins w:id="176" w:author="mrobinson010" w:date="2015-02-10T10:58:00Z">
        <w:r w:rsidR="006355C2">
          <w:t xml:space="preserve"> The </w:t>
        </w:r>
      </w:ins>
      <w:r>
        <w:t xml:space="preserve">view will display the Veteran’s contact information in addition to his or her emergency contact information. Displaying this information clearly and prominently is a key feature, as an outreach provider will want to frequently access Veteran contact information (especially phone number) during the course of their regular work. </w:t>
      </w:r>
    </w:p>
    <w:p w:rsidR="00CB1AE8" w:rsidRDefault="00CB1AE8" w:rsidP="009B4E7E">
      <w:pPr>
        <w:pStyle w:val="BodyText"/>
      </w:pPr>
      <w:r>
        <w:t>The view also features</w:t>
      </w:r>
      <w:ins w:id="177" w:author="mrobinson010" w:date="2015-01-23T13:38:00Z">
        <w:r w:rsidR="0047757B">
          <w:t xml:space="preserve"> widgets with</w:t>
        </w:r>
      </w:ins>
      <w:r>
        <w:t xml:space="preserve"> data pulled from the Veteran’s </w:t>
      </w:r>
      <w:r w:rsidR="00B214B7">
        <w:t xml:space="preserve">electronic </w:t>
      </w:r>
      <w:r>
        <w:t>health record</w:t>
      </w:r>
      <w:r w:rsidR="00B214B7">
        <w:t xml:space="preserve"> (EHR)</w:t>
      </w:r>
      <w:r>
        <w:t xml:space="preserve">. </w:t>
      </w:r>
      <w:r w:rsidR="00B214B7">
        <w:t>The</w:t>
      </w:r>
      <w:r>
        <w:t xml:space="preserve"> data points</w:t>
      </w:r>
      <w:ins w:id="178" w:author="mrobinson010" w:date="2015-01-23T13:39:00Z">
        <w:r w:rsidR="0047757B">
          <w:t xml:space="preserve"> for these widgets</w:t>
        </w:r>
      </w:ins>
      <w:r>
        <w:t xml:space="preserve"> have been selected</w:t>
      </w:r>
      <w:r w:rsidR="00B214B7">
        <w:t xml:space="preserve"> from those displayed in the EHR’s Cover Sheet tab</w:t>
      </w:r>
      <w:r>
        <w:t xml:space="preserve"> as those directly related to suicide outreach, intervention, and overall mental health. The Cover Sheet fields to be pulled are: </w:t>
      </w:r>
    </w:p>
    <w:p w:rsidR="00CB1AE8" w:rsidRDefault="00CB1AE8" w:rsidP="009B745B">
      <w:pPr>
        <w:pStyle w:val="BodyText"/>
        <w:numPr>
          <w:ilvl w:val="0"/>
          <w:numId w:val="9"/>
        </w:numPr>
      </w:pPr>
      <w:r>
        <w:t>Current Patient Record Flags</w:t>
      </w:r>
    </w:p>
    <w:p w:rsidR="00CB1AE8" w:rsidRDefault="00CB1AE8" w:rsidP="009B745B">
      <w:pPr>
        <w:pStyle w:val="BodyText"/>
        <w:numPr>
          <w:ilvl w:val="0"/>
          <w:numId w:val="9"/>
        </w:numPr>
      </w:pPr>
      <w:r>
        <w:t xml:space="preserve">Active Problems (from the Problem List) </w:t>
      </w:r>
    </w:p>
    <w:p w:rsidR="00CB1AE8" w:rsidRDefault="00CB1AE8" w:rsidP="009B745B">
      <w:pPr>
        <w:pStyle w:val="BodyText"/>
        <w:numPr>
          <w:ilvl w:val="0"/>
          <w:numId w:val="9"/>
        </w:numPr>
      </w:pPr>
      <w:r>
        <w:t>Medications</w:t>
      </w:r>
    </w:p>
    <w:p w:rsidR="00CB1AE8" w:rsidRDefault="00CB1AE8" w:rsidP="009B745B">
      <w:pPr>
        <w:pStyle w:val="BodyText"/>
        <w:numPr>
          <w:ilvl w:val="0"/>
          <w:numId w:val="9"/>
        </w:numPr>
      </w:pPr>
      <w:r>
        <w:t>Appointments, Visits, and Admissions</w:t>
      </w:r>
    </w:p>
    <w:p w:rsidR="00CB1AE8" w:rsidRDefault="00CB1AE8" w:rsidP="009B745B">
      <w:pPr>
        <w:pStyle w:val="BodyText"/>
        <w:ind w:left="67"/>
      </w:pPr>
      <w:r>
        <w:lastRenderedPageBreak/>
        <w:t xml:space="preserve">The </w:t>
      </w:r>
      <w:r w:rsidR="00B214B7">
        <w:t>d</w:t>
      </w:r>
      <w:r>
        <w:t>ashboard must feature easy to read, easy to consume “at a glance”</w:t>
      </w:r>
      <w:r w:rsidR="00B214B7">
        <w:t>-style</w:t>
      </w:r>
      <w:r>
        <w:t xml:space="preserve"> content. Therefore, </w:t>
      </w:r>
      <w:del w:id="179" w:author="mrobinson010" w:date="2015-02-10T10:55:00Z">
        <w:r w:rsidR="00920C55" w:rsidDel="006355C2">
          <w:delText>the view</w:delText>
        </w:r>
      </w:del>
      <w:ins w:id="180" w:author="mrobinson010" w:date="2015-02-10T10:55:00Z">
        <w:r w:rsidR="006355C2">
          <w:t>widgets</w:t>
        </w:r>
      </w:ins>
      <w:r w:rsidR="00920C55">
        <w:t xml:space="preserve"> will provide the most </w:t>
      </w:r>
      <w:r>
        <w:t>recent flags, problems,</w:t>
      </w:r>
      <w:r w:rsidR="00920C55">
        <w:t xml:space="preserve"> medications, and appointments</w:t>
      </w:r>
      <w:r w:rsidR="00B214B7">
        <w:t>.</w:t>
      </w:r>
      <w:r w:rsidR="00920C55">
        <w:t xml:space="preserve"> If the user wishes to see either more details or information from further in the past, the user will be able to</w:t>
      </w:r>
      <w:ins w:id="181" w:author="mrobinson010" w:date="2015-02-10T10:56:00Z">
        <w:r w:rsidR="006355C2">
          <w:t xml:space="preserve"> search within or</w:t>
        </w:r>
      </w:ins>
      <w:r w:rsidR="00920C55">
        <w:t xml:space="preserve"> launch the health record directly from within the Dashboard. </w:t>
      </w:r>
    </w:p>
    <w:p w:rsidR="00CB1AE8" w:rsidRDefault="00920C55" w:rsidP="007924C3">
      <w:pPr>
        <w:pStyle w:val="BodyText"/>
      </w:pPr>
      <w:r>
        <w:t>The view will provide additional information</w:t>
      </w:r>
      <w:ins w:id="182" w:author="mrobinson010" w:date="2015-01-23T13:39:00Z">
        <w:r w:rsidR="0047757B">
          <w:t>al widgets</w:t>
        </w:r>
      </w:ins>
      <w:r>
        <w:t xml:space="preserve"> to users based on the Veteran’s previous problems and diagnoses. By </w:t>
      </w:r>
      <w:del w:id="183" w:author="mrobinson010" w:date="2015-01-23T13:39:00Z">
        <w:r w:rsidDel="0047757B">
          <w:delText xml:space="preserve">selecting </w:delText>
        </w:r>
      </w:del>
      <w:ins w:id="184" w:author="mrobinson010" w:date="2015-01-23T13:39:00Z">
        <w:r w:rsidR="0047757B">
          <w:t xml:space="preserve">activating </w:t>
        </w:r>
      </w:ins>
      <w:r>
        <w:t xml:space="preserve">the “Local Facility Resources” </w:t>
      </w:r>
      <w:del w:id="185" w:author="mrobinson010" w:date="2015-01-23T13:39:00Z">
        <w:r w:rsidDel="0047757B">
          <w:delText>option</w:delText>
        </w:r>
      </w:del>
      <w:ins w:id="186" w:author="mrobinson010" w:date="2015-01-23T13:39:00Z">
        <w:r w:rsidR="0047757B">
          <w:t>widget</w:t>
        </w:r>
      </w:ins>
      <w:r>
        <w:t>, users will be able to view programs, groups, tools, and applications available at their facility directly related to Veteran’s condition. For example, if a Veteran has been diagnosed with Type II Diabetes, the application will display</w:t>
      </w:r>
      <w:r w:rsidR="00B214B7">
        <w:t xml:space="preserve"> information about</w:t>
      </w:r>
      <w:r>
        <w:t xml:space="preserve"> local resources such as the </w:t>
      </w:r>
      <w:r w:rsidR="00B214B7">
        <w:t xml:space="preserve">local </w:t>
      </w:r>
      <w:r>
        <w:t>VA endocrinology clinic, Veteran support groups, and VA’s MOVE!</w:t>
      </w:r>
      <w:r w:rsidR="00B8690B">
        <w:t xml:space="preserve"> </w:t>
      </w:r>
      <w:del w:id="187" w:author="Radina Ivanova" w:date="2015-02-10T14:03:00Z">
        <w:r w:rsidR="00B8690B" w:rsidDel="002A4855">
          <w:delText>weight</w:delText>
        </w:r>
      </w:del>
      <w:ins w:id="188" w:author="Matthew D Robinson" w:date="2015-02-12T15:49:00Z">
        <w:r w:rsidR="00A77020">
          <w:t>w</w:t>
        </w:r>
      </w:ins>
      <w:ins w:id="189" w:author="Radina Ivanova" w:date="2015-02-10T14:03:00Z">
        <w:del w:id="190" w:author="Matthew D Robinson" w:date="2015-02-12T15:49:00Z">
          <w:r w:rsidR="002A4855" w:rsidDel="00A77020">
            <w:delText>W</w:delText>
          </w:r>
        </w:del>
        <w:r w:rsidR="002A4855">
          <w:t>eight</w:t>
        </w:r>
      </w:ins>
      <w:r w:rsidR="00B8690B">
        <w:t xml:space="preserve"> loss program. The VA / Department of Defense (DoD) Clinical Practice Guidelines option will provide links to the complete clinical guideline for relevant conditions. </w:t>
      </w:r>
      <w:del w:id="191" w:author="mrobinson010" w:date="2015-02-10T13:38:00Z">
        <w:r w:rsidR="00B8690B" w:rsidDel="00E51A40">
          <w:delText xml:space="preserve">The Diagnosis Information option will provide additional resources related to the care of specific diseases and conditions, and the Forms and Assessments will include links to </w:delText>
        </w:r>
      </w:del>
      <w:del w:id="192" w:author="mrobinson010" w:date="2015-01-23T13:40:00Z">
        <w:r w:rsidR="00B8690B" w:rsidDel="0047757B">
          <w:delText>various tools</w:delText>
        </w:r>
      </w:del>
      <w:del w:id="193" w:author="mrobinson010" w:date="2015-02-10T13:38:00Z">
        <w:r w:rsidR="00B8690B" w:rsidDel="00E51A40">
          <w:delText xml:space="preserve"> care providers </w:delText>
        </w:r>
      </w:del>
      <w:del w:id="194" w:author="mrobinson010" w:date="2015-01-23T13:40:00Z">
        <w:r w:rsidR="00B8690B" w:rsidDel="0047757B">
          <w:delText>can use</w:delText>
        </w:r>
      </w:del>
      <w:del w:id="195" w:author="mrobinson010" w:date="2015-02-10T13:38:00Z">
        <w:r w:rsidR="00B8690B" w:rsidDel="00E51A40">
          <w:delText xml:space="preserve"> to assess and track Veteran progress over time, such as the Personal Health Questionnaire (PHQ)-9 or the PTSD Checklist. </w:delText>
        </w:r>
      </w:del>
      <w:del w:id="196" w:author="mrobinson010" w:date="2015-01-23T13:40:00Z">
        <w:r w:rsidR="00B8690B" w:rsidDel="0047757B">
          <w:delText>Finally,</w:delText>
        </w:r>
      </w:del>
      <w:del w:id="197" w:author="mrobinson010" w:date="2015-02-10T13:38:00Z">
        <w:r w:rsidR="00B8690B" w:rsidDel="00E51A40">
          <w:delText xml:space="preserve"> </w:delText>
        </w:r>
      </w:del>
      <w:del w:id="198" w:author="mrobinson010" w:date="2015-01-23T13:41:00Z">
        <w:r w:rsidR="00B8690B" w:rsidDel="0047757B">
          <w:delText xml:space="preserve">the SPC SharePoint option will provide a direct link to </w:delText>
        </w:r>
      </w:del>
      <w:del w:id="199" w:author="mrobinson010" w:date="2015-02-10T13:38:00Z">
        <w:r w:rsidR="00B8690B" w:rsidDel="00E51A40">
          <w:delText>the existing</w:delText>
        </w:r>
        <w:r w:rsidR="00B214B7" w:rsidDel="00E51A40">
          <w:delText xml:space="preserve"> SPC</w:delText>
        </w:r>
        <w:r w:rsidR="00B8690B" w:rsidDel="00E51A40">
          <w:delText xml:space="preserve"> SharePoint</w:delText>
        </w:r>
      </w:del>
      <w:del w:id="200" w:author="mrobinson010" w:date="2015-01-23T13:41:00Z">
        <w:r w:rsidR="00B8690B" w:rsidDel="0047757B">
          <w:delText xml:space="preserve"> VA manages </w:delText>
        </w:r>
      </w:del>
      <w:del w:id="201" w:author="mrobinson010" w:date="2015-02-10T13:38:00Z">
        <w:r w:rsidR="00B8690B" w:rsidDel="00E51A40">
          <w:delText>which hosts a wealth of information related to care of Veterans in addition to information VA policies and procedures regarding suicide prevention.</w:delText>
        </w:r>
      </w:del>
      <w:ins w:id="202" w:author="mrobinson010" w:date="2015-01-23T13:42:00Z">
        <w:r w:rsidR="0047757B">
          <w:t>Other administrative-oriented widgets will include ability to search a Veteran</w:t>
        </w:r>
      </w:ins>
      <w:ins w:id="203" w:author="mrobinson010" w:date="2015-01-23T13:43:00Z">
        <w:r w:rsidR="0047757B">
          <w:t xml:space="preserve">’s health record or find and select another Veteran from a roster. </w:t>
        </w:r>
      </w:ins>
      <w:del w:id="204" w:author="mrobinson010" w:date="2015-01-23T13:42:00Z">
        <w:r w:rsidR="00B8690B" w:rsidDel="0047757B">
          <w:delText xml:space="preserve"> </w:delText>
        </w:r>
      </w:del>
    </w:p>
    <w:p w:rsidR="00B214B7" w:rsidRDefault="00B214B7">
      <w:pPr>
        <w:spacing w:after="200" w:line="276" w:lineRule="auto"/>
        <w:rPr>
          <w:sz w:val="24"/>
          <w:szCs w:val="20"/>
        </w:rPr>
      </w:pPr>
      <w:r>
        <w:br w:type="page"/>
      </w:r>
    </w:p>
    <w:p w:rsidR="009B4E7E" w:rsidRPr="009323C9" w:rsidRDefault="009B4E7E" w:rsidP="009B4E7E">
      <w:pPr>
        <w:pStyle w:val="BodyText"/>
      </w:pPr>
      <w:bookmarkStart w:id="205" w:name="_Facility_Service_Area"/>
      <w:bookmarkEnd w:id="205"/>
    </w:p>
    <w:p w:rsidR="00F60715" w:rsidRDefault="00B214B7" w:rsidP="009B745B">
      <w:pPr>
        <w:pStyle w:val="Heading2"/>
      </w:pPr>
      <w:bookmarkStart w:id="206" w:name="_Toc411341589"/>
      <w:r w:rsidRPr="006B12E0">
        <w:rPr>
          <w:b w:val="0"/>
        </w:rPr>
        <w:t>Other Views</w:t>
      </w:r>
      <w:bookmarkStart w:id="207" w:name="_Toc408842334"/>
      <w:bookmarkEnd w:id="207"/>
      <w:bookmarkEnd w:id="206"/>
    </w:p>
    <w:p w:rsidR="009B4E7E" w:rsidRDefault="00151F0A" w:rsidP="009B745B">
      <w:pPr>
        <w:pStyle w:val="BodyText"/>
        <w:jc w:val="center"/>
      </w:pPr>
      <w:del w:id="208" w:author="mrobinson010" w:date="2015-02-10T11:02:00Z">
        <w:r w:rsidDel="006355C2">
          <w:rPr>
            <w:rFonts w:ascii="Arial" w:hAnsi="Arial" w:cs="Arial"/>
            <w:b/>
            <w:noProof/>
            <w:rPrChange w:id="209">
              <w:rPr>
                <w:noProof/>
              </w:rPr>
            </w:rPrChange>
          </w:rPr>
          <w:drawing>
            <wp:inline distT="0" distB="0" distL="0" distR="0" wp14:anchorId="65306150" wp14:editId="0C1221EB">
              <wp:extent cx="5000625" cy="392799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769" cy="3950882"/>
                      </a:xfrm>
                      <a:prstGeom prst="rect">
                        <a:avLst/>
                      </a:prstGeom>
                      <a:noFill/>
                    </pic:spPr>
                  </pic:pic>
                </a:graphicData>
              </a:graphic>
            </wp:inline>
          </w:drawing>
        </w:r>
      </w:del>
    </w:p>
    <w:p w:rsidR="009B4E7E" w:rsidDel="006355C2" w:rsidRDefault="009B4E7E" w:rsidP="009B4E7E">
      <w:pPr>
        <w:pStyle w:val="Caption"/>
        <w:rPr>
          <w:del w:id="210" w:author="mrobinson010" w:date="2015-02-10T11:03:00Z"/>
        </w:rPr>
      </w:pPr>
      <w:del w:id="211" w:author="mrobinson010" w:date="2015-02-10T11:03:00Z">
        <w:r w:rsidDel="006355C2">
          <w:lastRenderedPageBreak/>
          <w:delText xml:space="preserve">Figure </w:delText>
        </w:r>
      </w:del>
      <w:del w:id="212" w:author="mrobinson010" w:date="2015-01-23T13:43:00Z">
        <w:r w:rsidR="00A47EC3" w:rsidDel="0047757B">
          <w:fldChar w:fldCharType="begin"/>
        </w:r>
        <w:r w:rsidR="00A47EC3" w:rsidDel="0047757B">
          <w:delInstrText xml:space="preserve"> SEQ Figure \* ARABIC </w:delInstrText>
        </w:r>
        <w:r w:rsidR="00A47EC3" w:rsidDel="0047757B">
          <w:fldChar w:fldCharType="separate"/>
        </w:r>
      </w:del>
      <w:ins w:id="213" w:author="mrobinson010" w:date="2015-02-10T13:09:00Z">
        <w:r w:rsidR="006A1B34">
          <w:rPr>
            <w:noProof/>
          </w:rPr>
          <w:t>1</w:t>
        </w:r>
      </w:ins>
      <w:del w:id="214" w:author="mrobinson010" w:date="2015-01-23T13:43:00Z">
        <w:r w:rsidR="00A47EC3" w:rsidDel="0047757B">
          <w:rPr>
            <w:noProof/>
          </w:rPr>
          <w:delText>1</w:delText>
        </w:r>
        <w:r w:rsidR="00A47EC3" w:rsidDel="0047757B">
          <w:rPr>
            <w:noProof/>
          </w:rPr>
          <w:fldChar w:fldCharType="end"/>
        </w:r>
      </w:del>
      <w:del w:id="215" w:author="mrobinson010" w:date="2015-02-10T11:03:00Z">
        <w:r w:rsidDel="006355C2">
          <w:delText xml:space="preserve">: VISN </w:delText>
        </w:r>
        <w:r w:rsidR="00F60715" w:rsidDel="006355C2">
          <w:delText>View</w:delText>
        </w:r>
      </w:del>
    </w:p>
    <w:p w:rsidR="006355C2" w:rsidRDefault="006355C2">
      <w:pPr>
        <w:pStyle w:val="BodyText"/>
        <w:keepNext/>
        <w:rPr>
          <w:ins w:id="216" w:author="mrobinson010" w:date="2015-02-10T11:03:00Z"/>
        </w:rPr>
        <w:pPrChange w:id="217" w:author="mrobinson010" w:date="2015-02-10T11:03:00Z">
          <w:pPr>
            <w:pStyle w:val="BodyText"/>
          </w:pPr>
        </w:pPrChange>
      </w:pPr>
      <w:ins w:id="218" w:author="mrobinson010" w:date="2015-02-10T11:03:00Z">
        <w:r>
          <w:rPr>
            <w:rFonts w:ascii="Arial" w:hAnsi="Arial" w:cs="Arial"/>
            <w:b/>
            <w:bCs/>
            <w:noProof/>
            <w:sz w:val="22"/>
            <w:rPrChange w:id="219">
              <w:rPr>
                <w:noProof/>
              </w:rPr>
            </w:rPrChange>
          </w:rPr>
          <w:drawing>
            <wp:inline distT="0" distB="0" distL="0" distR="0" wp14:anchorId="0C125995" wp14:editId="37036346">
              <wp:extent cx="5724002" cy="4061191"/>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272" cy="4060673"/>
                      </a:xfrm>
                      <a:prstGeom prst="rect">
                        <a:avLst/>
                      </a:prstGeom>
                      <a:noFill/>
                    </pic:spPr>
                  </pic:pic>
                </a:graphicData>
              </a:graphic>
            </wp:inline>
          </w:drawing>
        </w:r>
      </w:ins>
    </w:p>
    <w:p w:rsidR="00F60715" w:rsidRDefault="006355C2">
      <w:pPr>
        <w:pStyle w:val="Caption"/>
        <w:pPrChange w:id="220" w:author="mrobinson010" w:date="2015-02-10T11:03:00Z">
          <w:pPr>
            <w:pStyle w:val="BodyText"/>
          </w:pPr>
        </w:pPrChange>
      </w:pPr>
      <w:bookmarkStart w:id="221" w:name="_Ref411329584"/>
      <w:ins w:id="222" w:author="mrobinson010" w:date="2015-02-10T11:03:00Z">
        <w:r>
          <w:t xml:space="preserve">Figure </w:t>
        </w:r>
        <w:r>
          <w:fldChar w:fldCharType="begin"/>
        </w:r>
        <w:r>
          <w:instrText xml:space="preserve"> SEQ Figure \* ARABIC </w:instrText>
        </w:r>
      </w:ins>
      <w:r>
        <w:fldChar w:fldCharType="separate"/>
      </w:r>
      <w:ins w:id="223" w:author="mrobinson010" w:date="2015-02-10T11:03:00Z">
        <w:r>
          <w:rPr>
            <w:noProof/>
          </w:rPr>
          <w:t>2</w:t>
        </w:r>
        <w:r>
          <w:fldChar w:fldCharType="end"/>
        </w:r>
        <w:r>
          <w:t>: VISN Level</w:t>
        </w:r>
      </w:ins>
      <w:bookmarkEnd w:id="221"/>
    </w:p>
    <w:p w:rsidR="00151F0A" w:rsidRDefault="00151F0A" w:rsidP="009B4E7E">
      <w:pPr>
        <w:pStyle w:val="BodyText"/>
      </w:pPr>
      <w:r>
        <w:t>The primary view for IRDS users will be the Individual Veteran View. Other views</w:t>
      </w:r>
      <w:r w:rsidR="00F60715">
        <w:t xml:space="preserve"> </w:t>
      </w:r>
      <w:r>
        <w:t>will g</w:t>
      </w:r>
      <w:r w:rsidR="00F60715">
        <w:t>ive users</w:t>
      </w:r>
      <w:r w:rsidR="009B4E7E">
        <w:t xml:space="preserve"> the ability to view visualizations of data related to Veteran</w:t>
      </w:r>
      <w:r>
        <w:t>s and / or Veteran</w:t>
      </w:r>
      <w:r w:rsidR="009B4E7E">
        <w:t xml:space="preserve"> suicide within a specific </w:t>
      </w:r>
      <w:r>
        <w:t xml:space="preserve">geographic area, to include Facility Service Area, State, VISN, Region, or Nation. </w:t>
      </w:r>
      <w:r w:rsidR="00B214B7">
        <w:t xml:space="preserve">In </w:t>
      </w:r>
      <w:ins w:id="224" w:author="mrobinson010" w:date="2015-02-10T11:04:00Z">
        <w:r w:rsidR="00682309">
          <w:fldChar w:fldCharType="begin"/>
        </w:r>
        <w:r w:rsidR="00682309">
          <w:instrText xml:space="preserve"> REF _Ref411329584 \h </w:instrText>
        </w:r>
      </w:ins>
      <w:r w:rsidR="00682309">
        <w:fldChar w:fldCharType="separate"/>
      </w:r>
      <w:ins w:id="225" w:author="mrobinson010" w:date="2015-02-10T11:04:00Z">
        <w:r w:rsidR="00682309">
          <w:t xml:space="preserve">Figure </w:t>
        </w:r>
        <w:r w:rsidR="00682309">
          <w:rPr>
            <w:noProof/>
          </w:rPr>
          <w:t>2</w:t>
        </w:r>
        <w:r w:rsidR="00682309">
          <w:fldChar w:fldCharType="end"/>
        </w:r>
      </w:ins>
      <w:ins w:id="226" w:author="mrobinson010" w:date="2015-02-10T13:39:00Z">
        <w:r w:rsidR="00E51A40">
          <w:t xml:space="preserve"> </w:t>
        </w:r>
      </w:ins>
      <w:del w:id="227" w:author="mrobinson010" w:date="2015-02-10T11:04:00Z">
        <w:r w:rsidR="00B214B7" w:rsidDel="00682309">
          <w:delText xml:space="preserve">Figure </w:delText>
        </w:r>
        <w:r w:rsidR="002F7930" w:rsidDel="00682309">
          <w:delText xml:space="preserve">2 </w:delText>
        </w:r>
      </w:del>
      <w:r w:rsidR="002F7930">
        <w:t xml:space="preserve">above, data provided </w:t>
      </w:r>
      <w:r w:rsidR="00B214B7">
        <w:t>is</w:t>
      </w:r>
      <w:r w:rsidR="002F7930">
        <w:t xml:space="preserve"> aggregated at the VISN level, meaning that users will be able to see summary statistics related to Veteran incidence across individual VISNs. </w:t>
      </w:r>
      <w:r w:rsidR="00B214B7">
        <w:t xml:space="preserve">Users will have the ability to then navigate to other levels of aggregation using a screen menu. </w:t>
      </w:r>
      <w:r>
        <w:t>These views are lower in priority for development compared to the Individual Veteran View</w:t>
      </w:r>
      <w:r w:rsidR="002F7930">
        <w:t xml:space="preserve"> and will only be accessible to users in leadership positions with appropriate access</w:t>
      </w:r>
      <w:r>
        <w:t xml:space="preserve">. </w:t>
      </w:r>
      <w:r w:rsidR="001B34C6">
        <w:t xml:space="preserve">The view will feature a navigational menu to allow users to change the data aggregation level as desired. </w:t>
      </w:r>
    </w:p>
    <w:p w:rsidR="009B4E7E" w:rsidRDefault="006118E0" w:rsidP="009B4E7E">
      <w:pPr>
        <w:pStyle w:val="BodyText"/>
      </w:pPr>
      <w:ins w:id="228" w:author="mrobinson010" w:date="2015-02-10T11:52:00Z">
        <w:r>
          <w:t xml:space="preserve">As with </w:t>
        </w:r>
        <w:del w:id="229" w:author="Radina Ivanova" w:date="2015-02-10T14:05:00Z">
          <w:r w:rsidDel="002A4855">
            <w:delText xml:space="preserve">with </w:delText>
          </w:r>
        </w:del>
        <w:r>
          <w:t>the Individual Veteran View,</w:t>
        </w:r>
      </w:ins>
      <w:ins w:id="230" w:author="mrobinson010" w:date="2015-02-10T13:39:00Z">
        <w:r w:rsidR="00E51A40">
          <w:t xml:space="preserve"> u</w:t>
        </w:r>
      </w:ins>
      <w:del w:id="231" w:author="mrobinson010" w:date="2015-02-10T11:52:00Z">
        <w:r w:rsidR="001B34C6" w:rsidDel="006118E0">
          <w:delText>U</w:delText>
        </w:r>
      </w:del>
      <w:r w:rsidR="001B34C6">
        <w:t>sers</w:t>
      </w:r>
      <w:r w:rsidR="009B4E7E">
        <w:t xml:space="preserve"> will be able to customize the</w:t>
      </w:r>
      <w:r w:rsidR="001B34C6">
        <w:t>se</w:t>
      </w:r>
      <w:r w:rsidR="009B4E7E">
        <w:t xml:space="preserve"> </w:t>
      </w:r>
      <w:r w:rsidR="001B34C6">
        <w:t>views</w:t>
      </w:r>
      <w:r w:rsidR="009B4E7E">
        <w:t xml:space="preserve"> by selecting and rearranging widgets </w:t>
      </w:r>
      <w:r w:rsidR="00B214B7">
        <w:t xml:space="preserve">visually on the screen, as described in </w:t>
      </w:r>
      <w:hyperlink w:anchor="_Widget_Design_1" w:history="1">
        <w:r w:rsidR="00B214B7" w:rsidRPr="00B214B7">
          <w:rPr>
            <w:rStyle w:val="Hyperlink"/>
          </w:rPr>
          <w:t>Section 4.3</w:t>
        </w:r>
      </w:hyperlink>
      <w:r w:rsidR="00B214B7">
        <w:t xml:space="preserve">. </w:t>
      </w:r>
    </w:p>
    <w:p w:rsidR="007335B1" w:rsidRPr="001F3300" w:rsidRDefault="007335B1" w:rsidP="007335B1">
      <w:pPr>
        <w:pStyle w:val="Heading2"/>
      </w:pPr>
      <w:bookmarkStart w:id="232" w:name="_Toc408306681"/>
      <w:bookmarkStart w:id="233" w:name="_Toc408841940"/>
      <w:bookmarkStart w:id="234" w:name="_Toc408841982"/>
      <w:bookmarkStart w:id="235" w:name="_Toc408842029"/>
      <w:bookmarkStart w:id="236" w:name="_Toc408842155"/>
      <w:bookmarkStart w:id="237" w:name="_Toc408842293"/>
      <w:bookmarkStart w:id="238" w:name="_Toc408842335"/>
      <w:bookmarkStart w:id="239" w:name="_Toc408306682"/>
      <w:bookmarkStart w:id="240" w:name="_Toc408841941"/>
      <w:bookmarkStart w:id="241" w:name="_Toc408841983"/>
      <w:bookmarkStart w:id="242" w:name="_Toc408842030"/>
      <w:bookmarkStart w:id="243" w:name="_Toc408842156"/>
      <w:bookmarkStart w:id="244" w:name="_Toc408842294"/>
      <w:bookmarkStart w:id="245" w:name="_Toc408842336"/>
      <w:bookmarkStart w:id="246" w:name="_Toc408306683"/>
      <w:bookmarkStart w:id="247" w:name="_Toc408841942"/>
      <w:bookmarkStart w:id="248" w:name="_Toc408841984"/>
      <w:bookmarkStart w:id="249" w:name="_Toc408842031"/>
      <w:bookmarkStart w:id="250" w:name="_Toc408842157"/>
      <w:bookmarkStart w:id="251" w:name="_Toc408842295"/>
      <w:bookmarkStart w:id="252" w:name="_Toc408842337"/>
      <w:bookmarkStart w:id="253" w:name="_Toc408306684"/>
      <w:bookmarkStart w:id="254" w:name="_Toc408841943"/>
      <w:bookmarkStart w:id="255" w:name="_Toc408841985"/>
      <w:bookmarkStart w:id="256" w:name="_Toc408842032"/>
      <w:bookmarkStart w:id="257" w:name="_Toc408842158"/>
      <w:bookmarkStart w:id="258" w:name="_Toc408842296"/>
      <w:bookmarkStart w:id="259" w:name="_Toc408842338"/>
      <w:bookmarkStart w:id="260" w:name="_Toc408306685"/>
      <w:bookmarkStart w:id="261" w:name="_Toc408841944"/>
      <w:bookmarkStart w:id="262" w:name="_Toc408841986"/>
      <w:bookmarkStart w:id="263" w:name="_Toc408842033"/>
      <w:bookmarkStart w:id="264" w:name="_Toc408842159"/>
      <w:bookmarkStart w:id="265" w:name="_Toc408842297"/>
      <w:bookmarkStart w:id="266" w:name="_Toc408842339"/>
      <w:bookmarkStart w:id="267" w:name="_Toc408306686"/>
      <w:bookmarkStart w:id="268" w:name="_Toc408841945"/>
      <w:bookmarkStart w:id="269" w:name="_Toc408841987"/>
      <w:bookmarkStart w:id="270" w:name="_Toc408842034"/>
      <w:bookmarkStart w:id="271" w:name="_Toc408842160"/>
      <w:bookmarkStart w:id="272" w:name="_Toc408842298"/>
      <w:bookmarkStart w:id="273" w:name="_Toc408842340"/>
      <w:bookmarkStart w:id="274" w:name="_Toc408306687"/>
      <w:bookmarkStart w:id="275" w:name="_Toc408841946"/>
      <w:bookmarkStart w:id="276" w:name="_Toc408841988"/>
      <w:bookmarkStart w:id="277" w:name="_Toc408842035"/>
      <w:bookmarkStart w:id="278" w:name="_Toc408842161"/>
      <w:bookmarkStart w:id="279" w:name="_Toc408842299"/>
      <w:bookmarkStart w:id="280" w:name="_Toc408842341"/>
      <w:bookmarkStart w:id="281" w:name="_Toc408306688"/>
      <w:bookmarkStart w:id="282" w:name="_Toc408841947"/>
      <w:bookmarkStart w:id="283" w:name="_Toc408841989"/>
      <w:bookmarkStart w:id="284" w:name="_Toc408842036"/>
      <w:bookmarkStart w:id="285" w:name="_Toc408842162"/>
      <w:bookmarkStart w:id="286" w:name="_Toc408842300"/>
      <w:bookmarkStart w:id="287" w:name="_Toc408842342"/>
      <w:bookmarkStart w:id="288" w:name="_Toc408306689"/>
      <w:bookmarkStart w:id="289" w:name="_Toc408841948"/>
      <w:bookmarkStart w:id="290" w:name="_Toc408841990"/>
      <w:bookmarkStart w:id="291" w:name="_Toc408842037"/>
      <w:bookmarkStart w:id="292" w:name="_Toc408842163"/>
      <w:bookmarkStart w:id="293" w:name="_Toc408842301"/>
      <w:bookmarkStart w:id="294" w:name="_Toc408842343"/>
      <w:bookmarkStart w:id="295" w:name="_Widget_Design_1"/>
      <w:bookmarkStart w:id="296" w:name="_Toc411341590"/>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r w:rsidRPr="001F3300">
        <w:t>Widget Design</w:t>
      </w:r>
      <w:bookmarkEnd w:id="296"/>
    </w:p>
    <w:p w:rsidR="007335B1" w:rsidDel="00E51A40" w:rsidRDefault="007335B1" w:rsidP="007335B1">
      <w:pPr>
        <w:pStyle w:val="BodyText"/>
        <w:rPr>
          <w:del w:id="297" w:author="mrobinson010" w:date="2015-02-10T13:39:00Z"/>
        </w:rPr>
      </w:pPr>
      <w:r>
        <w:t xml:space="preserve">Users will have the ability to choose what features they want to see on the screen as “widgets,” while also being able to change the widgets’ size and position on the screen. The following widgets are either in development or under consideration for development in future sprints. </w:t>
      </w:r>
    </w:p>
    <w:p w:rsidR="007335B1" w:rsidRDefault="007335B1" w:rsidP="007335B1">
      <w:pPr>
        <w:pStyle w:val="BodyText"/>
      </w:pPr>
    </w:p>
    <w:p w:rsidR="007335B1" w:rsidRDefault="007335B1" w:rsidP="007335B1">
      <w:pPr>
        <w:pStyle w:val="BodyText"/>
      </w:pPr>
      <w:del w:id="298" w:author="mrobinson010" w:date="2015-02-10T11:53:00Z">
        <w:r w:rsidRPr="00FC76F8" w:rsidDel="006118E0">
          <w:rPr>
            <w:noProof/>
          </w:rPr>
          <w:drawing>
            <wp:inline distT="0" distB="0" distL="0" distR="0" wp14:anchorId="279969B3" wp14:editId="4378BB9D">
              <wp:extent cx="5943600" cy="873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73125"/>
                      </a:xfrm>
                      <a:prstGeom prst="rect">
                        <a:avLst/>
                      </a:prstGeom>
                      <a:noFill/>
                      <a:ln>
                        <a:noFill/>
                      </a:ln>
                      <a:extLst/>
                    </pic:spPr>
                  </pic:pic>
                </a:graphicData>
              </a:graphic>
            </wp:inline>
          </w:drawing>
        </w:r>
      </w:del>
    </w:p>
    <w:p w:rsidR="007335B1" w:rsidDel="006118E0" w:rsidRDefault="00A47EC3" w:rsidP="00A47EC3">
      <w:pPr>
        <w:pStyle w:val="Caption"/>
        <w:rPr>
          <w:del w:id="299" w:author="mrobinson010" w:date="2015-02-10T11:53:00Z"/>
        </w:rPr>
      </w:pPr>
      <w:del w:id="300" w:author="mrobinson010" w:date="2015-02-10T11:53:00Z">
        <w:r w:rsidDel="006118E0">
          <w:delText xml:space="preserve">Figure </w:delText>
        </w:r>
        <w:r w:rsidR="001D1057" w:rsidDel="006118E0">
          <w:fldChar w:fldCharType="begin"/>
        </w:r>
        <w:r w:rsidR="001D1057" w:rsidDel="006118E0">
          <w:delInstrText xml:space="preserve"> SEQ Figure \* ARABIC </w:delInstrText>
        </w:r>
        <w:r w:rsidR="001D1057" w:rsidDel="006118E0">
          <w:fldChar w:fldCharType="separate"/>
        </w:r>
        <w:r w:rsidDel="006118E0">
          <w:rPr>
            <w:noProof/>
          </w:rPr>
          <w:delText>2</w:delText>
        </w:r>
        <w:r w:rsidR="001D1057" w:rsidDel="006118E0">
          <w:rPr>
            <w:noProof/>
          </w:rPr>
          <w:fldChar w:fldCharType="end"/>
        </w:r>
        <w:r w:rsidR="007335B1" w:rsidDel="006118E0">
          <w:delText>: Veteran Roster</w:delText>
        </w:r>
      </w:del>
    </w:p>
    <w:p w:rsidR="006118E0" w:rsidRDefault="006118E0">
      <w:pPr>
        <w:pStyle w:val="BodyText"/>
        <w:keepNext/>
        <w:rPr>
          <w:ins w:id="301" w:author="mrobinson010" w:date="2015-02-10T11:58:00Z"/>
        </w:rPr>
        <w:pPrChange w:id="302" w:author="mrobinson010" w:date="2015-02-10T11:58:00Z">
          <w:pPr>
            <w:pStyle w:val="BodyText"/>
          </w:pPr>
        </w:pPrChange>
      </w:pPr>
      <w:ins w:id="303" w:author="mrobinson010" w:date="2015-02-10T11:59:00Z">
        <w:r>
          <w:rPr>
            <w:noProof/>
          </w:rPr>
          <mc:AlternateContent>
            <mc:Choice Requires="wps">
              <w:drawing>
                <wp:anchor distT="0" distB="0" distL="114300" distR="114300" simplePos="0" relativeHeight="251659264" behindDoc="0" locked="0" layoutInCell="1" allowOverlap="1">
                  <wp:simplePos x="0" y="0"/>
                  <wp:positionH relativeFrom="column">
                    <wp:posOffset>47625</wp:posOffset>
                  </wp:positionH>
                  <wp:positionV relativeFrom="paragraph">
                    <wp:posOffset>638810</wp:posOffset>
                  </wp:positionV>
                  <wp:extent cx="5810250" cy="219075"/>
                  <wp:effectExtent l="0" t="0" r="19050" b="28575"/>
                  <wp:wrapNone/>
                  <wp:docPr id="2066" name="Rectangle 2066"/>
                  <wp:cNvGraphicFramePr/>
                  <a:graphic xmlns:a="http://schemas.openxmlformats.org/drawingml/2006/main">
                    <a:graphicData uri="http://schemas.microsoft.com/office/word/2010/wordprocessingShape">
                      <wps:wsp>
                        <wps:cNvSpPr/>
                        <wps:spPr>
                          <a:xfrm>
                            <a:off x="0" y="0"/>
                            <a:ext cx="5810250" cy="2190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66" o:spid="_x0000_s1026" style="position:absolute;margin-left:3.75pt;margin-top:50.3pt;width:457.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" filled="f" strokecolor="#00b050" strokeweight="2pt"/>
              </w:pict>
            </mc:Fallback>
          </mc:AlternateContent>
        </w:r>
      </w:ins>
      <w:ins w:id="304" w:author="mrobinson010" w:date="2015-02-10T11:58:00Z">
        <w:r>
          <w:rPr>
            <w:noProof/>
          </w:rPr>
          <w:drawing>
            <wp:inline distT="0" distB="0" distL="0" distR="0" wp14:anchorId="0917EADE" wp14:editId="7599F5C7">
              <wp:extent cx="5857875" cy="1325326"/>
              <wp:effectExtent l="0" t="0" r="0" b="825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9936" cy="1325792"/>
                      </a:xfrm>
                      <a:prstGeom prst="rect">
                        <a:avLst/>
                      </a:prstGeom>
                      <a:noFill/>
                    </pic:spPr>
                  </pic:pic>
                </a:graphicData>
              </a:graphic>
            </wp:inline>
          </w:drawing>
        </w:r>
      </w:ins>
    </w:p>
    <w:p w:rsidR="007335B1" w:rsidRPr="00D03DF1" w:rsidRDefault="006118E0">
      <w:pPr>
        <w:pStyle w:val="Caption"/>
        <w:pPrChange w:id="305" w:author="mrobinson010" w:date="2015-02-10T11:58:00Z">
          <w:pPr>
            <w:pStyle w:val="BodyText"/>
          </w:pPr>
        </w:pPrChange>
      </w:pPr>
      <w:ins w:id="306" w:author="mrobinson010" w:date="2015-02-10T11:58:00Z">
        <w:r>
          <w:t xml:space="preserve">Figure </w:t>
        </w:r>
        <w:r>
          <w:fldChar w:fldCharType="begin"/>
        </w:r>
        <w:r>
          <w:instrText xml:space="preserve"> SEQ Figure \* ARABIC </w:instrText>
        </w:r>
      </w:ins>
      <w:r>
        <w:fldChar w:fldCharType="separate"/>
      </w:r>
      <w:ins w:id="307" w:author="mrobinson010" w:date="2015-02-10T11:58:00Z">
        <w:r>
          <w:rPr>
            <w:noProof/>
          </w:rPr>
          <w:t>3</w:t>
        </w:r>
        <w:r>
          <w:fldChar w:fldCharType="end"/>
        </w:r>
        <w:r>
          <w:t>: Veteran Roster</w:t>
        </w:r>
      </w:ins>
    </w:p>
    <w:p w:rsidR="007335B1" w:rsidRDefault="007335B1" w:rsidP="007335B1">
      <w:pPr>
        <w:pStyle w:val="BodyText"/>
      </w:pPr>
      <w:r>
        <w:t xml:space="preserve">The Veteran </w:t>
      </w:r>
      <w:ins w:id="308" w:author="mrobinson010" w:date="2015-02-10T11:58:00Z">
        <w:r w:rsidR="006118E0">
          <w:t>R</w:t>
        </w:r>
      </w:ins>
      <w:del w:id="309" w:author="mrobinson010" w:date="2015-02-10T11:58:00Z">
        <w:r w:rsidDel="006118E0">
          <w:delText>r</w:delText>
        </w:r>
      </w:del>
      <w:r>
        <w:t xml:space="preserve">oster allows a user to view a list of Veterans within a specific area (service area, state, etc.). It includes a visual indicator to highlight Veterans who have been recently identified – in this case, a green box. The last column represents a user story that allows the user to click a direct hyperlink into the Veteran’s </w:t>
      </w:r>
      <w:r w:rsidR="00B214B7">
        <w:t xml:space="preserve">EHR, bypassing the Individual Veteran View and going straight to the medical record. </w:t>
      </w:r>
      <w:ins w:id="310" w:author="mrobinson010" w:date="2015-02-10T12:05:00Z">
        <w:r w:rsidR="00B1652E">
          <w:t xml:space="preserve">Note: the “Statistical Risk Level” column is a notional feature. Clinical experts have discussed how best to categorize or label Veterans </w:t>
        </w:r>
      </w:ins>
      <w:ins w:id="311" w:author="mrobinson010" w:date="2015-02-10T12:06:00Z">
        <w:r w:rsidR="00B1652E">
          <w:t>according</w:t>
        </w:r>
      </w:ins>
      <w:ins w:id="312" w:author="mrobinson010" w:date="2015-02-10T12:05:00Z">
        <w:r w:rsidR="00B1652E">
          <w:t xml:space="preserve"> </w:t>
        </w:r>
      </w:ins>
      <w:ins w:id="313" w:author="mrobinson010" w:date="2015-02-10T12:06:00Z">
        <w:r w:rsidR="00B1652E">
          <w:t xml:space="preserve">to the individual Veteran’s risk level, however consensus has not yet been reached. For illustration purposes, the figure above proposes a label of </w:t>
        </w:r>
      </w:ins>
      <w:ins w:id="314" w:author="mrobinson010" w:date="2015-02-10T12:07:00Z">
        <w:r w:rsidR="00B1652E">
          <w:t>“Emergent</w:t>
        </w:r>
      </w:ins>
      <w:ins w:id="315" w:author="mrobinson010" w:date="2015-02-10T12:08:00Z">
        <w:r w:rsidR="00B1652E">
          <w:t xml:space="preserve">” for Veterans in the top .01%, “High” for Veterans in the top 5%, and “Medium” for Veterans in risk stratifications lower than the top 5%, but still elevated. </w:t>
        </w:r>
      </w:ins>
      <w:ins w:id="316" w:author="mrobinson010" w:date="2015-02-10T12:11:00Z">
        <w:r w:rsidR="00B1652E">
          <w:t xml:space="preserve">The actual schema to be </w:t>
        </w:r>
      </w:ins>
      <w:ins w:id="317" w:author="mrobinson010" w:date="2015-02-10T12:12:00Z">
        <w:r w:rsidR="00B1652E">
          <w:t>used in the application</w:t>
        </w:r>
      </w:ins>
      <w:ins w:id="318" w:author="mrobinson010" w:date="2015-02-10T12:09:00Z">
        <w:r w:rsidR="00B1652E">
          <w:t xml:space="preserve"> will be </w:t>
        </w:r>
      </w:ins>
      <w:ins w:id="319" w:author="mrobinson010" w:date="2015-02-10T12:12:00Z">
        <w:r w:rsidR="00B1652E">
          <w:t>finalized and described</w:t>
        </w:r>
      </w:ins>
      <w:ins w:id="320" w:author="mrobinson010" w:date="2015-02-10T12:09:00Z">
        <w:r w:rsidR="00B1652E">
          <w:t xml:space="preserve"> in future versions of this </w:t>
        </w:r>
      </w:ins>
      <w:ins w:id="321" w:author="mrobinson010" w:date="2015-02-10T12:10:00Z">
        <w:r w:rsidR="00B1652E">
          <w:t>document</w:t>
        </w:r>
      </w:ins>
      <w:ins w:id="322" w:author="mrobinson010" w:date="2015-02-10T12:09:00Z">
        <w:r w:rsidR="00B1652E">
          <w:t>.</w:t>
        </w:r>
      </w:ins>
    </w:p>
    <w:p w:rsidR="007335B1" w:rsidRDefault="007335B1" w:rsidP="007335B1">
      <w:pPr>
        <w:pStyle w:val="BodyText"/>
        <w:jc w:val="center"/>
      </w:pPr>
      <w:del w:id="323" w:author="mrobinson010" w:date="2015-02-10T12:12:00Z">
        <w:r w:rsidDel="00B1652E">
          <w:rPr>
            <w:noProof/>
          </w:rPr>
          <w:lastRenderedPageBreak/>
          <w:drawing>
            <wp:inline distT="0" distB="0" distL="0" distR="0" wp14:anchorId="42A74CE1" wp14:editId="273D2EC7">
              <wp:extent cx="1657350" cy="403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k thing.JPG"/>
                      <pic:cNvPicPr/>
                    </pic:nvPicPr>
                    <pic:blipFill>
                      <a:blip r:embed="rId24">
                        <a:extLst>
                          <a:ext uri="{28A0092B-C50C-407E-A947-70E740481C1C}">
                            <a14:useLocalDpi xmlns:a14="http://schemas.microsoft.com/office/drawing/2010/main" val="0"/>
                          </a:ext>
                        </a:extLst>
                      </a:blip>
                      <a:stretch>
                        <a:fillRect/>
                      </a:stretch>
                    </pic:blipFill>
                    <pic:spPr>
                      <a:xfrm>
                        <a:off x="0" y="0"/>
                        <a:ext cx="1657350" cy="4038600"/>
                      </a:xfrm>
                      <a:prstGeom prst="rect">
                        <a:avLst/>
                      </a:prstGeom>
                    </pic:spPr>
                  </pic:pic>
                </a:graphicData>
              </a:graphic>
            </wp:inline>
          </w:drawing>
        </w:r>
      </w:del>
    </w:p>
    <w:p w:rsidR="007335B1" w:rsidDel="00B1652E" w:rsidRDefault="00A47EC3" w:rsidP="00A47EC3">
      <w:pPr>
        <w:pStyle w:val="Caption"/>
        <w:rPr>
          <w:del w:id="324" w:author="mrobinson010" w:date="2015-02-10T12:14:00Z"/>
        </w:rPr>
      </w:pPr>
      <w:del w:id="325" w:author="mrobinson010" w:date="2015-02-10T12:14:00Z">
        <w:r w:rsidDel="00B1652E">
          <w:delText xml:space="preserve">Figure </w:delText>
        </w:r>
        <w:r w:rsidR="001D1057" w:rsidDel="00B1652E">
          <w:fldChar w:fldCharType="begin"/>
        </w:r>
        <w:r w:rsidR="001D1057" w:rsidDel="00B1652E">
          <w:delInstrText xml:space="preserve"> SEQ Figure \* ARABIC </w:delInstrText>
        </w:r>
        <w:r w:rsidR="001D1057" w:rsidDel="00B1652E">
          <w:fldChar w:fldCharType="separate"/>
        </w:r>
        <w:r w:rsidDel="00B1652E">
          <w:rPr>
            <w:noProof/>
          </w:rPr>
          <w:delText>3</w:delText>
        </w:r>
        <w:r w:rsidR="001D1057" w:rsidDel="00B1652E">
          <w:rPr>
            <w:noProof/>
          </w:rPr>
          <w:fldChar w:fldCharType="end"/>
        </w:r>
        <w:r w:rsidR="007335B1" w:rsidDel="00B1652E">
          <w:delText>: Stratification Widget</w:delText>
        </w:r>
      </w:del>
    </w:p>
    <w:p w:rsidR="00B1652E" w:rsidRDefault="00B1652E">
      <w:pPr>
        <w:pStyle w:val="BodyText"/>
        <w:keepNext/>
        <w:jc w:val="center"/>
        <w:rPr>
          <w:ins w:id="326" w:author="mrobinson010" w:date="2015-02-10T12:15:00Z"/>
        </w:rPr>
        <w:pPrChange w:id="327" w:author="mrobinson010" w:date="2015-02-10T12:15:00Z">
          <w:pPr>
            <w:pStyle w:val="BodyText"/>
            <w:jc w:val="center"/>
          </w:pPr>
        </w:pPrChange>
      </w:pPr>
      <w:ins w:id="328" w:author="mrobinson010" w:date="2015-02-10T12:14:00Z">
        <w:r>
          <w:rPr>
            <w:noProof/>
          </w:rPr>
          <w:drawing>
            <wp:inline distT="0" distB="0" distL="0" distR="0" wp14:anchorId="76E56D07" wp14:editId="5A94A31F">
              <wp:extent cx="2575576" cy="1290141"/>
              <wp:effectExtent l="0" t="0" r="0" b="571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2905" cy="1293812"/>
                      </a:xfrm>
                      <a:prstGeom prst="rect">
                        <a:avLst/>
                      </a:prstGeom>
                      <a:noFill/>
                    </pic:spPr>
                  </pic:pic>
                </a:graphicData>
              </a:graphic>
            </wp:inline>
          </w:drawing>
        </w:r>
      </w:ins>
    </w:p>
    <w:p w:rsidR="00B1652E" w:rsidRPr="00B1652E" w:rsidRDefault="00B1652E" w:rsidP="00B1652E">
      <w:pPr>
        <w:pStyle w:val="Caption"/>
        <w:rPr>
          <w:ins w:id="329" w:author="mrobinson010" w:date="2015-02-10T12:14:00Z"/>
        </w:rPr>
      </w:pPr>
      <w:ins w:id="330" w:author="mrobinson010" w:date="2015-02-10T12:15:00Z">
        <w:r>
          <w:t xml:space="preserve">Figure </w:t>
        </w:r>
        <w:r>
          <w:fldChar w:fldCharType="begin"/>
        </w:r>
        <w:r>
          <w:instrText xml:space="preserve"> SEQ Figure \* ARABIC </w:instrText>
        </w:r>
      </w:ins>
      <w:r>
        <w:fldChar w:fldCharType="separate"/>
      </w:r>
      <w:ins w:id="331" w:author="mrobinson010" w:date="2015-02-10T12:15:00Z">
        <w:r>
          <w:rPr>
            <w:noProof/>
          </w:rPr>
          <w:t>4</w:t>
        </w:r>
        <w:r>
          <w:fldChar w:fldCharType="end"/>
        </w:r>
        <w:r>
          <w:t>: Stratification Widget</w:t>
        </w:r>
      </w:ins>
    </w:p>
    <w:p w:rsidR="007335B1" w:rsidRDefault="007335B1" w:rsidP="007335B1">
      <w:pPr>
        <w:pStyle w:val="BodyText"/>
      </w:pPr>
      <w:r>
        <w:t xml:space="preserve">The </w:t>
      </w:r>
      <w:ins w:id="332" w:author="mrobinson010" w:date="2015-02-10T12:17:00Z">
        <w:r w:rsidR="007E31A6">
          <w:t>S</w:t>
        </w:r>
      </w:ins>
      <w:del w:id="333" w:author="mrobinson010" w:date="2015-02-10T12:17:00Z">
        <w:r w:rsidDel="007E31A6">
          <w:delText>s</w:delText>
        </w:r>
      </w:del>
      <w:r>
        <w:t xml:space="preserve">tratification </w:t>
      </w:r>
      <w:ins w:id="334" w:author="mrobinson010" w:date="2015-02-10T12:17:00Z">
        <w:r w:rsidR="007E31A6">
          <w:t>W</w:t>
        </w:r>
      </w:ins>
      <w:del w:id="335" w:author="mrobinson010" w:date="2015-02-10T12:17:00Z">
        <w:r w:rsidDel="007E31A6">
          <w:delText>w</w:delText>
        </w:r>
      </w:del>
      <w:r>
        <w:t xml:space="preserve">idget allows a user to see how many Veterans within a particular area (state, VISN, etc.) are within a specific risk stratification. In this example, </w:t>
      </w:r>
      <w:del w:id="336" w:author="mrobinson010" w:date="2015-02-10T12:15:00Z">
        <w:r w:rsidDel="00B1652E">
          <w:delText xml:space="preserve">27 </w:delText>
        </w:r>
      </w:del>
      <w:ins w:id="337" w:author="mrobinson010" w:date="2015-02-10T12:15:00Z">
        <w:r w:rsidR="00B1652E">
          <w:t xml:space="preserve">5 </w:t>
        </w:r>
      </w:ins>
      <w:r>
        <w:t xml:space="preserve">Veterans are in the top .1% of the risk model. Users can click the stratification to view a roster of the Veterans included. </w:t>
      </w:r>
    </w:p>
    <w:p w:rsidR="007335B1" w:rsidRDefault="007335B1" w:rsidP="007335B1">
      <w:pPr>
        <w:pStyle w:val="Caption"/>
      </w:pPr>
      <w:del w:id="338" w:author="mrobinson010" w:date="2015-02-10T12:15:00Z">
        <w:r w:rsidDel="007E31A6">
          <w:rPr>
            <w:noProof/>
            <w:sz w:val="24"/>
            <w:rPrChange w:id="339">
              <w:rPr>
                <w:noProof/>
              </w:rPr>
            </w:rPrChange>
          </w:rPr>
          <w:lastRenderedPageBreak/>
          <w:drawing>
            <wp:inline distT="0" distB="0" distL="0" distR="0" wp14:anchorId="6EA410E0" wp14:editId="27285E48">
              <wp:extent cx="2743200" cy="23152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1248" cy="2313623"/>
                      </a:xfrm>
                      <a:prstGeom prst="rect">
                        <a:avLst/>
                      </a:prstGeom>
                      <a:noFill/>
                    </pic:spPr>
                  </pic:pic>
                </a:graphicData>
              </a:graphic>
            </wp:inline>
          </w:drawing>
        </w:r>
      </w:del>
    </w:p>
    <w:p w:rsidR="007335B1" w:rsidRDefault="00A47EC3" w:rsidP="00A47EC3">
      <w:pPr>
        <w:pStyle w:val="Caption"/>
      </w:pPr>
      <w:del w:id="340" w:author="mrobinson010" w:date="2015-02-10T12:15:00Z">
        <w:r w:rsidDel="007E31A6">
          <w:delText xml:space="preserve">Figure </w:delText>
        </w:r>
        <w:r w:rsidR="001D1057" w:rsidDel="007E31A6">
          <w:fldChar w:fldCharType="begin"/>
        </w:r>
        <w:r w:rsidR="001D1057" w:rsidDel="007E31A6">
          <w:delInstrText xml:space="preserve"> SEQ Figure \* ARABIC </w:delInstrText>
        </w:r>
        <w:r w:rsidR="001D1057" w:rsidDel="007E31A6">
          <w:fldChar w:fldCharType="separate"/>
        </w:r>
        <w:r w:rsidDel="007E31A6">
          <w:rPr>
            <w:noProof/>
          </w:rPr>
          <w:delText>4</w:delText>
        </w:r>
        <w:r w:rsidR="001D1057" w:rsidDel="007E31A6">
          <w:rPr>
            <w:noProof/>
          </w:rPr>
          <w:fldChar w:fldCharType="end"/>
        </w:r>
        <w:r w:rsidR="007335B1" w:rsidDel="007E31A6">
          <w:delText>: Attributes Summary Widget</w:delText>
        </w:r>
      </w:del>
    </w:p>
    <w:p w:rsidR="007E31A6" w:rsidRDefault="007E31A6" w:rsidP="007E31A6">
      <w:pPr>
        <w:pStyle w:val="Caption"/>
        <w:rPr>
          <w:ins w:id="341" w:author="mrobinson010" w:date="2015-02-10T12:17:00Z"/>
        </w:rPr>
      </w:pPr>
      <w:ins w:id="342" w:author="mrobinson010" w:date="2015-02-10T12:16:00Z">
        <w:r>
          <w:rPr>
            <w:noProof/>
          </w:rPr>
          <w:drawing>
            <wp:inline distT="0" distB="0" distL="0" distR="0" wp14:anchorId="44CC24D2" wp14:editId="66AD7423">
              <wp:extent cx="3038475" cy="286279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9527" cy="2863784"/>
                      </a:xfrm>
                      <a:prstGeom prst="rect">
                        <a:avLst/>
                      </a:prstGeom>
                      <a:noFill/>
                    </pic:spPr>
                  </pic:pic>
                </a:graphicData>
              </a:graphic>
            </wp:inline>
          </w:drawing>
        </w:r>
      </w:ins>
    </w:p>
    <w:p w:rsidR="007335B1" w:rsidRPr="001A4E5B" w:rsidRDefault="007E31A6" w:rsidP="007E31A6">
      <w:pPr>
        <w:pStyle w:val="Caption"/>
      </w:pPr>
      <w:ins w:id="343" w:author="mrobinson010" w:date="2015-02-10T12:17:00Z">
        <w:r>
          <w:t xml:space="preserve">Figure </w:t>
        </w:r>
        <w:r>
          <w:fldChar w:fldCharType="begin"/>
        </w:r>
        <w:r>
          <w:instrText xml:space="preserve"> SEQ Figure \* ARABIC </w:instrText>
        </w:r>
      </w:ins>
      <w:r>
        <w:fldChar w:fldCharType="separate"/>
      </w:r>
      <w:ins w:id="344" w:author="mrobinson010" w:date="2015-02-10T12:17:00Z">
        <w:r>
          <w:rPr>
            <w:noProof/>
          </w:rPr>
          <w:t>5</w:t>
        </w:r>
        <w:r>
          <w:fldChar w:fldCharType="end"/>
        </w:r>
        <w:r>
          <w:t>: Attributes Summary Widget</w:t>
        </w:r>
      </w:ins>
    </w:p>
    <w:p w:rsidR="007335B1" w:rsidRDefault="007335B1" w:rsidP="007335B1">
      <w:pPr>
        <w:pStyle w:val="BodyText"/>
      </w:pPr>
      <w:r>
        <w:t xml:space="preserve">The </w:t>
      </w:r>
      <w:ins w:id="345" w:author="mrobinson010" w:date="2015-02-10T12:17:00Z">
        <w:r w:rsidR="007E31A6">
          <w:t>A</w:t>
        </w:r>
      </w:ins>
      <w:del w:id="346" w:author="mrobinson010" w:date="2015-02-10T12:17:00Z">
        <w:r w:rsidDel="007E31A6">
          <w:delText>a</w:delText>
        </w:r>
      </w:del>
      <w:r>
        <w:t xml:space="preserve">ttributes </w:t>
      </w:r>
      <w:ins w:id="347" w:author="mrobinson010" w:date="2015-02-10T12:17:00Z">
        <w:r w:rsidR="007E31A6">
          <w:t>S</w:t>
        </w:r>
      </w:ins>
      <w:del w:id="348" w:author="mrobinson010" w:date="2015-02-10T12:17:00Z">
        <w:r w:rsidDel="007E31A6">
          <w:delText>s</w:delText>
        </w:r>
      </w:del>
      <w:r>
        <w:t xml:space="preserve">ummary </w:t>
      </w:r>
      <w:ins w:id="349" w:author="mrobinson010" w:date="2015-02-10T12:17:00Z">
        <w:r w:rsidR="007E31A6">
          <w:t>W</w:t>
        </w:r>
      </w:ins>
      <w:del w:id="350" w:author="mrobinson010" w:date="2015-02-10T12:17:00Z">
        <w:r w:rsidDel="007E31A6">
          <w:delText>w</w:delText>
        </w:r>
      </w:del>
      <w:r>
        <w:t>idget provides a list of summary data about Veterans within a specific area</w:t>
      </w:r>
      <w:ins w:id="351" w:author="mrobinson010" w:date="2015-02-10T12:16:00Z">
        <w:r w:rsidR="007E31A6">
          <w:t xml:space="preserve">. </w:t>
        </w:r>
      </w:ins>
      <w:del w:id="352" w:author="mrobinson010" w:date="2015-02-10T12:16:00Z">
        <w:r w:rsidDel="007E31A6">
          <w:delText xml:space="preserve"> (in this case, within the Bangor, ME Community Based Outpatient Clinic’s service area). </w:delText>
        </w:r>
      </w:del>
      <w:r>
        <w:t xml:space="preserve">This widget could be customizable by user to show various summary data attributes related Veteran demographics, location, social and familiar factors, etc.   </w:t>
      </w:r>
    </w:p>
    <w:p w:rsidR="007335B1" w:rsidRPr="00C424B4" w:rsidRDefault="007335B1" w:rsidP="007335B1">
      <w:pPr>
        <w:pStyle w:val="BodyText"/>
        <w:jc w:val="center"/>
      </w:pPr>
      <w:del w:id="353" w:author="mrobinson010" w:date="2015-02-10T12:17:00Z">
        <w:r w:rsidDel="007E31A6">
          <w:rPr>
            <w:noProof/>
          </w:rPr>
          <w:lastRenderedPageBreak/>
          <w:drawing>
            <wp:inline distT="0" distB="0" distL="0" distR="0" wp14:anchorId="2C8F39BA" wp14:editId="0DA65D7B">
              <wp:extent cx="3942893" cy="2494483"/>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s chart.JPG"/>
                      <pic:cNvPicPr/>
                    </pic:nvPicPr>
                    <pic:blipFill rotWithShape="1">
                      <a:blip r:embed="rId28">
                        <a:extLst>
                          <a:ext uri="{28A0092B-C50C-407E-A947-70E740481C1C}">
                            <a14:useLocalDpi xmlns:a14="http://schemas.microsoft.com/office/drawing/2010/main" val="0"/>
                          </a:ext>
                        </a:extLst>
                      </a:blip>
                      <a:srcRect l="1268" t="1706" r="1087" b="1283"/>
                      <a:stretch/>
                    </pic:blipFill>
                    <pic:spPr bwMode="auto">
                      <a:xfrm>
                        <a:off x="0" y="0"/>
                        <a:ext cx="3943488" cy="2494859"/>
                      </a:xfrm>
                      <a:prstGeom prst="rect">
                        <a:avLst/>
                      </a:prstGeom>
                      <a:ln>
                        <a:noFill/>
                      </a:ln>
                      <a:extLst>
                        <a:ext uri="{53640926-AAD7-44D8-BBD7-CCE9431645EC}">
                          <a14:shadowObscured xmlns:a14="http://schemas.microsoft.com/office/drawing/2010/main"/>
                        </a:ext>
                      </a:extLst>
                    </pic:spPr>
                  </pic:pic>
                </a:graphicData>
              </a:graphic>
            </wp:inline>
          </w:drawing>
        </w:r>
      </w:del>
    </w:p>
    <w:p w:rsidR="007335B1" w:rsidDel="004B40C7" w:rsidRDefault="00A47EC3" w:rsidP="00A47EC3">
      <w:pPr>
        <w:pStyle w:val="Caption"/>
        <w:rPr>
          <w:del w:id="354" w:author="mrobinson010" w:date="2015-02-10T12:47:00Z"/>
        </w:rPr>
      </w:pPr>
      <w:del w:id="355" w:author="mrobinson010" w:date="2015-02-10T12:47:00Z">
        <w:r w:rsidDel="00DB3B42">
          <w:delText xml:space="preserve">Figure </w:delText>
        </w:r>
        <w:r w:rsidR="001D1057" w:rsidDel="00DB3B42">
          <w:fldChar w:fldCharType="begin"/>
        </w:r>
        <w:r w:rsidR="001D1057" w:rsidDel="00DB3B42">
          <w:delInstrText xml:space="preserve"> SEQ Figure \* ARABIC </w:delInstrText>
        </w:r>
        <w:r w:rsidR="001D1057" w:rsidDel="00DB3B42">
          <w:fldChar w:fldCharType="separate"/>
        </w:r>
        <w:r w:rsidDel="00DB3B42">
          <w:rPr>
            <w:noProof/>
          </w:rPr>
          <w:delText>5</w:delText>
        </w:r>
        <w:r w:rsidR="001D1057" w:rsidDel="00DB3B42">
          <w:rPr>
            <w:noProof/>
          </w:rPr>
          <w:fldChar w:fldCharType="end"/>
        </w:r>
        <w:r w:rsidR="007335B1" w:rsidDel="00DB3B42">
          <w:delText xml:space="preserve">: Means Chart </w:delText>
        </w:r>
      </w:del>
    </w:p>
    <w:p w:rsidR="004B40C7" w:rsidRDefault="004B40C7">
      <w:pPr>
        <w:pStyle w:val="BodyText"/>
        <w:keepNext/>
        <w:jc w:val="center"/>
        <w:rPr>
          <w:ins w:id="356" w:author="mrobinson010" w:date="2015-02-10T12:49:00Z"/>
        </w:rPr>
        <w:pPrChange w:id="357" w:author="mrobinson010" w:date="2015-02-10T12:49:00Z">
          <w:pPr>
            <w:pStyle w:val="BodyText"/>
            <w:jc w:val="center"/>
          </w:pPr>
        </w:pPrChange>
      </w:pPr>
      <w:ins w:id="358" w:author="mrobinson010" w:date="2015-02-10T12:48:00Z">
        <w:r>
          <w:rPr>
            <w:noProof/>
          </w:rPr>
          <w:drawing>
            <wp:inline distT="0" distB="0" distL="0" distR="0" wp14:anchorId="004C1994" wp14:editId="027DF100">
              <wp:extent cx="3419475" cy="2297007"/>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9966" cy="2297337"/>
                      </a:xfrm>
                      <a:prstGeom prst="rect">
                        <a:avLst/>
                      </a:prstGeom>
                      <a:noFill/>
                    </pic:spPr>
                  </pic:pic>
                </a:graphicData>
              </a:graphic>
            </wp:inline>
          </w:drawing>
        </w:r>
      </w:ins>
    </w:p>
    <w:p w:rsidR="004B40C7" w:rsidRPr="004B40C7" w:rsidRDefault="004B40C7" w:rsidP="004B40C7">
      <w:pPr>
        <w:pStyle w:val="Caption"/>
        <w:rPr>
          <w:ins w:id="359" w:author="mrobinson010" w:date="2015-02-10T12:48:00Z"/>
        </w:rPr>
      </w:pPr>
      <w:ins w:id="360" w:author="mrobinson010" w:date="2015-02-10T12:49:00Z">
        <w:r>
          <w:t xml:space="preserve">Figure </w:t>
        </w:r>
        <w:r>
          <w:fldChar w:fldCharType="begin"/>
        </w:r>
        <w:r>
          <w:instrText xml:space="preserve"> SEQ Figure \* ARABIC </w:instrText>
        </w:r>
      </w:ins>
      <w:r>
        <w:fldChar w:fldCharType="separate"/>
      </w:r>
      <w:ins w:id="361" w:author="mrobinson010" w:date="2015-02-10T12:49:00Z">
        <w:r>
          <w:rPr>
            <w:noProof/>
          </w:rPr>
          <w:t>6</w:t>
        </w:r>
        <w:r>
          <w:fldChar w:fldCharType="end"/>
        </w:r>
        <w:r>
          <w:t>: Means Completion Chart</w:t>
        </w:r>
      </w:ins>
    </w:p>
    <w:p w:rsidR="007335B1" w:rsidRDefault="007335B1" w:rsidP="007335B1">
      <w:pPr>
        <w:pStyle w:val="BodyText"/>
      </w:pPr>
      <w:r>
        <w:t xml:space="preserve">The </w:t>
      </w:r>
      <w:ins w:id="362" w:author="mrobinson010" w:date="2015-02-10T12:48:00Z">
        <w:r w:rsidR="004B40C7">
          <w:t>M</w:t>
        </w:r>
      </w:ins>
      <w:del w:id="363" w:author="mrobinson010" w:date="2015-02-10T12:48:00Z">
        <w:r w:rsidDel="004B40C7">
          <w:delText>m</w:delText>
        </w:r>
      </w:del>
      <w:r>
        <w:t xml:space="preserve">eans </w:t>
      </w:r>
      <w:del w:id="364" w:author="mrobinson010" w:date="2015-02-10T12:48:00Z">
        <w:r w:rsidDel="004B40C7">
          <w:delText>chart shows</w:delText>
        </w:r>
      </w:del>
      <w:ins w:id="365" w:author="mrobinson010" w:date="2015-02-10T12:48:00Z">
        <w:r w:rsidR="004B40C7">
          <w:t>Completion Widget shows</w:t>
        </w:r>
      </w:ins>
      <w:r>
        <w:t xml:space="preserve"> what percent of suicides were completed by a certain means (firearm, poisoning, etc.) These means are associated with an </w:t>
      </w:r>
      <w:r w:rsidRPr="00D03DF1">
        <w:t>International Statistical Classification of Diseases and Related Health Problems</w:t>
      </w:r>
      <w:r>
        <w:t xml:space="preserve"> (ICD) code in the underlying database. Users </w:t>
      </w:r>
      <w:del w:id="366" w:author="mrobinson010" w:date="2015-02-10T12:48:00Z">
        <w:r w:rsidDel="004B40C7">
          <w:delText xml:space="preserve">would </w:delText>
        </w:r>
      </w:del>
      <w:ins w:id="367" w:author="mrobinson010" w:date="2015-02-10T12:48:00Z">
        <w:r w:rsidR="004B40C7">
          <w:t xml:space="preserve">will </w:t>
        </w:r>
      </w:ins>
      <w:r>
        <w:t xml:space="preserve">be able to see this information for a specific geographic area such as state or VISN. </w:t>
      </w:r>
    </w:p>
    <w:p w:rsidR="007335B1" w:rsidRDefault="007335B1" w:rsidP="007335B1">
      <w:pPr>
        <w:pStyle w:val="BodyText"/>
      </w:pPr>
    </w:p>
    <w:p w:rsidR="007335B1" w:rsidRDefault="007335B1" w:rsidP="007335B1">
      <w:pPr>
        <w:pStyle w:val="BodyText"/>
        <w:jc w:val="center"/>
      </w:pPr>
      <w:del w:id="368" w:author="mrobinson010" w:date="2015-02-10T12:49:00Z">
        <w:r w:rsidDel="004B40C7">
          <w:rPr>
            <w:noProof/>
          </w:rPr>
          <w:lastRenderedPageBreak/>
          <w:drawing>
            <wp:inline distT="0" distB="0" distL="0" distR="0" wp14:anchorId="6196E6F1" wp14:editId="752696B2">
              <wp:extent cx="4572000" cy="2743200"/>
              <wp:effectExtent l="0" t="0" r="19050"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del>
    </w:p>
    <w:p w:rsidR="007335B1" w:rsidDel="004B40C7" w:rsidRDefault="00A47EC3" w:rsidP="00A47EC3">
      <w:pPr>
        <w:pStyle w:val="Caption"/>
        <w:rPr>
          <w:del w:id="369" w:author="mrobinson010" w:date="2015-02-10T12:49:00Z"/>
        </w:rPr>
      </w:pPr>
      <w:del w:id="370" w:author="mrobinson010" w:date="2015-02-10T12:49:00Z">
        <w:r w:rsidDel="004B40C7">
          <w:delText xml:space="preserve">Figure </w:delText>
        </w:r>
        <w:r w:rsidR="001D1057" w:rsidDel="004B40C7">
          <w:fldChar w:fldCharType="begin"/>
        </w:r>
        <w:r w:rsidR="001D1057" w:rsidDel="004B40C7">
          <w:delInstrText xml:space="preserve"> SEQ Figure \* ARABIC </w:delInstrText>
        </w:r>
        <w:r w:rsidR="001D1057" w:rsidDel="004B40C7">
          <w:fldChar w:fldCharType="separate"/>
        </w:r>
        <w:r w:rsidDel="004B40C7">
          <w:rPr>
            <w:noProof/>
          </w:rPr>
          <w:delText>6</w:delText>
        </w:r>
        <w:r w:rsidR="001D1057" w:rsidDel="004B40C7">
          <w:rPr>
            <w:noProof/>
          </w:rPr>
          <w:fldChar w:fldCharType="end"/>
        </w:r>
        <w:r w:rsidR="007335B1" w:rsidDel="004B40C7">
          <w:delText>:</w:delText>
        </w:r>
        <w:r w:rsidR="007335B1" w:rsidRPr="008C415F" w:rsidDel="004B40C7">
          <w:delText xml:space="preserve"> </w:delText>
        </w:r>
        <w:r w:rsidR="007335B1" w:rsidDel="004B40C7">
          <w:delText>Suicide Rate Chart</w:delText>
        </w:r>
      </w:del>
    </w:p>
    <w:p w:rsidR="004B40C7" w:rsidRDefault="004B40C7" w:rsidP="004B40C7">
      <w:pPr>
        <w:pStyle w:val="Caption"/>
        <w:rPr>
          <w:ins w:id="371" w:author="mrobinson010" w:date="2015-02-10T12:50:00Z"/>
        </w:rPr>
      </w:pPr>
      <w:ins w:id="372" w:author="mrobinson010" w:date="2015-02-10T12:49:00Z">
        <w:r>
          <w:rPr>
            <w:noProof/>
          </w:rPr>
          <w:drawing>
            <wp:inline distT="0" distB="0" distL="0" distR="0" wp14:anchorId="70FCA33A" wp14:editId="270EDF6F">
              <wp:extent cx="3930244" cy="27447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329" cy="2744083"/>
                      </a:xfrm>
                      <a:prstGeom prst="rect">
                        <a:avLst/>
                      </a:prstGeom>
                      <a:noFill/>
                    </pic:spPr>
                  </pic:pic>
                </a:graphicData>
              </a:graphic>
            </wp:inline>
          </w:drawing>
        </w:r>
      </w:ins>
    </w:p>
    <w:p w:rsidR="007335B1" w:rsidRDefault="004B40C7" w:rsidP="004B40C7">
      <w:pPr>
        <w:pStyle w:val="Caption"/>
      </w:pPr>
      <w:ins w:id="373" w:author="mrobinson010" w:date="2015-02-10T12:50:00Z">
        <w:r>
          <w:t xml:space="preserve">Figure </w:t>
        </w:r>
        <w:r>
          <w:fldChar w:fldCharType="begin"/>
        </w:r>
        <w:r>
          <w:instrText xml:space="preserve"> SEQ Figure \* ARABIC </w:instrText>
        </w:r>
      </w:ins>
      <w:r>
        <w:fldChar w:fldCharType="separate"/>
      </w:r>
      <w:ins w:id="374" w:author="mrobinson010" w:date="2015-02-10T12:50:00Z">
        <w:r>
          <w:rPr>
            <w:noProof/>
          </w:rPr>
          <w:t>7</w:t>
        </w:r>
        <w:r>
          <w:fldChar w:fldCharType="end"/>
        </w:r>
        <w:r>
          <w:t>: Suicide Rate Chart</w:t>
        </w:r>
      </w:ins>
    </w:p>
    <w:p w:rsidR="007335B1" w:rsidRDefault="007335B1" w:rsidP="007335B1">
      <w:pPr>
        <w:pStyle w:val="BodyText"/>
      </w:pPr>
      <w:r>
        <w:t xml:space="preserve">The </w:t>
      </w:r>
      <w:ins w:id="375" w:author="mrobinson010" w:date="2015-02-10T12:50:00Z">
        <w:r w:rsidR="004B40C7">
          <w:t>S</w:t>
        </w:r>
      </w:ins>
      <w:del w:id="376" w:author="mrobinson010" w:date="2015-02-10T12:50:00Z">
        <w:r w:rsidDel="004B40C7">
          <w:delText>s</w:delText>
        </w:r>
      </w:del>
      <w:r>
        <w:t xml:space="preserve">uicide </w:t>
      </w:r>
      <w:ins w:id="377" w:author="mrobinson010" w:date="2015-02-10T12:50:00Z">
        <w:r w:rsidR="004B40C7">
          <w:t>R</w:t>
        </w:r>
      </w:ins>
      <w:del w:id="378" w:author="mrobinson010" w:date="2015-02-10T12:50:00Z">
        <w:r w:rsidDel="004B40C7">
          <w:delText>r</w:delText>
        </w:r>
      </w:del>
      <w:r>
        <w:t xml:space="preserve">ate </w:t>
      </w:r>
      <w:ins w:id="379" w:author="mrobinson010" w:date="2015-02-10T12:50:00Z">
        <w:r w:rsidR="004B40C7">
          <w:t>C</w:t>
        </w:r>
      </w:ins>
      <w:del w:id="380" w:author="mrobinson010" w:date="2015-02-10T12:50:00Z">
        <w:r w:rsidDel="004B40C7">
          <w:delText>c</w:delText>
        </w:r>
      </w:del>
      <w:r>
        <w:t>hart</w:t>
      </w:r>
      <w:ins w:id="381" w:author="mrobinson010" w:date="2015-02-10T12:50:00Z">
        <w:r w:rsidR="004B40C7">
          <w:t xml:space="preserve"> Widget</w:t>
        </w:r>
      </w:ins>
      <w:r>
        <w:t xml:space="preserve"> shows the trend of suicide rates over time. Users will be able to make this chart specific to a geographic area, </w:t>
      </w:r>
      <w:r w:rsidR="006B12E0">
        <w:t>and</w:t>
      </w:r>
      <w:r>
        <w:t xml:space="preserve"> be able to specify the time frame displayed. </w:t>
      </w:r>
    </w:p>
    <w:p w:rsidR="007335B1" w:rsidRDefault="007335B1" w:rsidP="007335B1">
      <w:pPr>
        <w:pStyle w:val="BodyText"/>
      </w:pPr>
    </w:p>
    <w:p w:rsidR="007335B1" w:rsidRDefault="007335B1" w:rsidP="007335B1">
      <w:pPr>
        <w:pStyle w:val="BodyText"/>
        <w:jc w:val="center"/>
      </w:pPr>
      <w:del w:id="382" w:author="mrobinson010" w:date="2015-02-10T12:50:00Z">
        <w:r w:rsidDel="004B40C7">
          <w:rPr>
            <w:noProof/>
          </w:rPr>
          <w:lastRenderedPageBreak/>
          <w:drawing>
            <wp:inline distT="0" distB="0" distL="0" distR="0" wp14:anchorId="0249910A" wp14:editId="5B4DCF66">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del>
    </w:p>
    <w:p w:rsidR="007335B1" w:rsidDel="004B40C7" w:rsidRDefault="00A47EC3" w:rsidP="00A47EC3">
      <w:pPr>
        <w:pStyle w:val="Caption"/>
        <w:rPr>
          <w:del w:id="383" w:author="mrobinson010" w:date="2015-02-10T12:50:00Z"/>
        </w:rPr>
      </w:pPr>
      <w:del w:id="384" w:author="mrobinson010" w:date="2015-02-10T12:50:00Z">
        <w:r w:rsidDel="004B40C7">
          <w:delText xml:space="preserve">Figure </w:delText>
        </w:r>
        <w:r w:rsidR="001D1057" w:rsidDel="004B40C7">
          <w:fldChar w:fldCharType="begin"/>
        </w:r>
        <w:r w:rsidR="001D1057" w:rsidDel="004B40C7">
          <w:delInstrText xml:space="preserve"> SEQ Figure \* ARABIC </w:delInstrText>
        </w:r>
        <w:r w:rsidR="001D1057" w:rsidDel="004B40C7">
          <w:fldChar w:fldCharType="separate"/>
        </w:r>
        <w:r w:rsidDel="004B40C7">
          <w:rPr>
            <w:noProof/>
          </w:rPr>
          <w:delText>7</w:delText>
        </w:r>
        <w:r w:rsidR="001D1057" w:rsidDel="004B40C7">
          <w:rPr>
            <w:noProof/>
          </w:rPr>
          <w:fldChar w:fldCharType="end"/>
        </w:r>
        <w:r w:rsidR="007335B1" w:rsidDel="004B40C7">
          <w:delText>:</w:delText>
        </w:r>
        <w:r w:rsidR="007335B1" w:rsidRPr="008C415F" w:rsidDel="004B40C7">
          <w:delText xml:space="preserve"> </w:delText>
        </w:r>
        <w:r w:rsidR="007335B1" w:rsidDel="004B40C7">
          <w:delText>Suicide Risk Chart</w:delText>
        </w:r>
      </w:del>
    </w:p>
    <w:p w:rsidR="007335B1" w:rsidRDefault="004B40C7" w:rsidP="007335B1">
      <w:pPr>
        <w:pStyle w:val="Caption"/>
      </w:pPr>
      <w:ins w:id="385" w:author="mrobinson010" w:date="2015-02-10T12:51:00Z">
        <w:r>
          <w:rPr>
            <w:noProof/>
          </w:rPr>
          <w:drawing>
            <wp:inline distT="0" distB="0" distL="0" distR="0" wp14:anchorId="323C1D55">
              <wp:extent cx="4052996" cy="2830447"/>
              <wp:effectExtent l="0" t="0" r="508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2053" cy="2829788"/>
                      </a:xfrm>
                      <a:prstGeom prst="rect">
                        <a:avLst/>
                      </a:prstGeom>
                      <a:noFill/>
                    </pic:spPr>
                  </pic:pic>
                </a:graphicData>
              </a:graphic>
            </wp:inline>
          </w:drawing>
        </w:r>
      </w:ins>
    </w:p>
    <w:p w:rsidR="007335B1" w:rsidRDefault="007335B1" w:rsidP="007335B1">
      <w:pPr>
        <w:pStyle w:val="BodyText"/>
        <w:rPr>
          <w:ins w:id="386" w:author="mrobinson010" w:date="2015-01-23T13:47:00Z"/>
        </w:rPr>
      </w:pPr>
      <w:r>
        <w:t xml:space="preserve">The </w:t>
      </w:r>
      <w:ins w:id="387" w:author="mrobinson010" w:date="2015-02-10T12:51:00Z">
        <w:r w:rsidR="004B40C7">
          <w:t>S</w:t>
        </w:r>
      </w:ins>
      <w:del w:id="388" w:author="mrobinson010" w:date="2015-02-10T12:51:00Z">
        <w:r w:rsidDel="004B40C7">
          <w:delText>s</w:delText>
        </w:r>
      </w:del>
      <w:r>
        <w:t xml:space="preserve">uicide </w:t>
      </w:r>
      <w:ins w:id="389" w:author="mrobinson010" w:date="2015-02-10T12:51:00Z">
        <w:r w:rsidR="004B40C7">
          <w:t>R</w:t>
        </w:r>
      </w:ins>
      <w:del w:id="390" w:author="mrobinson010" w:date="2015-02-10T12:51:00Z">
        <w:r w:rsidDel="004B40C7">
          <w:delText>r</w:delText>
        </w:r>
      </w:del>
      <w:r>
        <w:t xml:space="preserve">isk </w:t>
      </w:r>
      <w:ins w:id="391" w:author="mrobinson010" w:date="2015-02-10T12:51:00Z">
        <w:r w:rsidR="004B40C7">
          <w:t>C</w:t>
        </w:r>
      </w:ins>
      <w:del w:id="392" w:author="mrobinson010" w:date="2015-02-10T12:51:00Z">
        <w:r w:rsidDel="004B40C7">
          <w:delText>c</w:delText>
        </w:r>
      </w:del>
      <w:r>
        <w:t>hart shows the trend for how many Veterans are within certain risk stratification. Users will also be able to specify the time frame</w:t>
      </w:r>
      <w:ins w:id="393" w:author="mrobinson010" w:date="2015-02-10T12:51:00Z">
        <w:r w:rsidR="004B40C7">
          <w:t>, risk stratification,</w:t>
        </w:r>
      </w:ins>
      <w:r>
        <w:t xml:space="preserve"> and geographic area to define charts of interest to them. </w:t>
      </w:r>
    </w:p>
    <w:p w:rsidR="0047757B" w:rsidRDefault="0047757B" w:rsidP="007335B1">
      <w:pPr>
        <w:pStyle w:val="BodyText"/>
        <w:rPr>
          <w:ins w:id="394" w:author="mrobinson010" w:date="2015-01-23T13:44:00Z"/>
        </w:rPr>
      </w:pPr>
    </w:p>
    <w:p w:rsidR="006A1B34" w:rsidRDefault="006A1B34" w:rsidP="006A1B34">
      <w:pPr>
        <w:pStyle w:val="BodyText"/>
        <w:keepNext/>
        <w:jc w:val="center"/>
        <w:rPr>
          <w:ins w:id="395" w:author="mrobinson010" w:date="2015-02-10T13:03:00Z"/>
        </w:rPr>
      </w:pPr>
      <w:ins w:id="396" w:author="mrobinson010" w:date="2015-02-10T13:02:00Z">
        <w:r>
          <w:rPr>
            <w:noProof/>
          </w:rPr>
          <w:lastRenderedPageBreak/>
          <w:drawing>
            <wp:inline distT="0" distB="0" distL="0" distR="0" wp14:anchorId="40A2FB24" wp14:editId="47896F44">
              <wp:extent cx="3829050" cy="29931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6963" cy="2991559"/>
                      </a:xfrm>
                      <a:prstGeom prst="rect">
                        <a:avLst/>
                      </a:prstGeom>
                      <a:noFill/>
                    </pic:spPr>
                  </pic:pic>
                </a:graphicData>
              </a:graphic>
            </wp:inline>
          </w:drawing>
        </w:r>
      </w:ins>
    </w:p>
    <w:p w:rsidR="0047757B" w:rsidRDefault="006A1B34">
      <w:pPr>
        <w:pStyle w:val="Caption"/>
        <w:rPr>
          <w:ins w:id="397" w:author="mrobinson010" w:date="2015-01-23T13:46:00Z"/>
        </w:rPr>
        <w:pPrChange w:id="398" w:author="mrobinson010" w:date="2015-02-10T13:03:00Z">
          <w:pPr>
            <w:pStyle w:val="BodyText"/>
          </w:pPr>
        </w:pPrChange>
      </w:pPr>
      <w:ins w:id="399" w:author="mrobinson010" w:date="2015-02-10T13:03:00Z">
        <w:r>
          <w:t xml:space="preserve">Figure </w:t>
        </w:r>
        <w:r>
          <w:fldChar w:fldCharType="begin"/>
        </w:r>
        <w:r>
          <w:instrText xml:space="preserve"> SEQ Figure \* ARABIC </w:instrText>
        </w:r>
      </w:ins>
      <w:r>
        <w:fldChar w:fldCharType="separate"/>
      </w:r>
      <w:ins w:id="400" w:author="mrobinson010" w:date="2015-02-10T13:03:00Z">
        <w:r>
          <w:rPr>
            <w:noProof/>
          </w:rPr>
          <w:t>8</w:t>
        </w:r>
        <w:r>
          <w:fldChar w:fldCharType="end"/>
        </w:r>
        <w:r>
          <w:t>: Medical Cover Sheet Widgets</w:t>
        </w:r>
      </w:ins>
      <w:del w:id="401" w:author="mrobinson010" w:date="2015-02-10T13:01:00Z">
        <w:r w:rsidR="0047757B" w:rsidDel="006A1B34">
          <w:fldChar w:fldCharType="begin"/>
        </w:r>
        <w:r w:rsidR="0047757B" w:rsidDel="006A1B34">
          <w:fldChar w:fldCharType="end"/>
        </w:r>
      </w:del>
    </w:p>
    <w:p w:rsidR="0047757B" w:rsidRDefault="004B40C7">
      <w:pPr>
        <w:pStyle w:val="BodyText"/>
        <w:rPr>
          <w:ins w:id="402" w:author="mrobinson010" w:date="2015-01-23T13:48:00Z"/>
        </w:rPr>
      </w:pPr>
      <w:ins w:id="403" w:author="mrobinson010" w:date="2015-01-23T13:47:00Z">
        <w:r>
          <w:t xml:space="preserve">The Medical Cover Sheet </w:t>
        </w:r>
      </w:ins>
      <w:ins w:id="404" w:author="mrobinson010" w:date="2015-02-10T12:53:00Z">
        <w:r>
          <w:t>W</w:t>
        </w:r>
      </w:ins>
      <w:ins w:id="405" w:author="mrobinson010" w:date="2015-01-23T13:47:00Z">
        <w:r w:rsidR="0047757B">
          <w:t>idget</w:t>
        </w:r>
      </w:ins>
      <w:ins w:id="406" w:author="mrobinson010" w:date="2015-02-10T12:53:00Z">
        <w:r>
          <w:t>s</w:t>
        </w:r>
      </w:ins>
      <w:ins w:id="407" w:author="mrobinson010" w:date="2015-01-23T13:47:00Z">
        <w:r>
          <w:t xml:space="preserve"> pull</w:t>
        </w:r>
        <w:r w:rsidR="0047757B">
          <w:t xml:space="preserve"> relevant information from the Veteran’s health record and consolidates it into an easy to read view. </w:t>
        </w:r>
        <w:r w:rsidR="00C4762F">
          <w:t xml:space="preserve">Data pulled will include recent Patient Record Flags, active problems (from the Problem List), active medications, and recent appointments, procedures, and patient / provider </w:t>
        </w:r>
      </w:ins>
      <w:ins w:id="408" w:author="mrobinson010" w:date="2015-01-23T13:48:00Z">
        <w:r w:rsidR="00C4762F">
          <w:t>encounters</w:t>
        </w:r>
      </w:ins>
      <w:ins w:id="409" w:author="mrobinson010" w:date="2015-01-23T13:47:00Z">
        <w:r w:rsidR="00C4762F">
          <w:t xml:space="preserve"> </w:t>
        </w:r>
      </w:ins>
      <w:ins w:id="410" w:author="mrobinson010" w:date="2015-01-23T13:48:00Z">
        <w:r w:rsidR="00C4762F">
          <w:t xml:space="preserve">(summarized as Appointments). </w:t>
        </w:r>
      </w:ins>
      <w:ins w:id="411" w:author="mrobinson010" w:date="2015-01-23T13:59:00Z">
        <w:r w:rsidR="00C4762F">
          <w:t xml:space="preserve">Users will also have access to a search widget which provides the ability to search for keywords in a Veteran’s health record and be returned a list of relevant results. This way, users will not have to search through information scattered across multiple tabs and screens to find key information they are interested in.  </w:t>
        </w:r>
      </w:ins>
    </w:p>
    <w:p w:rsidR="00C4762F" w:rsidRDefault="00C4762F">
      <w:pPr>
        <w:pStyle w:val="BodyText"/>
        <w:rPr>
          <w:ins w:id="412" w:author="mrobinson010" w:date="2015-01-23T13:48:00Z"/>
        </w:rPr>
      </w:pPr>
    </w:p>
    <w:p w:rsidR="00C4762F" w:rsidRDefault="006A1B34">
      <w:pPr>
        <w:pStyle w:val="BodyText"/>
        <w:keepNext/>
        <w:rPr>
          <w:ins w:id="413" w:author="mrobinson010" w:date="2015-01-23T13:50:00Z"/>
        </w:rPr>
        <w:pPrChange w:id="414" w:author="mrobinson010" w:date="2015-01-23T13:50:00Z">
          <w:pPr>
            <w:pStyle w:val="BodyText"/>
          </w:pPr>
        </w:pPrChange>
      </w:pPr>
      <w:ins w:id="415" w:author="mrobinson010" w:date="2015-02-10T13:05:00Z">
        <w:r>
          <w:rPr>
            <w:noProof/>
          </w:rPr>
          <w:drawing>
            <wp:inline distT="0" distB="0" distL="0" distR="0" wp14:anchorId="41D8F90C" wp14:editId="3BD707CB">
              <wp:extent cx="5819775" cy="141984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20427" cy="1420005"/>
                      </a:xfrm>
                      <a:prstGeom prst="rect">
                        <a:avLst/>
                      </a:prstGeom>
                      <a:noFill/>
                    </pic:spPr>
                  </pic:pic>
                </a:graphicData>
              </a:graphic>
            </wp:inline>
          </w:drawing>
        </w:r>
      </w:ins>
      <w:del w:id="416" w:author="mrobinson010" w:date="2015-02-10T13:05:00Z">
        <w:r w:rsidR="00C4762F" w:rsidDel="006A1B34">
          <w:fldChar w:fldCharType="begin"/>
        </w:r>
        <w:r w:rsidR="00C4762F" w:rsidDel="006A1B34">
          <w:fldChar w:fldCharType="end"/>
        </w:r>
      </w:del>
    </w:p>
    <w:p w:rsidR="00C4762F" w:rsidRDefault="00C4762F">
      <w:pPr>
        <w:pStyle w:val="Caption"/>
        <w:rPr>
          <w:ins w:id="417" w:author="mrobinson010" w:date="2015-01-23T13:50:00Z"/>
        </w:rPr>
        <w:pPrChange w:id="418" w:author="mrobinson010" w:date="2015-02-10T13:05:00Z">
          <w:pPr>
            <w:pStyle w:val="BodyText"/>
          </w:pPr>
        </w:pPrChange>
      </w:pPr>
      <w:ins w:id="419" w:author="mrobinson010" w:date="2015-01-23T13:50:00Z">
        <w:r>
          <w:t xml:space="preserve">Figure 9: Clinical </w:t>
        </w:r>
        <w:r w:rsidR="006A1B34">
          <w:t>Practice Guidelines</w:t>
        </w:r>
      </w:ins>
      <w:ins w:id="420" w:author="mrobinson010" w:date="2015-02-10T13:05:00Z">
        <w:r w:rsidR="006A1B34">
          <w:t xml:space="preserve"> and </w:t>
        </w:r>
      </w:ins>
      <w:ins w:id="421" w:author="mrobinson010" w:date="2015-01-23T13:50:00Z">
        <w:r w:rsidR="006A1B34">
          <w:t>Local Facility Resource</w:t>
        </w:r>
      </w:ins>
      <w:ins w:id="422" w:author="mrobinson010" w:date="2015-02-10T13:05:00Z">
        <w:r w:rsidR="006A1B34">
          <w:t xml:space="preserve"> Widgets</w:t>
        </w:r>
      </w:ins>
    </w:p>
    <w:p w:rsidR="00C4762F" w:rsidRDefault="00C4762F">
      <w:pPr>
        <w:pStyle w:val="BodyText"/>
        <w:rPr>
          <w:ins w:id="423" w:author="mrobinson010" w:date="2015-02-10T13:39:00Z"/>
        </w:rPr>
      </w:pPr>
      <w:ins w:id="424" w:author="mrobinson010" w:date="2015-01-23T13:52:00Z">
        <w:r>
          <w:t xml:space="preserve">The widgets above provide contextual decision support information to the user. Each widget offers information based on logical business rules and information from the medical record. For example, if a Veteran </w:t>
        </w:r>
      </w:ins>
      <w:ins w:id="425" w:author="mrobinson010" w:date="2015-01-23T13:57:00Z">
        <w:r>
          <w:t xml:space="preserve">has been diagnosed with Type II Diabetes, the widgets could show recently completed assessments relates to diabetes management, clinical practice guideline </w:t>
        </w:r>
        <w:r>
          <w:lastRenderedPageBreak/>
          <w:t xml:space="preserve">recommendations </w:t>
        </w:r>
      </w:ins>
      <w:ins w:id="426" w:author="mrobinson010" w:date="2015-01-23T13:58:00Z">
        <w:r>
          <w:t xml:space="preserve">diabetes care, and local resources for diabetes such as support groups, mobile apps, clinical care, etc. </w:t>
        </w:r>
      </w:ins>
    </w:p>
    <w:p w:rsidR="00E51A40" w:rsidRDefault="00E51A40">
      <w:pPr>
        <w:pStyle w:val="BodyText"/>
        <w:rPr>
          <w:ins w:id="427" w:author="mrobinson010" w:date="2015-01-23T13:58:00Z"/>
        </w:rPr>
      </w:pPr>
    </w:p>
    <w:p w:rsidR="001D1057" w:rsidRDefault="00E51A40">
      <w:pPr>
        <w:pStyle w:val="BodyText"/>
        <w:keepNext/>
        <w:jc w:val="center"/>
        <w:rPr>
          <w:ins w:id="428" w:author="mrobinson010" w:date="2015-02-10T13:45:00Z"/>
        </w:rPr>
      </w:pPr>
      <w:ins w:id="429" w:author="mrobinson010" w:date="2015-02-10T13:41:00Z">
        <w:r>
          <w:rPr>
            <w:noProof/>
          </w:rPr>
          <w:drawing>
            <wp:inline distT="0" distB="0" distL="0" distR="0" wp14:anchorId="7C830CFF" wp14:editId="4A967D12">
              <wp:extent cx="3848100" cy="11679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6723" cy="1167509"/>
                      </a:xfrm>
                      <a:prstGeom prst="rect">
                        <a:avLst/>
                      </a:prstGeom>
                      <a:noFill/>
                    </pic:spPr>
                  </pic:pic>
                </a:graphicData>
              </a:graphic>
            </wp:inline>
          </w:drawing>
        </w:r>
      </w:ins>
    </w:p>
    <w:p w:rsidR="00E51A40" w:rsidRDefault="001D1057">
      <w:pPr>
        <w:pStyle w:val="Caption"/>
        <w:rPr>
          <w:ins w:id="430" w:author="mrobinson010" w:date="2015-02-10T13:44:00Z"/>
        </w:rPr>
        <w:pPrChange w:id="431" w:author="mrobinson010" w:date="2015-02-10T13:45:00Z">
          <w:pPr>
            <w:pStyle w:val="BodyText"/>
            <w:keepNext/>
            <w:jc w:val="center"/>
          </w:pPr>
        </w:pPrChange>
      </w:pPr>
      <w:ins w:id="432" w:author="mrobinson010" w:date="2015-02-10T13:45:00Z">
        <w:r>
          <w:t xml:space="preserve">Figure </w:t>
        </w:r>
      </w:ins>
      <w:ins w:id="433" w:author="mrobinson010" w:date="2015-02-10T13:46:00Z">
        <w:r w:rsidR="00CE418B">
          <w:t xml:space="preserve">10: </w:t>
        </w:r>
        <w:r w:rsidR="00CE418B" w:rsidRPr="00CE418B">
          <w:t>Note Widget</w:t>
        </w:r>
      </w:ins>
    </w:p>
    <w:p w:rsidR="0047757B" w:rsidRDefault="00E51A40" w:rsidP="007335B1">
      <w:pPr>
        <w:pStyle w:val="BodyText"/>
      </w:pPr>
      <w:ins w:id="434" w:author="mrobinson010" w:date="2015-02-10T13:41:00Z">
        <w:r>
          <w:t>The Note Widget allows users to enter a</w:t>
        </w:r>
      </w:ins>
      <w:ins w:id="435" w:author="mrobinson010" w:date="2015-02-10T13:42:00Z">
        <w:r>
          <w:t>nd save a</w:t>
        </w:r>
      </w:ins>
      <w:ins w:id="436" w:author="mrobinson010" w:date="2015-02-10T13:41:00Z">
        <w:r>
          <w:t xml:space="preserve"> note </w:t>
        </w:r>
      </w:ins>
      <w:ins w:id="437" w:author="mrobinson010" w:date="2015-02-10T13:42:00Z">
        <w:r>
          <w:t xml:space="preserve">in the dashboard as desired. </w:t>
        </w:r>
      </w:ins>
      <w:ins w:id="438" w:author="mrobinson010" w:date="2015-02-10T13:43:00Z">
        <w:r>
          <w:t>Users will be able to save, edit, and remove notes as an administrative function within the dashboard</w:t>
        </w:r>
      </w:ins>
      <w:ins w:id="439" w:author="mrobinson010" w:date="2015-02-10T13:44:00Z">
        <w:r>
          <w:t xml:space="preserve">’s UI. This functionality does not replace contact notes required in various VA tools of official record such as the </w:t>
        </w:r>
      </w:ins>
      <w:ins w:id="440" w:author="mrobinson010" w:date="2015-02-10T13:45:00Z">
        <w:r>
          <w:t xml:space="preserve">EHR or suicide prevention case management tools. </w:t>
        </w:r>
      </w:ins>
    </w:p>
    <w:p w:rsidR="007335B1" w:rsidRDefault="007335B1" w:rsidP="007335B1">
      <w:pPr>
        <w:pStyle w:val="BodyText"/>
      </w:pPr>
    </w:p>
    <w:p w:rsidR="00BA7317" w:rsidRDefault="00BA7317"/>
    <w:sectPr w:rsidR="00BA7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1057" w:rsidRDefault="001D1057" w:rsidP="009B4E7E">
      <w:r>
        <w:separator/>
      </w:r>
    </w:p>
  </w:endnote>
  <w:endnote w:type="continuationSeparator" w:id="0">
    <w:p w:rsidR="001D1057" w:rsidRDefault="001D1057" w:rsidP="009B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8736296"/>
      <w:docPartObj>
        <w:docPartGallery w:val="Page Numbers (Bottom of Page)"/>
        <w:docPartUnique/>
      </w:docPartObj>
    </w:sdtPr>
    <w:sdtEndPr>
      <w:rPr>
        <w:noProof/>
      </w:rPr>
    </w:sdtEndPr>
    <w:sdtContent>
      <w:p w:rsidR="001D1057" w:rsidRDefault="001D1057">
        <w:pPr>
          <w:pStyle w:val="Footer"/>
          <w:jc w:val="center"/>
        </w:pPr>
        <w:r>
          <w:fldChar w:fldCharType="begin"/>
        </w:r>
        <w:r>
          <w:instrText xml:space="preserve"> PAGE   \* MERGEFORMAT </w:instrText>
        </w:r>
        <w:r>
          <w:fldChar w:fldCharType="separate"/>
        </w:r>
        <w:r w:rsidR="00E26A3F">
          <w:rPr>
            <w:noProof/>
          </w:rPr>
          <w:t>22</w:t>
        </w:r>
        <w:r>
          <w:rPr>
            <w:noProof/>
          </w:rPr>
          <w:fldChar w:fldCharType="end"/>
        </w:r>
      </w:p>
    </w:sdtContent>
  </w:sdt>
  <w:p w:rsidR="001D1057" w:rsidRPr="00AA3597" w:rsidRDefault="001D1057" w:rsidP="00AA3597">
    <w:pPr>
      <w:rPr>
        <w:rStyle w:val="PageNumber"/>
        <w:rFonts w:cs="Tahoma"/>
        <w:sz w:val="20"/>
        <w:szCs w:val="16"/>
      </w:rPr>
    </w:pPr>
    <w:r w:rsidRPr="00AA3597">
      <w:rPr>
        <w:rStyle w:val="PageNumber"/>
        <w:rFonts w:cs="Tahoma"/>
        <w:sz w:val="20"/>
        <w:szCs w:val="16"/>
      </w:rPr>
      <w:t xml:space="preserve">Perceptive Reach                            </w:t>
    </w:r>
    <w:r w:rsidRPr="00AA3597">
      <w:rPr>
        <w:rStyle w:val="PageNumber"/>
        <w:rFonts w:cs="Tahoma"/>
        <w:sz w:val="20"/>
        <w:szCs w:val="16"/>
      </w:rPr>
      <w:tab/>
    </w:r>
    <w:r w:rsidRPr="00AA3597">
      <w:rPr>
        <w:rStyle w:val="PageNumber"/>
        <w:rFonts w:cs="Tahoma"/>
        <w:sz w:val="20"/>
        <w:szCs w:val="16"/>
      </w:rPr>
      <w:tab/>
    </w:r>
    <w:r>
      <w:rPr>
        <w:rStyle w:val="PageNumber"/>
        <w:rFonts w:cs="Tahoma"/>
        <w:sz w:val="20"/>
        <w:szCs w:val="16"/>
      </w:rPr>
      <w:tab/>
    </w:r>
    <w:r>
      <w:rPr>
        <w:rStyle w:val="PageNumber"/>
        <w:rFonts w:cs="Tahoma"/>
        <w:sz w:val="20"/>
        <w:szCs w:val="16"/>
      </w:rPr>
      <w:tab/>
    </w:r>
    <w:r>
      <w:rPr>
        <w:rStyle w:val="PageNumber"/>
        <w:rFonts w:cs="Tahoma"/>
        <w:sz w:val="20"/>
        <w:szCs w:val="16"/>
      </w:rPr>
      <w:tab/>
    </w:r>
    <w:r>
      <w:rPr>
        <w:rStyle w:val="PageNumber"/>
        <w:rFonts w:cs="Tahoma"/>
        <w:sz w:val="20"/>
        <w:szCs w:val="16"/>
      </w:rPr>
      <w:tab/>
    </w:r>
    <w:r>
      <w:rPr>
        <w:rStyle w:val="PageNumber"/>
        <w:rFonts w:cs="Tahoma"/>
        <w:sz w:val="20"/>
        <w:szCs w:val="16"/>
      </w:rPr>
      <w:tab/>
    </w:r>
    <w:del w:id="114" w:author="mrobinson010" w:date="2015-01-23T14:00:00Z">
      <w:r w:rsidDel="00C4762F">
        <w:rPr>
          <w:rStyle w:val="PageNumber"/>
          <w:rFonts w:cs="Tahoma"/>
          <w:sz w:val="20"/>
          <w:szCs w:val="16"/>
        </w:rPr>
        <w:tab/>
        <w:delText>January</w:delText>
      </w:r>
    </w:del>
    <w:ins w:id="115" w:author="mrobinson010" w:date="2015-01-23T14:00:00Z">
      <w:r>
        <w:rPr>
          <w:rStyle w:val="PageNumber"/>
          <w:rFonts w:cs="Tahoma"/>
          <w:sz w:val="20"/>
          <w:szCs w:val="16"/>
        </w:rPr>
        <w:t>February</w:t>
      </w:r>
    </w:ins>
    <w:r>
      <w:rPr>
        <w:rStyle w:val="PageNumber"/>
        <w:rFonts w:cs="Tahoma"/>
        <w:sz w:val="20"/>
        <w:szCs w:val="16"/>
      </w:rPr>
      <w:t xml:space="preserve"> 2015</w:t>
    </w:r>
  </w:p>
  <w:p w:rsidR="001D1057" w:rsidRPr="004D731B" w:rsidRDefault="001D1057" w:rsidP="00BA731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1057" w:rsidRDefault="001D1057" w:rsidP="009B4E7E">
      <w:r>
        <w:separator/>
      </w:r>
    </w:p>
  </w:footnote>
  <w:footnote w:type="continuationSeparator" w:id="0">
    <w:p w:rsidR="001D1057" w:rsidRDefault="001D1057" w:rsidP="009B4E7E">
      <w:r>
        <w:continuationSeparator/>
      </w:r>
    </w:p>
  </w:footnote>
  <w:footnote w:id="1">
    <w:p w:rsidR="001D1057" w:rsidRDefault="001D1057" w:rsidP="009B4E7E">
      <w:pPr>
        <w:pStyle w:val="FootnoteText"/>
      </w:pPr>
      <w:r>
        <w:rPr>
          <w:rStyle w:val="FootnoteReference"/>
        </w:rPr>
        <w:footnoteRef/>
      </w:r>
      <w:r>
        <w:t xml:space="preserve"> PWS </w:t>
      </w:r>
      <w:r w:rsidRPr="00C82BAE">
        <w:t>for VA Contract No. VA118-14-C-0046</w:t>
      </w:r>
    </w:p>
  </w:footnote>
  <w:footnote w:id="2">
    <w:p w:rsidR="001D1057" w:rsidRPr="00720E10" w:rsidRDefault="001D1057" w:rsidP="009B4E7E">
      <w:pPr>
        <w:pStyle w:val="FootnoteText"/>
        <w:rPr>
          <w:i/>
        </w:rPr>
      </w:pPr>
      <w:r>
        <w:rPr>
          <w:rStyle w:val="FootnoteReference"/>
        </w:rPr>
        <w:footnoteRef/>
      </w:r>
      <w:r>
        <w:t xml:space="preserve"> Stephen Few (March 20, 2004) “Dashboard Confusion” </w:t>
      </w:r>
      <w:r>
        <w:rPr>
          <w:i/>
        </w:rPr>
        <w:t xml:space="preserve">Intelligent Enterprise.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1D1057" w:rsidRPr="009F023A" w:rsidTr="00AA3597">
      <w:trPr>
        <w:trHeight w:val="710"/>
        <w:jc w:val="center"/>
      </w:trPr>
      <w:tc>
        <w:tcPr>
          <w:tcW w:w="3708" w:type="dxa"/>
          <w:shd w:val="clear" w:color="auto" w:fill="FFFFFF" w:themeFill="background1"/>
          <w:vAlign w:val="center"/>
        </w:tcPr>
        <w:p w:rsidR="001D1057" w:rsidRPr="009F023A" w:rsidRDefault="001D1057" w:rsidP="006B12E0">
          <w:pPr>
            <w:pStyle w:val="Header"/>
          </w:pPr>
          <w:r>
            <w:t>Dashboard Design Document</w:t>
          </w:r>
        </w:p>
      </w:tc>
      <w:tc>
        <w:tcPr>
          <w:tcW w:w="2160" w:type="dxa"/>
          <w:shd w:val="clear" w:color="auto" w:fill="FFFFFF" w:themeFill="background1"/>
          <w:vAlign w:val="center"/>
        </w:tcPr>
        <w:p w:rsidR="001D1057" w:rsidRPr="009F023A" w:rsidRDefault="001D1057" w:rsidP="00BA7317">
          <w:pPr>
            <w:pStyle w:val="Header"/>
          </w:pPr>
        </w:p>
      </w:tc>
      <w:tc>
        <w:tcPr>
          <w:tcW w:w="3708" w:type="dxa"/>
          <w:shd w:val="clear" w:color="auto" w:fill="FFFFFF" w:themeFill="background1"/>
          <w:vAlign w:val="bottom"/>
        </w:tcPr>
        <w:p w:rsidR="001D1057" w:rsidRDefault="001D1057" w:rsidP="009B745B">
          <w:pPr>
            <w:pStyle w:val="Header"/>
          </w:pPr>
        </w:p>
        <w:p w:rsidR="001D1057" w:rsidRPr="009F023A" w:rsidRDefault="001D1057" w:rsidP="003B2700">
          <w:pPr>
            <w:pStyle w:val="Header"/>
            <w:jc w:val="center"/>
          </w:pPr>
          <w:r>
            <w:t xml:space="preserve">Perceptive Reach                                     </w:t>
          </w:r>
          <w:del w:id="4" w:author="mrobinson010" w:date="2015-01-23T12:48:00Z">
            <w:r w:rsidDel="003B2700">
              <w:delText xml:space="preserve">January </w:delText>
            </w:r>
          </w:del>
          <w:ins w:id="5" w:author="mrobinson010" w:date="2015-01-23T12:48:00Z">
            <w:r>
              <w:t xml:space="preserve">February </w:t>
            </w:r>
          </w:ins>
          <w:r>
            <w:t>2015</w:t>
          </w:r>
          <w:r w:rsidRPr="009F023A">
            <w:br/>
          </w:r>
        </w:p>
      </w:tc>
    </w:tr>
  </w:tbl>
  <w:p w:rsidR="001D1057" w:rsidRDefault="001D10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nsid w:val="13F30D7A"/>
    <w:multiLevelType w:val="hybridMultilevel"/>
    <w:tmpl w:val="8C1E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032CDC"/>
    <w:multiLevelType w:val="hybridMultilevel"/>
    <w:tmpl w:val="39F4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C52B31"/>
    <w:multiLevelType w:val="hybridMultilevel"/>
    <w:tmpl w:val="807E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E17A89"/>
    <w:multiLevelType w:val="hybridMultilevel"/>
    <w:tmpl w:val="6970878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6">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312442"/>
    <w:multiLevelType w:val="hybridMultilevel"/>
    <w:tmpl w:val="353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6"/>
  </w:num>
  <w:num w:numId="5">
    <w:abstractNumId w:val="8"/>
  </w:num>
  <w:num w:numId="6">
    <w:abstractNumId w:val="1"/>
  </w:num>
  <w:num w:numId="7">
    <w:abstractNumId w:val="4"/>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E7E"/>
    <w:rsid w:val="000269AF"/>
    <w:rsid w:val="00111A73"/>
    <w:rsid w:val="00113028"/>
    <w:rsid w:val="00124D18"/>
    <w:rsid w:val="0013153E"/>
    <w:rsid w:val="00140C9C"/>
    <w:rsid w:val="00151F0A"/>
    <w:rsid w:val="00196438"/>
    <w:rsid w:val="001B34C6"/>
    <w:rsid w:val="001D1057"/>
    <w:rsid w:val="001E05D4"/>
    <w:rsid w:val="001F7F4F"/>
    <w:rsid w:val="002039FC"/>
    <w:rsid w:val="00214421"/>
    <w:rsid w:val="002A4855"/>
    <w:rsid w:val="002B61EC"/>
    <w:rsid w:val="002F7930"/>
    <w:rsid w:val="00350153"/>
    <w:rsid w:val="00351976"/>
    <w:rsid w:val="003B1C2B"/>
    <w:rsid w:val="003B2700"/>
    <w:rsid w:val="003D4EF7"/>
    <w:rsid w:val="003E5437"/>
    <w:rsid w:val="00465E6C"/>
    <w:rsid w:val="0047757B"/>
    <w:rsid w:val="004853A6"/>
    <w:rsid w:val="004B40C7"/>
    <w:rsid w:val="004D0541"/>
    <w:rsid w:val="004D3D6D"/>
    <w:rsid w:val="004D6BA3"/>
    <w:rsid w:val="0052574E"/>
    <w:rsid w:val="005D6F2F"/>
    <w:rsid w:val="005F0449"/>
    <w:rsid w:val="006118E0"/>
    <w:rsid w:val="006355C2"/>
    <w:rsid w:val="00682309"/>
    <w:rsid w:val="006A1B34"/>
    <w:rsid w:val="006B12E0"/>
    <w:rsid w:val="006B7414"/>
    <w:rsid w:val="007335B1"/>
    <w:rsid w:val="007367E3"/>
    <w:rsid w:val="00750977"/>
    <w:rsid w:val="007924C3"/>
    <w:rsid w:val="007A7999"/>
    <w:rsid w:val="007E31A6"/>
    <w:rsid w:val="00804152"/>
    <w:rsid w:val="008714CA"/>
    <w:rsid w:val="00896AE7"/>
    <w:rsid w:val="009012C2"/>
    <w:rsid w:val="00920C55"/>
    <w:rsid w:val="00960D8B"/>
    <w:rsid w:val="009A10F2"/>
    <w:rsid w:val="009B4E7E"/>
    <w:rsid w:val="009B745B"/>
    <w:rsid w:val="00A4392D"/>
    <w:rsid w:val="00A47EC3"/>
    <w:rsid w:val="00A77020"/>
    <w:rsid w:val="00AA3597"/>
    <w:rsid w:val="00B1652E"/>
    <w:rsid w:val="00B214B7"/>
    <w:rsid w:val="00B8690B"/>
    <w:rsid w:val="00BA7317"/>
    <w:rsid w:val="00BB1298"/>
    <w:rsid w:val="00C043F7"/>
    <w:rsid w:val="00C4762F"/>
    <w:rsid w:val="00C5056D"/>
    <w:rsid w:val="00CB1AE8"/>
    <w:rsid w:val="00CB7BF2"/>
    <w:rsid w:val="00CE418B"/>
    <w:rsid w:val="00D03DF1"/>
    <w:rsid w:val="00D45B2F"/>
    <w:rsid w:val="00D518DC"/>
    <w:rsid w:val="00DA76CF"/>
    <w:rsid w:val="00DB3B42"/>
    <w:rsid w:val="00E26A3F"/>
    <w:rsid w:val="00E45BAB"/>
    <w:rsid w:val="00E51A40"/>
    <w:rsid w:val="00EC3565"/>
    <w:rsid w:val="00F20E0B"/>
    <w:rsid w:val="00F60715"/>
    <w:rsid w:val="00FD0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uiPriority w:val="99"/>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uiPriority w:val="99"/>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uiPriority w:val="99"/>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uiPriority w:val="99"/>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885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nternal.vacloud.us/wiki/pages/81X0Z7X5/Perceptive_Reach_Deliverables.html"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JPG"/><Relationship Id="rId32" Type="http://schemas.openxmlformats.org/officeDocument/2006/relationships/chart" Target="charts/chart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file:///\\mmclafilefsp002\FAS_MCLA_GRP\WFP\Perceptive%20Reach\Deliverables\Requirements\Dashboard%20Design%20Document\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mmclafilefsp002\FAS_MCLA_GRP\WFP\Perceptive%20Reach\Deliverables\Requirements\Dashboard%20Design%20Document\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4761111111111111"/>
          <c:y val="2.7777777777777776E-2"/>
        </c:manualLayout>
      </c:layout>
      <c:overlay val="0"/>
    </c:title>
    <c:autoTitleDeleted val="0"/>
    <c:plotArea>
      <c:layout/>
      <c:lineChart>
        <c:grouping val="standard"/>
        <c:varyColors val="0"/>
        <c:ser>
          <c:idx val="1"/>
          <c:order val="0"/>
          <c:tx>
            <c:strRef>
              <c:f>Sheet1!$B$1</c:f>
              <c:strCache>
                <c:ptCount val="1"/>
                <c:pt idx="0">
                  <c:v>VISN 12 Suicide Rate (per 100,000 Users)</c:v>
                </c:pt>
              </c:strCache>
            </c:strRef>
          </c:tx>
          <c:marker>
            <c:symbol val="none"/>
          </c:marker>
          <c:cat>
            <c:numRef>
              <c:f>Sheet1!$A$2:$A$8</c:f>
              <c:numCache>
                <c:formatCode>mmm\-yy</c:formatCode>
                <c:ptCount val="7"/>
                <c:pt idx="0">
                  <c:v>41275</c:v>
                </c:pt>
                <c:pt idx="1">
                  <c:v>41306</c:v>
                </c:pt>
                <c:pt idx="2">
                  <c:v>41334</c:v>
                </c:pt>
                <c:pt idx="3">
                  <c:v>41365</c:v>
                </c:pt>
                <c:pt idx="4">
                  <c:v>41395</c:v>
                </c:pt>
                <c:pt idx="5">
                  <c:v>41426</c:v>
                </c:pt>
                <c:pt idx="6">
                  <c:v>41456</c:v>
                </c:pt>
              </c:numCache>
            </c:numRef>
          </c:cat>
          <c:val>
            <c:numRef>
              <c:f>Sheet1!$B$2:$B$8</c:f>
              <c:numCache>
                <c:formatCode>0</c:formatCode>
                <c:ptCount val="7"/>
                <c:pt idx="0">
                  <c:v>40</c:v>
                </c:pt>
                <c:pt idx="1">
                  <c:v>28.8</c:v>
                </c:pt>
                <c:pt idx="2">
                  <c:v>38.9</c:v>
                </c:pt>
                <c:pt idx="3">
                  <c:v>37.700000000000003</c:v>
                </c:pt>
                <c:pt idx="4">
                  <c:v>35.4</c:v>
                </c:pt>
                <c:pt idx="5">
                  <c:v>34.5</c:v>
                </c:pt>
                <c:pt idx="6">
                  <c:v>33</c:v>
                </c:pt>
              </c:numCache>
            </c:numRef>
          </c:val>
          <c:smooth val="0"/>
        </c:ser>
        <c:dLbls>
          <c:showLegendKey val="0"/>
          <c:showVal val="0"/>
          <c:showCatName val="0"/>
          <c:showSerName val="0"/>
          <c:showPercent val="0"/>
          <c:showBubbleSize val="0"/>
        </c:dLbls>
        <c:marker val="1"/>
        <c:smooth val="0"/>
        <c:axId val="218806912"/>
        <c:axId val="218866048"/>
      </c:lineChart>
      <c:dateAx>
        <c:axId val="218806912"/>
        <c:scaling>
          <c:orientation val="minMax"/>
        </c:scaling>
        <c:delete val="0"/>
        <c:axPos val="b"/>
        <c:numFmt formatCode="mmm\-yy" sourceLinked="1"/>
        <c:majorTickMark val="out"/>
        <c:minorTickMark val="none"/>
        <c:tickLblPos val="nextTo"/>
        <c:crossAx val="218866048"/>
        <c:crosses val="autoZero"/>
        <c:auto val="1"/>
        <c:lblOffset val="100"/>
        <c:baseTimeUnit val="months"/>
      </c:dateAx>
      <c:valAx>
        <c:axId val="218866048"/>
        <c:scaling>
          <c:orientation val="minMax"/>
        </c:scaling>
        <c:delete val="0"/>
        <c:axPos val="l"/>
        <c:majorGridlines/>
        <c:numFmt formatCode="0" sourceLinked="1"/>
        <c:majorTickMark val="out"/>
        <c:minorTickMark val="none"/>
        <c:tickLblPos val="nextTo"/>
        <c:crossAx val="21880691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VISN 12 Veterans in Top</a:t>
            </a:r>
            <a:r>
              <a:rPr lang="en-US" baseline="0"/>
              <a:t> .1% Highest Risk</a:t>
            </a:r>
            <a:endParaRPr lang="en-US"/>
          </a:p>
        </c:rich>
      </c:tx>
      <c:overlay val="0"/>
    </c:title>
    <c:autoTitleDeleted val="0"/>
    <c:plotArea>
      <c:layout>
        <c:manualLayout>
          <c:layoutTarget val="inner"/>
          <c:xMode val="edge"/>
          <c:yMode val="edge"/>
          <c:x val="7.1988407699037624E-2"/>
          <c:y val="0.29653944298629337"/>
          <c:w val="0.66690048118985124"/>
          <c:h val="0.587480679498396"/>
        </c:manualLayout>
      </c:layout>
      <c:lineChart>
        <c:grouping val="standard"/>
        <c:varyColors val="0"/>
        <c:ser>
          <c:idx val="1"/>
          <c:order val="0"/>
          <c:tx>
            <c:strRef>
              <c:f>Sheet1!$B$1</c:f>
              <c:strCache>
                <c:ptCount val="1"/>
                <c:pt idx="0">
                  <c:v>VISN 12 Suicide Rate (per 100,000 Users)</c:v>
                </c:pt>
              </c:strCache>
            </c:strRef>
          </c:tx>
          <c:marker>
            <c:symbol val="none"/>
          </c:marker>
          <c:cat>
            <c:numRef>
              <c:f>Sheet1!$A$2:$A$8</c:f>
              <c:numCache>
                <c:formatCode>mmm\-yy</c:formatCode>
                <c:ptCount val="7"/>
                <c:pt idx="0">
                  <c:v>41275</c:v>
                </c:pt>
                <c:pt idx="1">
                  <c:v>41306</c:v>
                </c:pt>
                <c:pt idx="2">
                  <c:v>41334</c:v>
                </c:pt>
                <c:pt idx="3">
                  <c:v>41365</c:v>
                </c:pt>
                <c:pt idx="4">
                  <c:v>41395</c:v>
                </c:pt>
                <c:pt idx="5">
                  <c:v>41426</c:v>
                </c:pt>
                <c:pt idx="6">
                  <c:v>41456</c:v>
                </c:pt>
              </c:numCache>
            </c:numRef>
          </c:cat>
          <c:val>
            <c:numRef>
              <c:f>Sheet1!$B$2:$B$8</c:f>
              <c:numCache>
                <c:formatCode>0</c:formatCode>
                <c:ptCount val="7"/>
                <c:pt idx="0">
                  <c:v>40</c:v>
                </c:pt>
                <c:pt idx="1">
                  <c:v>28.8</c:v>
                </c:pt>
                <c:pt idx="2">
                  <c:v>38.9</c:v>
                </c:pt>
                <c:pt idx="3">
                  <c:v>37.700000000000003</c:v>
                </c:pt>
                <c:pt idx="4">
                  <c:v>35.4</c:v>
                </c:pt>
                <c:pt idx="5">
                  <c:v>34.5</c:v>
                </c:pt>
                <c:pt idx="6">
                  <c:v>33</c:v>
                </c:pt>
              </c:numCache>
            </c:numRef>
          </c:val>
          <c:smooth val="0"/>
        </c:ser>
        <c:dLbls>
          <c:showLegendKey val="0"/>
          <c:showVal val="0"/>
          <c:showCatName val="0"/>
          <c:showSerName val="0"/>
          <c:showPercent val="0"/>
          <c:showBubbleSize val="0"/>
        </c:dLbls>
        <c:marker val="1"/>
        <c:smooth val="0"/>
        <c:axId val="221651328"/>
        <c:axId val="221652864"/>
      </c:lineChart>
      <c:dateAx>
        <c:axId val="221651328"/>
        <c:scaling>
          <c:orientation val="minMax"/>
        </c:scaling>
        <c:delete val="0"/>
        <c:axPos val="b"/>
        <c:numFmt formatCode="mmm\-yy" sourceLinked="1"/>
        <c:majorTickMark val="out"/>
        <c:minorTickMark val="none"/>
        <c:tickLblPos val="nextTo"/>
        <c:crossAx val="221652864"/>
        <c:crosses val="autoZero"/>
        <c:auto val="1"/>
        <c:lblOffset val="100"/>
        <c:baseTimeUnit val="months"/>
      </c:dateAx>
      <c:valAx>
        <c:axId val="221652864"/>
        <c:scaling>
          <c:orientation val="minMax"/>
        </c:scaling>
        <c:delete val="0"/>
        <c:axPos val="l"/>
        <c:majorGridlines/>
        <c:numFmt formatCode="0" sourceLinked="1"/>
        <c:majorTickMark val="out"/>
        <c:minorTickMark val="none"/>
        <c:tickLblPos val="nextTo"/>
        <c:crossAx val="2216513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4E7F6-1107-4320-9F87-A883FAAC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3794</Words>
  <Characters>21632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25376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Radina Ivanova</cp:lastModifiedBy>
  <cp:revision>2</cp:revision>
  <cp:lastPrinted>2015-02-10T18:09:00Z</cp:lastPrinted>
  <dcterms:created xsi:type="dcterms:W3CDTF">2015-02-13T17:46:00Z</dcterms:created>
  <dcterms:modified xsi:type="dcterms:W3CDTF">2015-02-13T17:46:00Z</dcterms:modified>
</cp:coreProperties>
</file>