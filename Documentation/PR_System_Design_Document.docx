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91F" w:rsidRDefault="009E791F" w:rsidP="009E791F">
      <w:pPr>
        <w:pStyle w:val="Title2"/>
        <w:rPr>
          <w:sz w:val="40"/>
          <w:szCs w:val="40"/>
        </w:rPr>
      </w:pPr>
      <w:r>
        <w:rPr>
          <w:sz w:val="40"/>
          <w:szCs w:val="40"/>
        </w:rPr>
        <w:t>Perceptive Reach</w:t>
      </w:r>
    </w:p>
    <w:p w:rsidR="009E791F" w:rsidRDefault="009E791F" w:rsidP="009E791F">
      <w:pPr>
        <w:pStyle w:val="Title2"/>
        <w:rPr>
          <w:sz w:val="40"/>
          <w:szCs w:val="40"/>
        </w:rPr>
      </w:pPr>
      <w:r w:rsidRPr="00E616FE">
        <w:rPr>
          <w:sz w:val="40"/>
          <w:szCs w:val="40"/>
        </w:rPr>
        <w:t xml:space="preserve">Integrated Reach Database System </w:t>
      </w:r>
    </w:p>
    <w:p w:rsidR="009E791F" w:rsidRDefault="009E791F" w:rsidP="009E791F">
      <w:pPr>
        <w:pStyle w:val="Title2"/>
        <w:rPr>
          <w:sz w:val="40"/>
          <w:szCs w:val="40"/>
        </w:rPr>
      </w:pPr>
      <w:r>
        <w:rPr>
          <w:sz w:val="40"/>
          <w:szCs w:val="40"/>
        </w:rPr>
        <w:t>(IRDS)</w:t>
      </w:r>
    </w:p>
    <w:p w:rsidR="009E791F" w:rsidRPr="00EF388E" w:rsidRDefault="009E791F" w:rsidP="009E791F">
      <w:pPr>
        <w:pStyle w:val="Title2"/>
        <w:rPr>
          <w:sz w:val="40"/>
          <w:szCs w:val="40"/>
        </w:rPr>
      </w:pPr>
    </w:p>
    <w:p w:rsidR="009E791F" w:rsidRDefault="009E791F" w:rsidP="009E791F">
      <w:pPr>
        <w:pStyle w:val="Title"/>
        <w:rPr>
          <w:sz w:val="32"/>
        </w:rPr>
      </w:pPr>
      <w:r w:rsidRPr="00F81C28">
        <w:rPr>
          <w:sz w:val="32"/>
        </w:rPr>
        <w:t>System Design Document</w:t>
      </w:r>
    </w:p>
    <w:p w:rsidR="00993AB4" w:rsidRPr="00F81C28" w:rsidRDefault="00993AB4" w:rsidP="009E791F">
      <w:pPr>
        <w:pStyle w:val="Title"/>
        <w:rPr>
          <w:sz w:val="32"/>
        </w:rPr>
      </w:pPr>
    </w:p>
    <w:p w:rsidR="009E791F" w:rsidRDefault="009E791F" w:rsidP="009E791F">
      <w:pPr>
        <w:pStyle w:val="CoverTitleInstructions"/>
      </w:pPr>
      <w:r>
        <w:rPr>
          <w:noProof/>
        </w:rPr>
        <w:drawing>
          <wp:inline distT="0" distB="0" distL="0" distR="0" wp14:anchorId="6B17C060" wp14:editId="093C082F">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E791F" w:rsidRDefault="009E791F" w:rsidP="009E791F">
      <w:pPr>
        <w:pStyle w:val="Title"/>
      </w:pPr>
    </w:p>
    <w:p w:rsidR="009E791F" w:rsidRDefault="009E791F" w:rsidP="009E791F">
      <w:pPr>
        <w:pStyle w:val="Title"/>
      </w:pPr>
      <w:r>
        <w:t>Department of Veterans Affairs</w:t>
      </w:r>
    </w:p>
    <w:p w:rsidR="009E791F" w:rsidRPr="00F7216E" w:rsidRDefault="00E64F98" w:rsidP="009E791F">
      <w:pPr>
        <w:pStyle w:val="Title2"/>
      </w:pPr>
      <w:del w:id="0" w:author="Andal FeQuiere Jr" w:date="2015-02-05T00:52:00Z">
        <w:r w:rsidDel="002D2E9B">
          <w:delText xml:space="preserve">January </w:delText>
        </w:r>
      </w:del>
      <w:ins w:id="1" w:author="Andal FeQuiere Jr" w:date="2015-02-05T00:52:00Z">
        <w:r w:rsidR="002D2E9B">
          <w:t xml:space="preserve">February </w:t>
        </w:r>
      </w:ins>
      <w:r>
        <w:t>2015</w:t>
      </w:r>
    </w:p>
    <w:p w:rsidR="009E791F" w:rsidRDefault="009E791F" w:rsidP="009E791F">
      <w:pPr>
        <w:pStyle w:val="Title2"/>
      </w:pPr>
      <w:r>
        <w:t xml:space="preserve">Version </w:t>
      </w:r>
      <w:r w:rsidR="000721FD">
        <w:t>1</w:t>
      </w:r>
      <w:r w:rsidR="0030556F">
        <w:t>.</w:t>
      </w:r>
      <w:ins w:id="2" w:author="Radina Ivanova" w:date="2015-02-05T15:30:00Z">
        <w:r w:rsidR="000F4024">
          <w:t>3</w:t>
        </w:r>
      </w:ins>
      <w:ins w:id="3" w:author="Andal FeQuiere Jr" w:date="2015-02-05T00:52:00Z">
        <w:del w:id="4" w:author="Radina Ivanova" w:date="2015-02-05T15:30:00Z">
          <w:r w:rsidR="002D2E9B" w:rsidDel="000F4024">
            <w:delText>2</w:delText>
          </w:r>
        </w:del>
      </w:ins>
      <w:del w:id="5" w:author="Andal FeQuiere Jr" w:date="2015-02-05T00:52:00Z">
        <w:r w:rsidR="00E64F98" w:rsidDel="002D2E9B">
          <w:delText>1</w:delText>
        </w:r>
      </w:del>
    </w:p>
    <w:p w:rsidR="009E791F" w:rsidRDefault="009E791F" w:rsidP="009E791F">
      <w:pPr>
        <w:pStyle w:val="Title2"/>
      </w:pPr>
    </w:p>
    <w:p w:rsidR="009E791F" w:rsidRDefault="009E791F" w:rsidP="009E791F">
      <w:pPr>
        <w:pStyle w:val="Title2"/>
      </w:pPr>
    </w:p>
    <w:p w:rsidR="009E791F" w:rsidRDefault="009E791F" w:rsidP="009E791F">
      <w:pPr>
        <w:pStyle w:val="BodyText"/>
        <w:sectPr w:rsidR="009E791F" w:rsidSect="00666F97">
          <w:headerReference w:type="default" r:id="rId10"/>
          <w:pgSz w:w="12240" w:h="15840" w:code="1"/>
          <w:pgMar w:top="1440" w:right="1440" w:bottom="1440" w:left="1440" w:header="720" w:footer="720" w:gutter="0"/>
          <w:pgNumType w:fmt="lowerRoman" w:start="1"/>
          <w:cols w:space="720"/>
          <w:vAlign w:val="center"/>
          <w:titlePg/>
          <w:docGrid w:linePitch="360"/>
        </w:sectPr>
      </w:pPr>
    </w:p>
    <w:p w:rsidR="009E791F" w:rsidRPr="00AD4E85" w:rsidRDefault="009E791F" w:rsidP="009E791F">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E791F" w:rsidRPr="00D35D5C" w:rsidTr="00666F97">
        <w:trPr>
          <w:cantSplit/>
          <w:tblHeader/>
        </w:trPr>
        <w:tc>
          <w:tcPr>
            <w:tcW w:w="907" w:type="pct"/>
            <w:shd w:val="clear" w:color="auto" w:fill="F2F2F2"/>
          </w:tcPr>
          <w:p w:rsidR="009E791F" w:rsidRPr="00D35D5C" w:rsidRDefault="009E791F" w:rsidP="00666F97">
            <w:pPr>
              <w:pStyle w:val="TableHeading"/>
              <w:rPr>
                <w:rFonts w:ascii="Times New Roman" w:hAnsi="Times New Roman" w:cs="Times New Roman"/>
              </w:rPr>
            </w:pPr>
            <w:bookmarkStart w:id="6" w:name="ColumnTitle_01"/>
            <w:bookmarkEnd w:id="6"/>
            <w:r w:rsidRPr="00D35D5C">
              <w:rPr>
                <w:rFonts w:ascii="Times New Roman" w:hAnsi="Times New Roman" w:cs="Times New Roman"/>
              </w:rPr>
              <w:t>Date</w:t>
            </w:r>
          </w:p>
        </w:tc>
        <w:tc>
          <w:tcPr>
            <w:tcW w:w="567"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Author</w:t>
            </w:r>
          </w:p>
        </w:tc>
      </w:tr>
      <w:tr w:rsidR="000F4024" w:rsidRPr="00D35D5C" w:rsidTr="00666F97">
        <w:trPr>
          <w:cantSplit/>
          <w:ins w:id="7" w:author="Radina Ivanova" w:date="2015-02-05T15:29:00Z"/>
        </w:trPr>
        <w:tc>
          <w:tcPr>
            <w:tcW w:w="907" w:type="pct"/>
          </w:tcPr>
          <w:p w:rsidR="000F4024" w:rsidRDefault="000F4024" w:rsidP="00666F97">
            <w:pPr>
              <w:pStyle w:val="TableText"/>
              <w:rPr>
                <w:ins w:id="8" w:author="Radina Ivanova" w:date="2015-02-05T15:29:00Z"/>
                <w:rFonts w:ascii="Times New Roman" w:hAnsi="Times New Roman" w:cs="Times New Roman"/>
                <w:szCs w:val="22"/>
              </w:rPr>
            </w:pPr>
          </w:p>
        </w:tc>
        <w:tc>
          <w:tcPr>
            <w:tcW w:w="567" w:type="pct"/>
          </w:tcPr>
          <w:p w:rsidR="000F4024" w:rsidRDefault="000F4024" w:rsidP="00666F97">
            <w:pPr>
              <w:pStyle w:val="TableText"/>
              <w:rPr>
                <w:ins w:id="9" w:author="Radina Ivanova" w:date="2015-02-05T15:29:00Z"/>
                <w:rFonts w:ascii="Times New Roman" w:hAnsi="Times New Roman" w:cs="Times New Roman"/>
                <w:szCs w:val="22"/>
              </w:rPr>
            </w:pPr>
          </w:p>
        </w:tc>
        <w:tc>
          <w:tcPr>
            <w:tcW w:w="2305" w:type="pct"/>
          </w:tcPr>
          <w:p w:rsidR="000F4024" w:rsidRDefault="000F4024" w:rsidP="00666F97">
            <w:pPr>
              <w:pStyle w:val="TableText"/>
              <w:rPr>
                <w:ins w:id="10" w:author="Radina Ivanova" w:date="2015-02-05T15:29:00Z"/>
                <w:rFonts w:ascii="Times New Roman" w:hAnsi="Times New Roman" w:cs="Times New Roman"/>
                <w:szCs w:val="22"/>
              </w:rPr>
            </w:pPr>
            <w:ins w:id="11" w:author="Radina Ivanova" w:date="2015-02-05T15:30:00Z">
              <w:r>
                <w:rPr>
                  <w:rFonts w:ascii="Times New Roman" w:hAnsi="Times New Roman" w:cs="Times New Roman"/>
                  <w:szCs w:val="22"/>
                </w:rPr>
                <w:t>Final Review</w:t>
              </w:r>
            </w:ins>
          </w:p>
        </w:tc>
        <w:tc>
          <w:tcPr>
            <w:tcW w:w="1221" w:type="pct"/>
          </w:tcPr>
          <w:p w:rsidR="000F4024" w:rsidRDefault="000F4024" w:rsidP="00666F97">
            <w:pPr>
              <w:pStyle w:val="TableText"/>
              <w:rPr>
                <w:ins w:id="12" w:author="Radina Ivanova" w:date="2015-02-05T15:29:00Z"/>
                <w:rFonts w:ascii="Times New Roman" w:hAnsi="Times New Roman" w:cs="Times New Roman"/>
                <w:szCs w:val="22"/>
              </w:rPr>
            </w:pPr>
            <w:ins w:id="13" w:author="Radina Ivanova" w:date="2015-02-05T15:30:00Z">
              <w:r>
                <w:rPr>
                  <w:rFonts w:ascii="Times New Roman" w:hAnsi="Times New Roman" w:cs="Times New Roman"/>
                  <w:szCs w:val="22"/>
                </w:rPr>
                <w:t>Monica Mohler/Paul Bradley</w:t>
              </w:r>
            </w:ins>
          </w:p>
        </w:tc>
      </w:tr>
      <w:tr w:rsidR="000F4024" w:rsidRPr="00D35D5C" w:rsidTr="00666F97">
        <w:trPr>
          <w:cantSplit/>
          <w:ins w:id="14" w:author="Radina Ivanova" w:date="2015-02-05T15:29:00Z"/>
        </w:trPr>
        <w:tc>
          <w:tcPr>
            <w:tcW w:w="907" w:type="pct"/>
          </w:tcPr>
          <w:p w:rsidR="000F4024" w:rsidRDefault="000F4024" w:rsidP="00666F97">
            <w:pPr>
              <w:pStyle w:val="TableText"/>
              <w:rPr>
                <w:ins w:id="15" w:author="Radina Ivanova" w:date="2015-02-05T15:29:00Z"/>
                <w:rFonts w:ascii="Times New Roman" w:hAnsi="Times New Roman" w:cs="Times New Roman"/>
                <w:szCs w:val="22"/>
              </w:rPr>
            </w:pPr>
            <w:ins w:id="16" w:author="Radina Ivanova" w:date="2015-02-05T15:30:00Z">
              <w:r>
                <w:rPr>
                  <w:rFonts w:ascii="Times New Roman" w:hAnsi="Times New Roman" w:cs="Times New Roman"/>
                  <w:szCs w:val="22"/>
                </w:rPr>
                <w:t>2/5/2015</w:t>
              </w:r>
            </w:ins>
          </w:p>
        </w:tc>
        <w:tc>
          <w:tcPr>
            <w:tcW w:w="567" w:type="pct"/>
          </w:tcPr>
          <w:p w:rsidR="000F4024" w:rsidRDefault="000F4024" w:rsidP="00666F97">
            <w:pPr>
              <w:pStyle w:val="TableText"/>
              <w:rPr>
                <w:ins w:id="17" w:author="Radina Ivanova" w:date="2015-02-05T15:29:00Z"/>
                <w:rFonts w:ascii="Times New Roman" w:hAnsi="Times New Roman" w:cs="Times New Roman"/>
                <w:szCs w:val="22"/>
              </w:rPr>
            </w:pPr>
            <w:ins w:id="18" w:author="Radina Ivanova" w:date="2015-02-05T15:30:00Z">
              <w:r>
                <w:rPr>
                  <w:rFonts w:ascii="Times New Roman" w:hAnsi="Times New Roman" w:cs="Times New Roman"/>
                  <w:szCs w:val="22"/>
                </w:rPr>
                <w:t>1.3</w:t>
              </w:r>
            </w:ins>
          </w:p>
        </w:tc>
        <w:tc>
          <w:tcPr>
            <w:tcW w:w="2305" w:type="pct"/>
          </w:tcPr>
          <w:p w:rsidR="000F4024" w:rsidRDefault="000F4024" w:rsidP="00666F97">
            <w:pPr>
              <w:pStyle w:val="TableText"/>
              <w:rPr>
                <w:ins w:id="19" w:author="Radina Ivanova" w:date="2015-02-05T15:29:00Z"/>
                <w:rFonts w:ascii="Times New Roman" w:hAnsi="Times New Roman" w:cs="Times New Roman"/>
                <w:szCs w:val="22"/>
              </w:rPr>
            </w:pPr>
            <w:ins w:id="20" w:author="Radina Ivanova" w:date="2015-02-05T15:30:00Z">
              <w:r>
                <w:rPr>
                  <w:rFonts w:ascii="Times New Roman" w:hAnsi="Times New Roman" w:cs="Times New Roman"/>
                  <w:szCs w:val="22"/>
                </w:rPr>
                <w:t>Peer Review</w:t>
              </w:r>
            </w:ins>
          </w:p>
        </w:tc>
        <w:tc>
          <w:tcPr>
            <w:tcW w:w="1221" w:type="pct"/>
          </w:tcPr>
          <w:p w:rsidR="000F4024" w:rsidRDefault="000F4024" w:rsidP="00666F97">
            <w:pPr>
              <w:pStyle w:val="TableText"/>
              <w:rPr>
                <w:ins w:id="21" w:author="Radina Ivanova" w:date="2015-02-05T15:29:00Z"/>
                <w:rFonts w:ascii="Times New Roman" w:hAnsi="Times New Roman" w:cs="Times New Roman"/>
                <w:szCs w:val="22"/>
              </w:rPr>
            </w:pPr>
            <w:ins w:id="22" w:author="Radina Ivanova" w:date="2015-02-05T15:30:00Z">
              <w:r>
                <w:rPr>
                  <w:rFonts w:ascii="Times New Roman" w:hAnsi="Times New Roman" w:cs="Times New Roman"/>
                  <w:szCs w:val="22"/>
                </w:rPr>
                <w:t>Radina Ivanova</w:t>
              </w:r>
            </w:ins>
          </w:p>
        </w:tc>
      </w:tr>
      <w:tr w:rsidR="002D2E9B" w:rsidRPr="00D35D5C" w:rsidTr="00666F97">
        <w:trPr>
          <w:cantSplit/>
          <w:ins w:id="23" w:author="Andal FeQuiere Jr" w:date="2015-02-05T00:49:00Z"/>
        </w:trPr>
        <w:tc>
          <w:tcPr>
            <w:tcW w:w="907" w:type="pct"/>
          </w:tcPr>
          <w:p w:rsidR="002D2E9B" w:rsidRDefault="002D2E9B" w:rsidP="00666F97">
            <w:pPr>
              <w:pStyle w:val="TableText"/>
              <w:rPr>
                <w:ins w:id="24" w:author="Andal FeQuiere Jr" w:date="2015-02-05T00:49:00Z"/>
                <w:rFonts w:ascii="Times New Roman" w:hAnsi="Times New Roman" w:cs="Times New Roman"/>
                <w:szCs w:val="22"/>
              </w:rPr>
            </w:pPr>
            <w:ins w:id="25" w:author="Andal FeQuiere Jr" w:date="2015-02-05T00:50:00Z">
              <w:r>
                <w:rPr>
                  <w:rFonts w:ascii="Times New Roman" w:hAnsi="Times New Roman" w:cs="Times New Roman"/>
                  <w:szCs w:val="22"/>
                </w:rPr>
                <w:t>2/4/2015</w:t>
              </w:r>
            </w:ins>
          </w:p>
        </w:tc>
        <w:tc>
          <w:tcPr>
            <w:tcW w:w="567" w:type="pct"/>
          </w:tcPr>
          <w:p w:rsidR="002D2E9B" w:rsidRDefault="002D2E9B" w:rsidP="00666F97">
            <w:pPr>
              <w:pStyle w:val="TableText"/>
              <w:rPr>
                <w:ins w:id="26" w:author="Andal FeQuiere Jr" w:date="2015-02-05T00:49:00Z"/>
                <w:rFonts w:ascii="Times New Roman" w:hAnsi="Times New Roman" w:cs="Times New Roman"/>
                <w:szCs w:val="22"/>
              </w:rPr>
            </w:pPr>
            <w:ins w:id="27" w:author="Andal FeQuiere Jr" w:date="2015-02-05T00:50:00Z">
              <w:r>
                <w:rPr>
                  <w:rFonts w:ascii="Times New Roman" w:hAnsi="Times New Roman" w:cs="Times New Roman"/>
                  <w:szCs w:val="22"/>
                </w:rPr>
                <w:t>1.2</w:t>
              </w:r>
            </w:ins>
          </w:p>
        </w:tc>
        <w:tc>
          <w:tcPr>
            <w:tcW w:w="2305" w:type="pct"/>
          </w:tcPr>
          <w:p w:rsidR="002D2E9B" w:rsidRDefault="002D2E9B" w:rsidP="00666F97">
            <w:pPr>
              <w:pStyle w:val="TableText"/>
              <w:rPr>
                <w:ins w:id="28" w:author="Andal FeQuiere Jr" w:date="2015-02-05T00:49:00Z"/>
                <w:rFonts w:ascii="Times New Roman" w:hAnsi="Times New Roman" w:cs="Times New Roman"/>
                <w:szCs w:val="22"/>
              </w:rPr>
            </w:pPr>
            <w:ins w:id="29" w:author="Andal FeQuiere Jr" w:date="2015-02-05T00:51:00Z">
              <w:r>
                <w:rPr>
                  <w:rFonts w:ascii="Times New Roman" w:hAnsi="Times New Roman" w:cs="Times New Roman"/>
                  <w:szCs w:val="22"/>
                </w:rPr>
                <w:t>Added additional content to reflect dashboard technical architecture</w:t>
              </w:r>
            </w:ins>
          </w:p>
        </w:tc>
        <w:tc>
          <w:tcPr>
            <w:tcW w:w="1221" w:type="pct"/>
          </w:tcPr>
          <w:p w:rsidR="002D2E9B" w:rsidRDefault="002D2E9B" w:rsidP="00666F97">
            <w:pPr>
              <w:pStyle w:val="TableText"/>
              <w:rPr>
                <w:ins w:id="30" w:author="Andal FeQuiere Jr" w:date="2015-02-05T00:49:00Z"/>
                <w:rFonts w:ascii="Times New Roman" w:hAnsi="Times New Roman" w:cs="Times New Roman"/>
                <w:szCs w:val="22"/>
              </w:rPr>
            </w:pPr>
            <w:ins w:id="31" w:author="Andal FeQuiere Jr" w:date="2015-02-05T00:50:00Z">
              <w:r>
                <w:rPr>
                  <w:rFonts w:ascii="Times New Roman" w:hAnsi="Times New Roman" w:cs="Times New Roman"/>
                  <w:szCs w:val="22"/>
                </w:rPr>
                <w:t>Andal FeQuiere</w:t>
              </w:r>
            </w:ins>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1/14/2015</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Updated to reflect functional changes for the dashboard and the technical architecture.</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Robert Snelling, Matthew Robinson</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12/11/2014</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.04</w:t>
            </w:r>
          </w:p>
        </w:tc>
        <w:tc>
          <w:tcPr>
            <w:tcW w:w="2305"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11/26</w:t>
            </w:r>
            <w:r w:rsidRPr="00D35D5C">
              <w:rPr>
                <w:rFonts w:ascii="Times New Roman" w:hAnsi="Times New Roman" w:cs="Times New Roman"/>
                <w:szCs w:val="22"/>
              </w:rPr>
              <w:t>/2014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.03</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w:t>
            </w:r>
            <w:r>
              <w:rPr>
                <w:rFonts w:ascii="Times New Roman" w:hAnsi="Times New Roman" w:cs="Times New Roman"/>
                <w:szCs w:val="22"/>
              </w:rPr>
              <w:t>content on application context and on continuous integration.</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Robert Snelling, </w:t>
            </w:r>
            <w:r>
              <w:rPr>
                <w:rFonts w:ascii="Times New Roman" w:hAnsi="Times New Roman" w:cs="Times New Roman"/>
                <w:szCs w:val="22"/>
              </w:rPr>
              <w:t xml:space="preserve">Andal FeQuiere, </w:t>
            </w:r>
            <w:r w:rsidRPr="00D35D5C">
              <w:rPr>
                <w:rFonts w:ascii="Times New Roman" w:hAnsi="Times New Roman" w:cs="Times New Roman"/>
                <w:szCs w:val="22"/>
              </w:rPr>
              <w:t>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.01</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.00</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Paul Bradley</w:t>
            </w:r>
          </w:p>
        </w:tc>
      </w:tr>
    </w:tbl>
    <w:p w:rsidR="009E791F" w:rsidRDefault="009E791F" w:rsidP="009E791F">
      <w:pPr>
        <w:pStyle w:val="Title2"/>
      </w:pPr>
      <w:r>
        <w:t>Artifact Rationale</w:t>
      </w:r>
    </w:p>
    <w:p w:rsidR="009E791F" w:rsidRDefault="009E791F" w:rsidP="009E791F">
      <w:pPr>
        <w:pStyle w:val="BodyText"/>
      </w:pPr>
      <w:r>
        <w:t>The System Design Document (SDD) is a dual-use document that provides the conceptual design as well as the as-built design.  This document will be updated as the IRDS solution is developed.  This document is based on the Project Management Accountability System (PMAS) ProPath Template.</w:t>
      </w:r>
    </w:p>
    <w:p w:rsidR="009E791F" w:rsidRDefault="009E791F" w:rsidP="009E791F">
      <w:pPr>
        <w:rPr>
          <w:sz w:val="24"/>
          <w:szCs w:val="20"/>
        </w:rPr>
      </w:pPr>
      <w:r>
        <w:br w:type="page"/>
      </w:r>
    </w:p>
    <w:p w:rsidR="009E791F" w:rsidRDefault="009E791F" w:rsidP="009E791F">
      <w:pPr>
        <w:rPr>
          <w:sz w:val="24"/>
          <w:szCs w:val="20"/>
        </w:rPr>
      </w:pPr>
    </w:p>
    <w:p w:rsidR="009E791F" w:rsidRDefault="009E791F" w:rsidP="009E791F">
      <w:pPr>
        <w:pStyle w:val="Title2"/>
      </w:pPr>
      <w:r>
        <w:t>Table of Contents</w:t>
      </w:r>
    </w:p>
    <w:p w:rsidR="0071563C" w:rsidRDefault="009E791F">
      <w:pPr>
        <w:pStyle w:val="TOC1"/>
        <w:rPr>
          <w:ins w:id="32" w:author="Radina Ivanova" w:date="2015-02-05T15:52:00Z"/>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ins w:id="33" w:author="Radina Ivanova" w:date="2015-02-05T15:52:00Z">
        <w:r w:rsidR="0071563C" w:rsidRPr="001A0021">
          <w:rPr>
            <w:rStyle w:val="Hyperlink"/>
            <w:noProof/>
          </w:rPr>
          <w:fldChar w:fldCharType="begin"/>
        </w:r>
        <w:r w:rsidR="0071563C" w:rsidRPr="001A0021">
          <w:rPr>
            <w:rStyle w:val="Hyperlink"/>
            <w:noProof/>
          </w:rPr>
          <w:instrText xml:space="preserve"> </w:instrText>
        </w:r>
        <w:r w:rsidR="0071563C">
          <w:rPr>
            <w:noProof/>
          </w:rPr>
          <w:instrText>HYPERLINK \l "_Toc410914895"</w:instrText>
        </w:r>
        <w:r w:rsidR="0071563C" w:rsidRPr="001A0021">
          <w:rPr>
            <w:rStyle w:val="Hyperlink"/>
            <w:noProof/>
          </w:rPr>
          <w:instrText xml:space="preserve"> </w:instrText>
        </w:r>
        <w:r w:rsidR="0071563C" w:rsidRPr="001A0021">
          <w:rPr>
            <w:rStyle w:val="Hyperlink"/>
            <w:noProof/>
          </w:rPr>
          <w:fldChar w:fldCharType="separate"/>
        </w:r>
        <w:r w:rsidR="0071563C" w:rsidRPr="001A0021">
          <w:rPr>
            <w:rStyle w:val="Hyperlink"/>
            <w:noProof/>
          </w:rPr>
          <w:t>1.</w:t>
        </w:r>
        <w:r w:rsidR="0071563C">
          <w:rPr>
            <w:rFonts w:asciiTheme="minorHAnsi" w:eastAsiaTheme="minorEastAsia" w:hAnsiTheme="minorHAnsi" w:cstheme="minorBidi"/>
            <w:b w:val="0"/>
            <w:noProof/>
            <w:sz w:val="22"/>
            <w:szCs w:val="22"/>
          </w:rPr>
          <w:tab/>
        </w:r>
        <w:r w:rsidR="0071563C" w:rsidRPr="001A0021">
          <w:rPr>
            <w:rStyle w:val="Hyperlink"/>
            <w:noProof/>
          </w:rPr>
          <w:t>About this document</w:t>
        </w:r>
        <w:r w:rsidR="0071563C">
          <w:rPr>
            <w:noProof/>
            <w:webHidden/>
          </w:rPr>
          <w:tab/>
        </w:r>
        <w:r w:rsidR="0071563C">
          <w:rPr>
            <w:noProof/>
            <w:webHidden/>
          </w:rPr>
          <w:fldChar w:fldCharType="begin"/>
        </w:r>
        <w:r w:rsidR="0071563C">
          <w:rPr>
            <w:noProof/>
            <w:webHidden/>
          </w:rPr>
          <w:instrText xml:space="preserve"> PAGEREF _Toc410914895 \h </w:instrText>
        </w:r>
      </w:ins>
      <w:r w:rsidR="0071563C">
        <w:rPr>
          <w:noProof/>
          <w:webHidden/>
        </w:rPr>
      </w:r>
      <w:r w:rsidR="0071563C">
        <w:rPr>
          <w:noProof/>
          <w:webHidden/>
        </w:rPr>
        <w:fldChar w:fldCharType="separate"/>
      </w:r>
      <w:ins w:id="34" w:author="Radina Ivanova" w:date="2015-02-05T15:52:00Z">
        <w:r w:rsidR="0071563C">
          <w:rPr>
            <w:noProof/>
            <w:webHidden/>
          </w:rPr>
          <w:t>4</w:t>
        </w:r>
        <w:r w:rsidR="0071563C">
          <w:rPr>
            <w:noProof/>
            <w:webHidden/>
          </w:rPr>
          <w:fldChar w:fldCharType="end"/>
        </w:r>
        <w:r w:rsidR="0071563C" w:rsidRPr="001A0021">
          <w:rPr>
            <w:rStyle w:val="Hyperlink"/>
            <w:noProof/>
          </w:rPr>
          <w:fldChar w:fldCharType="end"/>
        </w:r>
      </w:ins>
    </w:p>
    <w:p w:rsidR="0071563C" w:rsidRDefault="0071563C">
      <w:pPr>
        <w:pStyle w:val="TOC1"/>
        <w:rPr>
          <w:ins w:id="35" w:author="Radina Ivanova" w:date="2015-02-05T15:52:00Z"/>
          <w:rFonts w:asciiTheme="minorHAnsi" w:eastAsiaTheme="minorEastAsia" w:hAnsiTheme="minorHAnsi" w:cstheme="minorBidi"/>
          <w:b w:val="0"/>
          <w:noProof/>
          <w:sz w:val="22"/>
          <w:szCs w:val="22"/>
        </w:rPr>
      </w:pPr>
      <w:ins w:id="36"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"_Toc410914896"</w:instrText>
        </w:r>
        <w:r w:rsidRPr="001A0021">
          <w:rPr>
            <w:rStyle w:val="Hyperlink"/>
            <w:noProof/>
          </w:rPr>
          <w:instrText xml:space="preserve"> </w:instrText>
        </w:r>
        <w:r w:rsidRPr="001A0021">
          <w:rPr>
            <w:rStyle w:val="Hyperlink"/>
            <w:noProof/>
          </w:rPr>
          <w:fldChar w:fldCharType="separate"/>
        </w:r>
        <w:r w:rsidRPr="001A0021">
          <w:rPr>
            <w:rStyle w:val="Hyperlink"/>
            <w:noProof/>
          </w:rPr>
          <w:t>2.</w:t>
        </w:r>
        <w:r>
          <w:rPr>
            <w:rFonts w:asciiTheme="minorHAnsi" w:eastAsiaTheme="minorEastAsia" w:hAnsiTheme="minorHAnsi" w:cstheme="minorBidi"/>
            <w:b w:val="0"/>
            <w:noProof/>
            <w:sz w:val="22"/>
            <w:szCs w:val="22"/>
          </w:rPr>
          <w:tab/>
        </w:r>
        <w:r w:rsidRPr="001A0021">
          <w:rPr>
            <w:rStyle w:val="Hyperlink"/>
            <w:noProof/>
          </w:rPr>
          <w:t>Introduction</w:t>
        </w:r>
        <w:r>
          <w:rPr>
            <w:noProof/>
            <w:webHidden/>
          </w:rPr>
          <w:tab/>
        </w:r>
        <w:r>
          <w:rPr>
            <w:noProof/>
            <w:webHidden/>
          </w:rPr>
          <w:fldChar w:fldCharType="begin"/>
        </w:r>
        <w:r>
          <w:rPr>
            <w:noProof/>
            <w:webHidden/>
          </w:rPr>
          <w:instrText xml:space="preserve"> PAGEREF _Toc410914896 \h </w:instrText>
        </w:r>
      </w:ins>
      <w:r>
        <w:rPr>
          <w:noProof/>
          <w:webHidden/>
        </w:rPr>
      </w:r>
      <w:r>
        <w:rPr>
          <w:noProof/>
          <w:webHidden/>
        </w:rPr>
        <w:fldChar w:fldCharType="separate"/>
      </w:r>
      <w:ins w:id="37" w:author="Radina Ivanova" w:date="2015-02-05T15:52:00Z">
        <w:r>
          <w:rPr>
            <w:noProof/>
            <w:webHidden/>
          </w:rPr>
          <w:t>4</w:t>
        </w:r>
        <w:r>
          <w:rPr>
            <w:noProof/>
            <w:webHidden/>
          </w:rPr>
          <w:fldChar w:fldCharType="end"/>
        </w:r>
        <w:r w:rsidRPr="001A0021">
          <w:rPr>
            <w:rStyle w:val="Hyperlink"/>
            <w:noProof/>
          </w:rPr>
          <w:fldChar w:fldCharType="end"/>
        </w:r>
      </w:ins>
    </w:p>
    <w:p w:rsidR="0071563C" w:rsidRDefault="0071563C">
      <w:pPr>
        <w:pStyle w:val="TOC2"/>
        <w:rPr>
          <w:ins w:id="38" w:author="Radina Ivanova" w:date="2015-02-05T15:52:00Z"/>
          <w:rFonts w:asciiTheme="minorHAnsi" w:eastAsiaTheme="minorEastAsia" w:hAnsiTheme="minorHAnsi" w:cstheme="minorBidi"/>
          <w:b w:val="0"/>
          <w:noProof/>
          <w:sz w:val="22"/>
          <w:szCs w:val="22"/>
        </w:rPr>
      </w:pPr>
      <w:ins w:id="39"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"_Toc410914897"</w:instrText>
        </w:r>
        <w:r w:rsidRPr="001A0021">
          <w:rPr>
            <w:rStyle w:val="Hyperlink"/>
            <w:noProof/>
          </w:rPr>
          <w:instrText xml:space="preserve"> </w:instrText>
        </w:r>
        <w:r w:rsidRPr="001A0021">
          <w:rPr>
            <w:rStyle w:val="Hyperlink"/>
            <w:noProof/>
          </w:rPr>
          <w:fldChar w:fldCharType="separate"/>
        </w:r>
        <w:r w:rsidRPr="001A0021">
          <w:rPr>
            <w:rStyle w:val="Hyperlink"/>
            <w:noProof/>
          </w:rPr>
          <w:t>2.1.</w:t>
        </w:r>
        <w:r>
          <w:rPr>
            <w:rFonts w:asciiTheme="minorHAnsi" w:eastAsiaTheme="minorEastAsia" w:hAnsiTheme="minorHAnsi" w:cstheme="minorBidi"/>
            <w:b w:val="0"/>
            <w:noProof/>
            <w:sz w:val="22"/>
            <w:szCs w:val="22"/>
          </w:rPr>
          <w:tab/>
        </w:r>
        <w:r w:rsidRPr="001A0021">
          <w:rPr>
            <w:rStyle w:val="Hyperlink"/>
            <w:noProof/>
          </w:rPr>
          <w:t>Purpose of the SDD</w:t>
        </w:r>
        <w:r>
          <w:rPr>
            <w:noProof/>
            <w:webHidden/>
          </w:rPr>
          <w:tab/>
        </w:r>
        <w:r>
          <w:rPr>
            <w:noProof/>
            <w:webHidden/>
          </w:rPr>
          <w:fldChar w:fldCharType="begin"/>
        </w:r>
        <w:r>
          <w:rPr>
            <w:noProof/>
            <w:webHidden/>
          </w:rPr>
          <w:instrText xml:space="preserve"> PAGEREF _Toc410914897 \h </w:instrText>
        </w:r>
      </w:ins>
      <w:r>
        <w:rPr>
          <w:noProof/>
          <w:webHidden/>
        </w:rPr>
      </w:r>
      <w:r>
        <w:rPr>
          <w:noProof/>
          <w:webHidden/>
        </w:rPr>
        <w:fldChar w:fldCharType="separate"/>
      </w:r>
      <w:ins w:id="40" w:author="Radina Ivanova" w:date="2015-02-05T15:52:00Z">
        <w:r>
          <w:rPr>
            <w:noProof/>
            <w:webHidden/>
          </w:rPr>
          <w:t>4</w:t>
        </w:r>
        <w:r>
          <w:rPr>
            <w:noProof/>
            <w:webHidden/>
          </w:rPr>
          <w:fldChar w:fldCharType="end"/>
        </w:r>
        <w:r w:rsidRPr="001A0021">
          <w:rPr>
            <w:rStyle w:val="Hyperlink"/>
            <w:noProof/>
          </w:rPr>
          <w:fldChar w:fldCharType="end"/>
        </w:r>
      </w:ins>
    </w:p>
    <w:p w:rsidR="0071563C" w:rsidRDefault="0071563C">
      <w:pPr>
        <w:pStyle w:val="TOC2"/>
        <w:rPr>
          <w:ins w:id="41" w:author="Radina Ivanova" w:date="2015-02-05T15:52:00Z"/>
          <w:rFonts w:asciiTheme="minorHAnsi" w:eastAsiaTheme="minorEastAsia" w:hAnsiTheme="minorHAnsi" w:cstheme="minorBidi"/>
          <w:b w:val="0"/>
          <w:noProof/>
          <w:sz w:val="22"/>
          <w:szCs w:val="22"/>
        </w:rPr>
      </w:pPr>
      <w:ins w:id="42"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"_Toc410914898"</w:instrText>
        </w:r>
        <w:r w:rsidRPr="001A0021">
          <w:rPr>
            <w:rStyle w:val="Hyperlink"/>
            <w:noProof/>
          </w:rPr>
          <w:instrText xml:space="preserve"> </w:instrText>
        </w:r>
        <w:r w:rsidRPr="001A0021">
          <w:rPr>
            <w:rStyle w:val="Hyperlink"/>
            <w:noProof/>
          </w:rPr>
          <w:fldChar w:fldCharType="separate"/>
        </w:r>
        <w:r w:rsidRPr="001A0021">
          <w:rPr>
            <w:rStyle w:val="Hyperlink"/>
            <w:noProof/>
          </w:rPr>
          <w:t>2.2.</w:t>
        </w:r>
        <w:r>
          <w:rPr>
            <w:rFonts w:asciiTheme="minorHAnsi" w:eastAsiaTheme="minorEastAsia" w:hAnsiTheme="minorHAnsi" w:cstheme="minorBidi"/>
            <w:b w:val="0"/>
            <w:noProof/>
            <w:sz w:val="22"/>
            <w:szCs w:val="22"/>
          </w:rPr>
          <w:tab/>
        </w:r>
        <w:r w:rsidRPr="001A0021">
          <w:rPr>
            <w:rStyle w:val="Hyperlink"/>
            <w:noProof/>
          </w:rPr>
          <w:t>Identification</w:t>
        </w:r>
        <w:r>
          <w:rPr>
            <w:noProof/>
            <w:webHidden/>
          </w:rPr>
          <w:tab/>
        </w:r>
        <w:r>
          <w:rPr>
            <w:noProof/>
            <w:webHidden/>
          </w:rPr>
          <w:fldChar w:fldCharType="begin"/>
        </w:r>
        <w:r>
          <w:rPr>
            <w:noProof/>
            <w:webHidden/>
          </w:rPr>
          <w:instrText xml:space="preserve"> PAGEREF _Toc410914898 \h </w:instrText>
        </w:r>
      </w:ins>
      <w:r>
        <w:rPr>
          <w:noProof/>
          <w:webHidden/>
        </w:rPr>
      </w:r>
      <w:r>
        <w:rPr>
          <w:noProof/>
          <w:webHidden/>
        </w:rPr>
        <w:fldChar w:fldCharType="separate"/>
      </w:r>
      <w:ins w:id="43" w:author="Radina Ivanova" w:date="2015-02-05T15:52:00Z">
        <w:r>
          <w:rPr>
            <w:noProof/>
            <w:webHidden/>
          </w:rPr>
          <w:t>4</w:t>
        </w:r>
        <w:r>
          <w:rPr>
            <w:noProof/>
            <w:webHidden/>
          </w:rPr>
          <w:fldChar w:fldCharType="end"/>
        </w:r>
        <w:r w:rsidRPr="001A0021">
          <w:rPr>
            <w:rStyle w:val="Hyperlink"/>
            <w:noProof/>
          </w:rPr>
          <w:fldChar w:fldCharType="end"/>
        </w:r>
      </w:ins>
    </w:p>
    <w:p w:rsidR="0071563C" w:rsidRDefault="0071563C">
      <w:pPr>
        <w:pStyle w:val="TOC2"/>
        <w:rPr>
          <w:ins w:id="44" w:author="Radina Ivanova" w:date="2015-02-05T15:52:00Z"/>
          <w:rFonts w:asciiTheme="minorHAnsi" w:eastAsiaTheme="minorEastAsia" w:hAnsiTheme="minorHAnsi" w:cstheme="minorBidi"/>
          <w:b w:val="0"/>
          <w:noProof/>
          <w:sz w:val="22"/>
          <w:szCs w:val="22"/>
        </w:rPr>
      </w:pPr>
      <w:ins w:id="45"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"_Toc410914899"</w:instrText>
        </w:r>
        <w:r w:rsidRPr="001A0021">
          <w:rPr>
            <w:rStyle w:val="Hyperlink"/>
            <w:noProof/>
          </w:rPr>
          <w:instrText xml:space="preserve"> </w:instrText>
        </w:r>
        <w:r w:rsidRPr="001A0021">
          <w:rPr>
            <w:rStyle w:val="Hyperlink"/>
            <w:noProof/>
          </w:rPr>
          <w:fldChar w:fldCharType="separate"/>
        </w:r>
        <w:r w:rsidRPr="001A0021">
          <w:rPr>
            <w:rStyle w:val="Hyperlink"/>
            <w:noProof/>
          </w:rPr>
          <w:t>2.3.</w:t>
        </w:r>
        <w:r>
          <w:rPr>
            <w:rFonts w:asciiTheme="minorHAnsi" w:eastAsiaTheme="minorEastAsia" w:hAnsiTheme="minorHAnsi" w:cstheme="minorBidi"/>
            <w:b w:val="0"/>
            <w:noProof/>
            <w:sz w:val="22"/>
            <w:szCs w:val="22"/>
          </w:rPr>
          <w:tab/>
        </w:r>
        <w:r w:rsidRPr="001A0021">
          <w:rPr>
            <w:rStyle w:val="Hyperlink"/>
            <w:noProof/>
          </w:rPr>
          <w:t>Scope</w:t>
        </w:r>
        <w:r>
          <w:rPr>
            <w:noProof/>
            <w:webHidden/>
          </w:rPr>
          <w:tab/>
        </w:r>
        <w:r>
          <w:rPr>
            <w:noProof/>
            <w:webHidden/>
          </w:rPr>
          <w:fldChar w:fldCharType="begin"/>
        </w:r>
        <w:r>
          <w:rPr>
            <w:noProof/>
            <w:webHidden/>
          </w:rPr>
          <w:instrText xml:space="preserve"> PAGEREF _Toc410914899 \h </w:instrText>
        </w:r>
      </w:ins>
      <w:r>
        <w:rPr>
          <w:noProof/>
          <w:webHidden/>
        </w:rPr>
      </w:r>
      <w:r>
        <w:rPr>
          <w:noProof/>
          <w:webHidden/>
        </w:rPr>
        <w:fldChar w:fldCharType="separate"/>
      </w:r>
      <w:ins w:id="46" w:author="Radina Ivanova" w:date="2015-02-05T15:52:00Z">
        <w:r>
          <w:rPr>
            <w:noProof/>
            <w:webHidden/>
          </w:rPr>
          <w:t>4</w:t>
        </w:r>
        <w:r>
          <w:rPr>
            <w:noProof/>
            <w:webHidden/>
          </w:rPr>
          <w:fldChar w:fldCharType="end"/>
        </w:r>
        <w:r w:rsidRPr="001A0021">
          <w:rPr>
            <w:rStyle w:val="Hyperlink"/>
            <w:noProof/>
          </w:rPr>
          <w:fldChar w:fldCharType="end"/>
        </w:r>
      </w:ins>
    </w:p>
    <w:p w:rsidR="0071563C" w:rsidRDefault="0071563C">
      <w:pPr>
        <w:pStyle w:val="TOC2"/>
        <w:rPr>
          <w:ins w:id="47" w:author="Radina Ivanova" w:date="2015-02-05T15:52:00Z"/>
          <w:rFonts w:asciiTheme="minorHAnsi" w:eastAsiaTheme="minorEastAsia" w:hAnsiTheme="minorHAnsi" w:cstheme="minorBidi"/>
          <w:b w:val="0"/>
          <w:noProof/>
          <w:sz w:val="22"/>
          <w:szCs w:val="22"/>
        </w:rPr>
      </w:pPr>
      <w:ins w:id="48"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"_Toc410914900"</w:instrText>
        </w:r>
        <w:r w:rsidRPr="001A0021">
          <w:rPr>
            <w:rStyle w:val="Hyperlink"/>
            <w:noProof/>
          </w:rPr>
          <w:instrText xml:space="preserve"> </w:instrText>
        </w:r>
        <w:r w:rsidRPr="001A0021">
          <w:rPr>
            <w:rStyle w:val="Hyperlink"/>
            <w:noProof/>
          </w:rPr>
          <w:fldChar w:fldCharType="separate"/>
        </w:r>
        <w:r w:rsidRPr="001A0021">
          <w:rPr>
            <w:rStyle w:val="Hyperlink"/>
            <w:noProof/>
          </w:rPr>
          <w:t>2.4.</w:t>
        </w:r>
        <w:r>
          <w:rPr>
            <w:rFonts w:asciiTheme="minorHAnsi" w:eastAsiaTheme="minorEastAsia" w:hAnsiTheme="minorHAnsi" w:cstheme="minorBidi"/>
            <w:b w:val="0"/>
            <w:noProof/>
            <w:sz w:val="22"/>
            <w:szCs w:val="22"/>
          </w:rPr>
          <w:tab/>
        </w:r>
        <w:r w:rsidRPr="001A0021">
          <w:rPr>
            <w:rStyle w:val="Hyperlink"/>
            <w:noProof/>
          </w:rPr>
          <w:t>User Characteristics</w:t>
        </w:r>
        <w:r>
          <w:rPr>
            <w:noProof/>
            <w:webHidden/>
          </w:rPr>
          <w:tab/>
        </w:r>
        <w:r>
          <w:rPr>
            <w:noProof/>
            <w:webHidden/>
          </w:rPr>
          <w:fldChar w:fldCharType="begin"/>
        </w:r>
        <w:r>
          <w:rPr>
            <w:noProof/>
            <w:webHidden/>
          </w:rPr>
          <w:instrText xml:space="preserve"> PAGEREF _Toc410914900 \h </w:instrText>
        </w:r>
      </w:ins>
      <w:r>
        <w:rPr>
          <w:noProof/>
          <w:webHidden/>
        </w:rPr>
      </w:r>
      <w:r>
        <w:rPr>
          <w:noProof/>
          <w:webHidden/>
        </w:rPr>
        <w:fldChar w:fldCharType="separate"/>
      </w:r>
      <w:ins w:id="49" w:author="Radina Ivanova" w:date="2015-02-05T15:52:00Z">
        <w:r>
          <w:rPr>
            <w:noProof/>
            <w:webHidden/>
          </w:rPr>
          <w:t>5</w:t>
        </w:r>
        <w:r>
          <w:rPr>
            <w:noProof/>
            <w:webHidden/>
          </w:rPr>
          <w:fldChar w:fldCharType="end"/>
        </w:r>
        <w:r w:rsidRPr="001A0021">
          <w:rPr>
            <w:rStyle w:val="Hyperlink"/>
            <w:noProof/>
          </w:rPr>
          <w:fldChar w:fldCharType="end"/>
        </w:r>
      </w:ins>
    </w:p>
    <w:p w:rsidR="0071563C" w:rsidRDefault="0071563C">
      <w:pPr>
        <w:pStyle w:val="TOC2"/>
        <w:rPr>
          <w:ins w:id="50" w:author="Radina Ivanova" w:date="2015-02-05T15:52:00Z"/>
          <w:rFonts w:asciiTheme="minorHAnsi" w:eastAsiaTheme="minorEastAsia" w:hAnsiTheme="minorHAnsi" w:cstheme="minorBidi"/>
          <w:b w:val="0"/>
          <w:noProof/>
          <w:sz w:val="22"/>
          <w:szCs w:val="22"/>
        </w:rPr>
      </w:pPr>
      <w:ins w:id="51"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"_Toc410914901"</w:instrText>
        </w:r>
        <w:r w:rsidRPr="001A0021">
          <w:rPr>
            <w:rStyle w:val="Hyperlink"/>
            <w:noProof/>
          </w:rPr>
          <w:instrText xml:space="preserve"> </w:instrText>
        </w:r>
        <w:r w:rsidRPr="001A0021">
          <w:rPr>
            <w:rStyle w:val="Hyperlink"/>
            <w:noProof/>
          </w:rPr>
          <w:fldChar w:fldCharType="separate"/>
        </w:r>
        <w:r w:rsidRPr="001A0021">
          <w:rPr>
            <w:rStyle w:val="Hyperlink"/>
            <w:noProof/>
          </w:rPr>
          <w:t>2.5.</w:t>
        </w:r>
        <w:r>
          <w:rPr>
            <w:rFonts w:asciiTheme="minorHAnsi" w:eastAsiaTheme="minorEastAsia" w:hAnsiTheme="minorHAnsi" w:cstheme="minorBidi"/>
            <w:b w:val="0"/>
            <w:noProof/>
            <w:sz w:val="22"/>
            <w:szCs w:val="22"/>
          </w:rPr>
          <w:tab/>
        </w:r>
        <w:r w:rsidRPr="001A0021">
          <w:rPr>
            <w:rStyle w:val="Hyperlink"/>
            <w:noProof/>
          </w:rPr>
          <w:t>Relationship to Other Documents and Plans</w:t>
        </w:r>
        <w:r>
          <w:rPr>
            <w:noProof/>
            <w:webHidden/>
          </w:rPr>
          <w:tab/>
        </w:r>
        <w:r>
          <w:rPr>
            <w:noProof/>
            <w:webHidden/>
          </w:rPr>
          <w:fldChar w:fldCharType="begin"/>
        </w:r>
        <w:r>
          <w:rPr>
            <w:noProof/>
            <w:webHidden/>
          </w:rPr>
          <w:instrText xml:space="preserve"> PAGEREF _Toc410914901 \h </w:instrText>
        </w:r>
      </w:ins>
      <w:r>
        <w:rPr>
          <w:noProof/>
          <w:webHidden/>
        </w:rPr>
      </w:r>
      <w:r>
        <w:rPr>
          <w:noProof/>
          <w:webHidden/>
        </w:rPr>
        <w:fldChar w:fldCharType="separate"/>
      </w:r>
      <w:ins w:id="52" w:author="Radina Ivanova" w:date="2015-02-05T15:52:00Z">
        <w:r>
          <w:rPr>
            <w:noProof/>
            <w:webHidden/>
          </w:rPr>
          <w:t>5</w:t>
        </w:r>
        <w:r>
          <w:rPr>
            <w:noProof/>
            <w:webHidden/>
          </w:rPr>
          <w:fldChar w:fldCharType="end"/>
        </w:r>
        <w:r w:rsidRPr="001A0021">
          <w:rPr>
            <w:rStyle w:val="Hyperlink"/>
            <w:noProof/>
          </w:rPr>
          <w:fldChar w:fldCharType="end"/>
        </w:r>
      </w:ins>
    </w:p>
    <w:p w:rsidR="0071563C" w:rsidRDefault="0071563C">
      <w:pPr>
        <w:pStyle w:val="TOC2"/>
        <w:rPr>
          <w:ins w:id="53" w:author="Radina Ivanova" w:date="2015-02-05T15:52:00Z"/>
          <w:rFonts w:asciiTheme="minorHAnsi" w:eastAsiaTheme="minorEastAsia" w:hAnsiTheme="minorHAnsi" w:cstheme="minorBidi"/>
          <w:b w:val="0"/>
          <w:noProof/>
          <w:sz w:val="22"/>
          <w:szCs w:val="22"/>
        </w:rPr>
      </w:pPr>
      <w:ins w:id="54"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"_Toc410914902"</w:instrText>
        </w:r>
        <w:r w:rsidRPr="001A0021">
          <w:rPr>
            <w:rStyle w:val="Hyperlink"/>
            <w:noProof/>
          </w:rPr>
          <w:instrText xml:space="preserve"> </w:instrText>
        </w:r>
        <w:r w:rsidRPr="001A0021">
          <w:rPr>
            <w:rStyle w:val="Hyperlink"/>
            <w:noProof/>
          </w:rPr>
          <w:fldChar w:fldCharType="separate"/>
        </w:r>
        <w:r w:rsidRPr="001A0021">
          <w:rPr>
            <w:rStyle w:val="Hyperlink"/>
            <w:noProof/>
          </w:rPr>
          <w:t>2.6.</w:t>
        </w:r>
        <w:r>
          <w:rPr>
            <w:rFonts w:asciiTheme="minorHAnsi" w:eastAsiaTheme="minorEastAsia" w:hAnsiTheme="minorHAnsi" w:cstheme="minorBidi"/>
            <w:b w:val="0"/>
            <w:noProof/>
            <w:sz w:val="22"/>
            <w:szCs w:val="22"/>
          </w:rPr>
          <w:tab/>
        </w:r>
        <w:r w:rsidRPr="001A0021">
          <w:rPr>
            <w:rStyle w:val="Hyperlink"/>
            <w:noProof/>
          </w:rPr>
          <w:t>Acronyms and Abbreviations</w:t>
        </w:r>
        <w:r>
          <w:rPr>
            <w:noProof/>
            <w:webHidden/>
          </w:rPr>
          <w:tab/>
        </w:r>
        <w:r>
          <w:rPr>
            <w:noProof/>
            <w:webHidden/>
          </w:rPr>
          <w:fldChar w:fldCharType="begin"/>
        </w:r>
        <w:r>
          <w:rPr>
            <w:noProof/>
            <w:webHidden/>
          </w:rPr>
          <w:instrText xml:space="preserve"> PAGEREF _Toc410914902 \h </w:instrText>
        </w:r>
      </w:ins>
      <w:r>
        <w:rPr>
          <w:noProof/>
          <w:webHidden/>
        </w:rPr>
      </w:r>
      <w:r>
        <w:rPr>
          <w:noProof/>
          <w:webHidden/>
        </w:rPr>
        <w:fldChar w:fldCharType="separate"/>
      </w:r>
      <w:ins w:id="55" w:author="Radina Ivanova" w:date="2015-02-05T15:52:00Z">
        <w:r>
          <w:rPr>
            <w:noProof/>
            <w:webHidden/>
          </w:rPr>
          <w:t>6</w:t>
        </w:r>
        <w:r>
          <w:rPr>
            <w:noProof/>
            <w:webHidden/>
          </w:rPr>
          <w:fldChar w:fldCharType="end"/>
        </w:r>
        <w:r w:rsidRPr="001A0021">
          <w:rPr>
            <w:rStyle w:val="Hyperlink"/>
            <w:noProof/>
          </w:rPr>
          <w:fldChar w:fldCharType="end"/>
        </w:r>
      </w:ins>
    </w:p>
    <w:p w:rsidR="0071563C" w:rsidRDefault="0071563C">
      <w:pPr>
        <w:pStyle w:val="TOC1"/>
        <w:rPr>
          <w:ins w:id="56" w:author="Radina Ivanova" w:date="2015-02-05T15:52:00Z"/>
          <w:rFonts w:asciiTheme="minorHAnsi" w:eastAsiaTheme="minorEastAsia" w:hAnsiTheme="minorHAnsi" w:cstheme="minorBidi"/>
          <w:b w:val="0"/>
          <w:noProof/>
          <w:sz w:val="22"/>
          <w:szCs w:val="22"/>
        </w:rPr>
      </w:pPr>
      <w:ins w:id="57"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"_Toc410914903"</w:instrText>
        </w:r>
        <w:r w:rsidRPr="001A0021">
          <w:rPr>
            <w:rStyle w:val="Hyperlink"/>
            <w:noProof/>
          </w:rPr>
          <w:instrText xml:space="preserve"> </w:instrText>
        </w:r>
        <w:r w:rsidRPr="001A0021">
          <w:rPr>
            <w:rStyle w:val="Hyperlink"/>
            <w:noProof/>
          </w:rPr>
          <w:fldChar w:fldCharType="separate"/>
        </w:r>
        <w:r w:rsidRPr="001A0021">
          <w:rPr>
            <w:rStyle w:val="Hyperlink"/>
            <w:noProof/>
          </w:rPr>
          <w:t>3.</w:t>
        </w:r>
        <w:r>
          <w:rPr>
            <w:rFonts w:asciiTheme="minorHAnsi" w:eastAsiaTheme="minorEastAsia" w:hAnsiTheme="minorHAnsi" w:cstheme="minorBidi"/>
            <w:b w:val="0"/>
            <w:noProof/>
            <w:sz w:val="22"/>
            <w:szCs w:val="22"/>
          </w:rPr>
          <w:tab/>
        </w:r>
        <w:r w:rsidRPr="001A0021">
          <w:rPr>
            <w:rStyle w:val="Hyperlink"/>
            <w:noProof/>
          </w:rPr>
          <w:t>Background</w:t>
        </w:r>
        <w:r>
          <w:rPr>
            <w:noProof/>
            <w:webHidden/>
          </w:rPr>
          <w:tab/>
        </w:r>
        <w:r>
          <w:rPr>
            <w:noProof/>
            <w:webHidden/>
          </w:rPr>
          <w:fldChar w:fldCharType="begin"/>
        </w:r>
        <w:r>
          <w:rPr>
            <w:noProof/>
            <w:webHidden/>
          </w:rPr>
          <w:instrText xml:space="preserve"> PAGEREF _Toc410914903 \h </w:instrText>
        </w:r>
      </w:ins>
      <w:r>
        <w:rPr>
          <w:noProof/>
          <w:webHidden/>
        </w:rPr>
      </w:r>
      <w:r>
        <w:rPr>
          <w:noProof/>
          <w:webHidden/>
        </w:rPr>
        <w:fldChar w:fldCharType="separate"/>
      </w:r>
      <w:ins w:id="58" w:author="Radina Ivanova" w:date="2015-02-05T15:52:00Z">
        <w:r>
          <w:rPr>
            <w:noProof/>
            <w:webHidden/>
          </w:rPr>
          <w:t>8</w:t>
        </w:r>
        <w:r>
          <w:rPr>
            <w:noProof/>
            <w:webHidden/>
          </w:rPr>
          <w:fldChar w:fldCharType="end"/>
        </w:r>
        <w:r w:rsidRPr="001A0021">
          <w:rPr>
            <w:rStyle w:val="Hyperlink"/>
            <w:noProof/>
          </w:rPr>
          <w:fldChar w:fldCharType="end"/>
        </w:r>
      </w:ins>
    </w:p>
    <w:p w:rsidR="0071563C" w:rsidRDefault="0071563C">
      <w:pPr>
        <w:pStyle w:val="TOC2"/>
        <w:rPr>
          <w:ins w:id="59" w:author="Radina Ivanova" w:date="2015-02-05T15:52:00Z"/>
          <w:rFonts w:asciiTheme="minorHAnsi" w:eastAsiaTheme="minorEastAsia" w:hAnsiTheme="minorHAnsi" w:cstheme="minorBidi"/>
          <w:b w:val="0"/>
          <w:noProof/>
          <w:sz w:val="22"/>
          <w:szCs w:val="22"/>
        </w:rPr>
      </w:pPr>
      <w:ins w:id="60"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"_Toc410914904"</w:instrText>
        </w:r>
        <w:r w:rsidRPr="001A0021">
          <w:rPr>
            <w:rStyle w:val="Hyperlink"/>
            <w:noProof/>
          </w:rPr>
          <w:instrText xml:space="preserve"> </w:instrText>
        </w:r>
        <w:r w:rsidRPr="001A0021">
          <w:rPr>
            <w:rStyle w:val="Hyperlink"/>
            <w:noProof/>
          </w:rPr>
          <w:fldChar w:fldCharType="separate"/>
        </w:r>
        <w:r w:rsidRPr="001A0021">
          <w:rPr>
            <w:rStyle w:val="Hyperlink"/>
            <w:noProof/>
          </w:rPr>
          <w:t>3.1.</w:t>
        </w:r>
        <w:r>
          <w:rPr>
            <w:rFonts w:asciiTheme="minorHAnsi" w:eastAsiaTheme="minorEastAsia" w:hAnsiTheme="minorHAnsi" w:cstheme="minorBidi"/>
            <w:b w:val="0"/>
            <w:noProof/>
            <w:sz w:val="22"/>
            <w:szCs w:val="22"/>
          </w:rPr>
          <w:tab/>
        </w:r>
        <w:r w:rsidRPr="001A0021">
          <w:rPr>
            <w:rStyle w:val="Hyperlink"/>
            <w:noProof/>
          </w:rPr>
          <w:t>Overview of the System</w:t>
        </w:r>
        <w:r>
          <w:rPr>
            <w:noProof/>
            <w:webHidden/>
          </w:rPr>
          <w:tab/>
        </w:r>
        <w:r>
          <w:rPr>
            <w:noProof/>
            <w:webHidden/>
          </w:rPr>
          <w:fldChar w:fldCharType="begin"/>
        </w:r>
        <w:r>
          <w:rPr>
            <w:noProof/>
            <w:webHidden/>
          </w:rPr>
          <w:instrText xml:space="preserve"> PAGEREF _Toc410914904 \h </w:instrText>
        </w:r>
      </w:ins>
      <w:r>
        <w:rPr>
          <w:noProof/>
          <w:webHidden/>
        </w:rPr>
      </w:r>
      <w:r>
        <w:rPr>
          <w:noProof/>
          <w:webHidden/>
        </w:rPr>
        <w:fldChar w:fldCharType="separate"/>
      </w:r>
      <w:ins w:id="61" w:author="Radina Ivanova" w:date="2015-02-05T15:52:00Z">
        <w:r>
          <w:rPr>
            <w:noProof/>
            <w:webHidden/>
          </w:rPr>
          <w:t>8</w:t>
        </w:r>
        <w:r>
          <w:rPr>
            <w:noProof/>
            <w:webHidden/>
          </w:rPr>
          <w:fldChar w:fldCharType="end"/>
        </w:r>
        <w:r w:rsidRPr="001A0021">
          <w:rPr>
            <w:rStyle w:val="Hyperlink"/>
            <w:noProof/>
          </w:rPr>
          <w:fldChar w:fldCharType="end"/>
        </w:r>
      </w:ins>
    </w:p>
    <w:p w:rsidR="0071563C" w:rsidRDefault="0071563C">
      <w:pPr>
        <w:pStyle w:val="TOC3"/>
        <w:rPr>
          <w:ins w:id="62" w:author="Radina Ivanova" w:date="2015-02-05T15:52:00Z"/>
          <w:rFonts w:asciiTheme="minorHAnsi" w:eastAsiaTheme="minorEastAsia" w:hAnsiTheme="minorHAnsi" w:cstheme="minorBidi"/>
          <w:b w:val="0"/>
          <w:noProof/>
          <w:sz w:val="22"/>
          <w:szCs w:val="22"/>
        </w:rPr>
      </w:pPr>
      <w:ins w:id="63"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"_Toc410914905"</w:instrText>
        </w:r>
        <w:r w:rsidRPr="001A0021">
          <w:rPr>
            <w:rStyle w:val="Hyperlink"/>
            <w:noProof/>
          </w:rPr>
          <w:instrText xml:space="preserve"> </w:instrText>
        </w:r>
        <w:r w:rsidRPr="001A0021">
          <w:rPr>
            <w:rStyle w:val="Hyperlink"/>
            <w:noProof/>
          </w:rPr>
          <w:fldChar w:fldCharType="separate"/>
        </w:r>
        <w:r w:rsidRPr="001A0021">
          <w:rPr>
            <w:rStyle w:val="Hyperlink"/>
            <w:noProof/>
          </w:rPr>
          <w:t>3.1.1.</w:t>
        </w:r>
        <w:r>
          <w:rPr>
            <w:rFonts w:asciiTheme="minorHAnsi" w:eastAsiaTheme="minorEastAsia" w:hAnsiTheme="minorHAnsi" w:cstheme="minorBidi"/>
            <w:b w:val="0"/>
            <w:noProof/>
            <w:sz w:val="22"/>
            <w:szCs w:val="22"/>
          </w:rPr>
          <w:tab/>
        </w:r>
        <w:r w:rsidRPr="001A0021">
          <w:rPr>
            <w:rStyle w:val="Hyperlink"/>
            <w:noProof/>
          </w:rPr>
          <w:t>SDR Database Background</w:t>
        </w:r>
        <w:r>
          <w:rPr>
            <w:noProof/>
            <w:webHidden/>
          </w:rPr>
          <w:tab/>
        </w:r>
        <w:r>
          <w:rPr>
            <w:noProof/>
            <w:webHidden/>
          </w:rPr>
          <w:fldChar w:fldCharType="begin"/>
        </w:r>
        <w:r>
          <w:rPr>
            <w:noProof/>
            <w:webHidden/>
          </w:rPr>
          <w:instrText xml:space="preserve"> PAGEREF _Toc410914905 \h </w:instrText>
        </w:r>
      </w:ins>
      <w:r>
        <w:rPr>
          <w:noProof/>
          <w:webHidden/>
        </w:rPr>
      </w:r>
      <w:r>
        <w:rPr>
          <w:noProof/>
          <w:webHidden/>
        </w:rPr>
        <w:fldChar w:fldCharType="separate"/>
      </w:r>
      <w:ins w:id="64" w:author="Radina Ivanova" w:date="2015-02-05T15:52:00Z">
        <w:r>
          <w:rPr>
            <w:noProof/>
            <w:webHidden/>
          </w:rPr>
          <w:t>10</w:t>
        </w:r>
        <w:r>
          <w:rPr>
            <w:noProof/>
            <w:webHidden/>
          </w:rPr>
          <w:fldChar w:fldCharType="end"/>
        </w:r>
        <w:r w:rsidRPr="001A0021">
          <w:rPr>
            <w:rStyle w:val="Hyperlink"/>
            <w:noProof/>
          </w:rPr>
          <w:fldChar w:fldCharType="end"/>
        </w:r>
      </w:ins>
    </w:p>
    <w:p w:rsidR="0071563C" w:rsidRDefault="0071563C">
      <w:pPr>
        <w:pStyle w:val="TOC2"/>
        <w:rPr>
          <w:ins w:id="65" w:author="Radina Ivanova" w:date="2015-02-05T15:52:00Z"/>
          <w:rFonts w:asciiTheme="minorHAnsi" w:eastAsiaTheme="minorEastAsia" w:hAnsiTheme="minorHAnsi" w:cstheme="minorBidi"/>
          <w:b w:val="0"/>
          <w:noProof/>
          <w:sz w:val="22"/>
          <w:szCs w:val="22"/>
        </w:rPr>
      </w:pPr>
      <w:ins w:id="66"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"_Toc410914906"</w:instrText>
        </w:r>
        <w:r w:rsidRPr="001A0021">
          <w:rPr>
            <w:rStyle w:val="Hyperlink"/>
            <w:noProof/>
          </w:rPr>
          <w:instrText xml:space="preserve"> </w:instrText>
        </w:r>
        <w:r w:rsidRPr="001A0021">
          <w:rPr>
            <w:rStyle w:val="Hyperlink"/>
            <w:noProof/>
          </w:rPr>
          <w:fldChar w:fldCharType="separate"/>
        </w:r>
        <w:r w:rsidRPr="001A0021">
          <w:rPr>
            <w:rStyle w:val="Hyperlink"/>
            <w:noProof/>
          </w:rPr>
          <w:t>3.2.</w:t>
        </w:r>
        <w:r>
          <w:rPr>
            <w:rFonts w:asciiTheme="minorHAnsi" w:eastAsiaTheme="minorEastAsia" w:hAnsiTheme="minorHAnsi" w:cstheme="minorBidi"/>
            <w:b w:val="0"/>
            <w:noProof/>
            <w:sz w:val="22"/>
            <w:szCs w:val="22"/>
          </w:rPr>
          <w:tab/>
        </w:r>
        <w:r w:rsidRPr="001A0021">
          <w:rPr>
            <w:rStyle w:val="Hyperlink"/>
            <w:noProof/>
          </w:rPr>
          <w:t>Overview of the Business Process</w:t>
        </w:r>
        <w:r>
          <w:rPr>
            <w:noProof/>
            <w:webHidden/>
          </w:rPr>
          <w:tab/>
        </w:r>
        <w:r>
          <w:rPr>
            <w:noProof/>
            <w:webHidden/>
          </w:rPr>
          <w:fldChar w:fldCharType="begin"/>
        </w:r>
        <w:r>
          <w:rPr>
            <w:noProof/>
            <w:webHidden/>
          </w:rPr>
          <w:instrText xml:space="preserve"> PAGEREF _Toc410914906 \h </w:instrText>
        </w:r>
      </w:ins>
      <w:r>
        <w:rPr>
          <w:noProof/>
          <w:webHidden/>
        </w:rPr>
      </w:r>
      <w:r>
        <w:rPr>
          <w:noProof/>
          <w:webHidden/>
        </w:rPr>
        <w:fldChar w:fldCharType="separate"/>
      </w:r>
      <w:ins w:id="67" w:author="Radina Ivanova" w:date="2015-02-05T15:52:00Z">
        <w:r>
          <w:rPr>
            <w:noProof/>
            <w:webHidden/>
          </w:rPr>
          <w:t>11</w:t>
        </w:r>
        <w:r>
          <w:rPr>
            <w:noProof/>
            <w:webHidden/>
          </w:rPr>
          <w:fldChar w:fldCharType="end"/>
        </w:r>
        <w:r w:rsidRPr="001A0021">
          <w:rPr>
            <w:rStyle w:val="Hyperlink"/>
            <w:noProof/>
          </w:rPr>
          <w:fldChar w:fldCharType="end"/>
        </w:r>
      </w:ins>
    </w:p>
    <w:p w:rsidR="0071563C" w:rsidRDefault="0071563C">
      <w:pPr>
        <w:pStyle w:val="TOC2"/>
        <w:rPr>
          <w:ins w:id="68" w:author="Radina Ivanova" w:date="2015-02-05T15:52:00Z"/>
          <w:rFonts w:asciiTheme="minorHAnsi" w:eastAsiaTheme="minorEastAsia" w:hAnsiTheme="minorHAnsi" w:cstheme="minorBidi"/>
          <w:b w:val="0"/>
          <w:noProof/>
          <w:sz w:val="22"/>
          <w:szCs w:val="22"/>
        </w:rPr>
      </w:pPr>
      <w:ins w:id="69"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"_Toc410914907"</w:instrText>
        </w:r>
        <w:r w:rsidRPr="001A0021">
          <w:rPr>
            <w:rStyle w:val="Hyperlink"/>
            <w:noProof/>
          </w:rPr>
          <w:instrText xml:space="preserve"> </w:instrText>
        </w:r>
        <w:r w:rsidRPr="001A0021">
          <w:rPr>
            <w:rStyle w:val="Hyperlink"/>
            <w:noProof/>
          </w:rPr>
          <w:fldChar w:fldCharType="separate"/>
        </w:r>
        <w:r w:rsidRPr="001A0021">
          <w:rPr>
            <w:rStyle w:val="Hyperlink"/>
            <w:noProof/>
          </w:rPr>
          <w:t>3.3.</w:t>
        </w:r>
        <w:r>
          <w:rPr>
            <w:rFonts w:asciiTheme="minorHAnsi" w:eastAsiaTheme="minorEastAsia" w:hAnsiTheme="minorHAnsi" w:cstheme="minorBidi"/>
            <w:b w:val="0"/>
            <w:noProof/>
            <w:sz w:val="22"/>
            <w:szCs w:val="22"/>
          </w:rPr>
          <w:tab/>
        </w:r>
        <w:r w:rsidRPr="001A0021">
          <w:rPr>
            <w:rStyle w:val="Hyperlink"/>
            <w:noProof/>
          </w:rPr>
          <w:t>Business Benefits</w:t>
        </w:r>
        <w:r>
          <w:rPr>
            <w:noProof/>
            <w:webHidden/>
          </w:rPr>
          <w:tab/>
        </w:r>
        <w:r>
          <w:rPr>
            <w:noProof/>
            <w:webHidden/>
          </w:rPr>
          <w:fldChar w:fldCharType="begin"/>
        </w:r>
        <w:r>
          <w:rPr>
            <w:noProof/>
            <w:webHidden/>
          </w:rPr>
          <w:instrText xml:space="preserve"> PAGEREF _Toc410914907 \h </w:instrText>
        </w:r>
      </w:ins>
      <w:r>
        <w:rPr>
          <w:noProof/>
          <w:webHidden/>
        </w:rPr>
      </w:r>
      <w:r>
        <w:rPr>
          <w:noProof/>
          <w:webHidden/>
        </w:rPr>
        <w:fldChar w:fldCharType="separate"/>
      </w:r>
      <w:ins w:id="70" w:author="Radina Ivanova" w:date="2015-02-05T15:52:00Z">
        <w:r>
          <w:rPr>
            <w:noProof/>
            <w:webHidden/>
          </w:rPr>
          <w:t>14</w:t>
        </w:r>
        <w:r>
          <w:rPr>
            <w:noProof/>
            <w:webHidden/>
          </w:rPr>
          <w:fldChar w:fldCharType="end"/>
        </w:r>
        <w:r w:rsidRPr="001A0021">
          <w:rPr>
            <w:rStyle w:val="Hyperlink"/>
            <w:noProof/>
          </w:rPr>
          <w:fldChar w:fldCharType="end"/>
        </w:r>
      </w:ins>
    </w:p>
    <w:p w:rsidR="0071563C" w:rsidRDefault="0071563C">
      <w:pPr>
        <w:pStyle w:val="TOC2"/>
        <w:rPr>
          <w:ins w:id="71" w:author="Radina Ivanova" w:date="2015-02-05T15:52:00Z"/>
          <w:rFonts w:asciiTheme="minorHAnsi" w:eastAsiaTheme="minorEastAsia" w:hAnsiTheme="minorHAnsi" w:cstheme="minorBidi"/>
          <w:b w:val="0"/>
          <w:noProof/>
          <w:sz w:val="22"/>
          <w:szCs w:val="22"/>
        </w:rPr>
      </w:pPr>
      <w:ins w:id="72"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"_Toc410914908"</w:instrText>
        </w:r>
        <w:r w:rsidRPr="001A0021">
          <w:rPr>
            <w:rStyle w:val="Hyperlink"/>
            <w:noProof/>
          </w:rPr>
          <w:instrText xml:space="preserve"> </w:instrText>
        </w:r>
        <w:r w:rsidRPr="001A0021">
          <w:rPr>
            <w:rStyle w:val="Hyperlink"/>
            <w:noProof/>
          </w:rPr>
          <w:fldChar w:fldCharType="separate"/>
        </w:r>
        <w:r w:rsidRPr="001A0021">
          <w:rPr>
            <w:rStyle w:val="Hyperlink"/>
            <w:noProof/>
          </w:rPr>
          <w:t>3.4.</w:t>
        </w:r>
        <w:r>
          <w:rPr>
            <w:rFonts w:asciiTheme="minorHAnsi" w:eastAsiaTheme="minorEastAsia" w:hAnsiTheme="minorHAnsi" w:cstheme="minorBidi"/>
            <w:b w:val="0"/>
            <w:noProof/>
            <w:sz w:val="22"/>
            <w:szCs w:val="22"/>
          </w:rPr>
          <w:tab/>
        </w:r>
        <w:r w:rsidRPr="001A0021">
          <w:rPr>
            <w:rStyle w:val="Hyperlink"/>
            <w:noProof/>
          </w:rPr>
          <w:t>Assumptions and Constraints</w:t>
        </w:r>
        <w:r>
          <w:rPr>
            <w:noProof/>
            <w:webHidden/>
          </w:rPr>
          <w:tab/>
        </w:r>
        <w:r>
          <w:rPr>
            <w:noProof/>
            <w:webHidden/>
          </w:rPr>
          <w:fldChar w:fldCharType="begin"/>
        </w:r>
        <w:r>
          <w:rPr>
            <w:noProof/>
            <w:webHidden/>
          </w:rPr>
          <w:instrText xml:space="preserve"> PAGEREF _Toc410914908 \h </w:instrText>
        </w:r>
      </w:ins>
      <w:r>
        <w:rPr>
          <w:noProof/>
          <w:webHidden/>
        </w:rPr>
      </w:r>
      <w:r>
        <w:rPr>
          <w:noProof/>
          <w:webHidden/>
        </w:rPr>
        <w:fldChar w:fldCharType="separate"/>
      </w:r>
      <w:ins w:id="73" w:author="Radina Ivanova" w:date="2015-02-05T15:52:00Z">
        <w:r>
          <w:rPr>
            <w:noProof/>
            <w:webHidden/>
          </w:rPr>
          <w:t>15</w:t>
        </w:r>
        <w:r>
          <w:rPr>
            <w:noProof/>
            <w:webHidden/>
          </w:rPr>
          <w:fldChar w:fldCharType="end"/>
        </w:r>
        <w:r w:rsidRPr="001A0021">
          <w:rPr>
            <w:rStyle w:val="Hyperlink"/>
            <w:noProof/>
          </w:rPr>
          <w:fldChar w:fldCharType="end"/>
        </w:r>
      </w:ins>
    </w:p>
    <w:p w:rsidR="0071563C" w:rsidRDefault="0071563C">
      <w:pPr>
        <w:pStyle w:val="TOC3"/>
        <w:rPr>
          <w:ins w:id="74" w:author="Radina Ivanova" w:date="2015-02-05T15:52:00Z"/>
          <w:rFonts w:asciiTheme="minorHAnsi" w:eastAsiaTheme="minorEastAsia" w:hAnsiTheme="minorHAnsi" w:cstheme="minorBidi"/>
          <w:b w:val="0"/>
          <w:noProof/>
          <w:sz w:val="22"/>
          <w:szCs w:val="22"/>
        </w:rPr>
      </w:pPr>
      <w:ins w:id="75"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"_Toc410914909"</w:instrText>
        </w:r>
        <w:r w:rsidRPr="001A0021">
          <w:rPr>
            <w:rStyle w:val="Hyperlink"/>
            <w:noProof/>
          </w:rPr>
          <w:instrText xml:space="preserve"> </w:instrText>
        </w:r>
        <w:r w:rsidRPr="001A0021">
          <w:rPr>
            <w:rStyle w:val="Hyperlink"/>
            <w:noProof/>
          </w:rPr>
          <w:fldChar w:fldCharType="separate"/>
        </w:r>
        <w:r w:rsidRPr="001A0021">
          <w:rPr>
            <w:rStyle w:val="Hyperlink"/>
            <w:noProof/>
          </w:rPr>
          <w:t>3.4.1.</w:t>
        </w:r>
        <w:r>
          <w:rPr>
            <w:rFonts w:asciiTheme="minorHAnsi" w:eastAsiaTheme="minorEastAsia" w:hAnsiTheme="minorHAnsi" w:cstheme="minorBidi"/>
            <w:b w:val="0"/>
            <w:noProof/>
            <w:sz w:val="22"/>
            <w:szCs w:val="22"/>
          </w:rPr>
          <w:tab/>
        </w:r>
        <w:r w:rsidRPr="001A0021">
          <w:rPr>
            <w:rStyle w:val="Hyperlink"/>
            <w:noProof/>
          </w:rPr>
          <w:t>Design Assumptions</w:t>
        </w:r>
        <w:r>
          <w:rPr>
            <w:noProof/>
            <w:webHidden/>
          </w:rPr>
          <w:tab/>
        </w:r>
        <w:r>
          <w:rPr>
            <w:noProof/>
            <w:webHidden/>
          </w:rPr>
          <w:fldChar w:fldCharType="begin"/>
        </w:r>
        <w:r>
          <w:rPr>
            <w:noProof/>
            <w:webHidden/>
          </w:rPr>
          <w:instrText xml:space="preserve"> PAGEREF _Toc410914909 \h </w:instrText>
        </w:r>
      </w:ins>
      <w:r>
        <w:rPr>
          <w:noProof/>
          <w:webHidden/>
        </w:rPr>
      </w:r>
      <w:r>
        <w:rPr>
          <w:noProof/>
          <w:webHidden/>
        </w:rPr>
        <w:fldChar w:fldCharType="separate"/>
      </w:r>
      <w:ins w:id="76" w:author="Radina Ivanova" w:date="2015-02-05T15:52:00Z">
        <w:r>
          <w:rPr>
            <w:noProof/>
            <w:webHidden/>
          </w:rPr>
          <w:t>16</w:t>
        </w:r>
        <w:r>
          <w:rPr>
            <w:noProof/>
            <w:webHidden/>
          </w:rPr>
          <w:fldChar w:fldCharType="end"/>
        </w:r>
        <w:r w:rsidRPr="001A0021">
          <w:rPr>
            <w:rStyle w:val="Hyperlink"/>
            <w:noProof/>
          </w:rPr>
          <w:fldChar w:fldCharType="end"/>
        </w:r>
      </w:ins>
    </w:p>
    <w:p w:rsidR="0071563C" w:rsidRDefault="0071563C">
      <w:pPr>
        <w:pStyle w:val="TOC3"/>
        <w:rPr>
          <w:ins w:id="77" w:author="Radina Ivanova" w:date="2015-02-05T15:52:00Z"/>
          <w:rFonts w:asciiTheme="minorHAnsi" w:eastAsiaTheme="minorEastAsia" w:hAnsiTheme="minorHAnsi" w:cstheme="minorBidi"/>
          <w:b w:val="0"/>
          <w:noProof/>
          <w:sz w:val="22"/>
          <w:szCs w:val="22"/>
        </w:rPr>
      </w:pPr>
      <w:ins w:id="78"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"_Toc410914910"</w:instrText>
        </w:r>
        <w:r w:rsidRPr="001A0021">
          <w:rPr>
            <w:rStyle w:val="Hyperlink"/>
            <w:noProof/>
          </w:rPr>
          <w:instrText xml:space="preserve"> </w:instrText>
        </w:r>
        <w:r w:rsidRPr="001A0021">
          <w:rPr>
            <w:rStyle w:val="Hyperlink"/>
            <w:noProof/>
          </w:rPr>
          <w:fldChar w:fldCharType="separate"/>
        </w:r>
        <w:r w:rsidRPr="001A0021">
          <w:rPr>
            <w:rStyle w:val="Hyperlink"/>
            <w:noProof/>
          </w:rPr>
          <w:t>3.4.2.</w:t>
        </w:r>
        <w:r>
          <w:rPr>
            <w:rFonts w:asciiTheme="minorHAnsi" w:eastAsiaTheme="minorEastAsia" w:hAnsiTheme="minorHAnsi" w:cstheme="minorBidi"/>
            <w:b w:val="0"/>
            <w:noProof/>
            <w:sz w:val="22"/>
            <w:szCs w:val="22"/>
          </w:rPr>
          <w:tab/>
        </w:r>
        <w:r w:rsidRPr="001A0021">
          <w:rPr>
            <w:rStyle w:val="Hyperlink"/>
            <w:noProof/>
          </w:rPr>
          <w:t>Design Constraints</w:t>
        </w:r>
        <w:r>
          <w:rPr>
            <w:noProof/>
            <w:webHidden/>
          </w:rPr>
          <w:tab/>
        </w:r>
        <w:r>
          <w:rPr>
            <w:noProof/>
            <w:webHidden/>
          </w:rPr>
          <w:fldChar w:fldCharType="begin"/>
        </w:r>
        <w:r>
          <w:rPr>
            <w:noProof/>
            <w:webHidden/>
          </w:rPr>
          <w:instrText xml:space="preserve"> PAGEREF _Toc410914910 \h </w:instrText>
        </w:r>
      </w:ins>
      <w:r>
        <w:rPr>
          <w:noProof/>
          <w:webHidden/>
        </w:rPr>
      </w:r>
      <w:r>
        <w:rPr>
          <w:noProof/>
          <w:webHidden/>
        </w:rPr>
        <w:fldChar w:fldCharType="separate"/>
      </w:r>
      <w:ins w:id="79" w:author="Radina Ivanova" w:date="2015-02-05T15:52:00Z">
        <w:r>
          <w:rPr>
            <w:noProof/>
            <w:webHidden/>
          </w:rPr>
          <w:t>16</w:t>
        </w:r>
        <w:r>
          <w:rPr>
            <w:noProof/>
            <w:webHidden/>
          </w:rPr>
          <w:fldChar w:fldCharType="end"/>
        </w:r>
        <w:r w:rsidRPr="001A0021">
          <w:rPr>
            <w:rStyle w:val="Hyperlink"/>
            <w:noProof/>
          </w:rPr>
          <w:fldChar w:fldCharType="end"/>
        </w:r>
      </w:ins>
    </w:p>
    <w:p w:rsidR="0071563C" w:rsidRDefault="0071563C">
      <w:pPr>
        <w:pStyle w:val="TOC3"/>
        <w:rPr>
          <w:ins w:id="80" w:author="Radina Ivanova" w:date="2015-02-05T15:52:00Z"/>
          <w:rFonts w:asciiTheme="minorHAnsi" w:eastAsiaTheme="minorEastAsia" w:hAnsiTheme="minorHAnsi" w:cstheme="minorBidi"/>
          <w:b w:val="0"/>
          <w:noProof/>
          <w:sz w:val="22"/>
          <w:szCs w:val="22"/>
        </w:rPr>
      </w:pPr>
      <w:ins w:id="81"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"_Toc410914911"</w:instrText>
        </w:r>
        <w:r w:rsidRPr="001A0021">
          <w:rPr>
            <w:rStyle w:val="Hyperlink"/>
            <w:noProof/>
          </w:rPr>
          <w:instrText xml:space="preserve"> </w:instrText>
        </w:r>
        <w:r w:rsidRPr="001A0021">
          <w:rPr>
            <w:rStyle w:val="Hyperlink"/>
            <w:noProof/>
          </w:rPr>
          <w:fldChar w:fldCharType="separate"/>
        </w:r>
        <w:r w:rsidRPr="001A0021">
          <w:rPr>
            <w:rStyle w:val="Hyperlink"/>
            <w:noProof/>
          </w:rPr>
          <w:t>3.4.3.</w:t>
        </w:r>
        <w:r>
          <w:rPr>
            <w:rFonts w:asciiTheme="minorHAnsi" w:eastAsiaTheme="minorEastAsia" w:hAnsiTheme="minorHAnsi" w:cstheme="minorBidi"/>
            <w:b w:val="0"/>
            <w:noProof/>
            <w:sz w:val="22"/>
            <w:szCs w:val="22"/>
          </w:rPr>
          <w:tab/>
        </w:r>
        <w:r w:rsidRPr="001A0021">
          <w:rPr>
            <w:rStyle w:val="Hyperlink"/>
            <w:noProof/>
          </w:rPr>
          <w:t>Design Trade-offs</w:t>
        </w:r>
        <w:r>
          <w:rPr>
            <w:noProof/>
            <w:webHidden/>
          </w:rPr>
          <w:tab/>
        </w:r>
        <w:r>
          <w:rPr>
            <w:noProof/>
            <w:webHidden/>
          </w:rPr>
          <w:fldChar w:fldCharType="begin"/>
        </w:r>
        <w:r>
          <w:rPr>
            <w:noProof/>
            <w:webHidden/>
          </w:rPr>
          <w:instrText xml:space="preserve"> PAGEREF _Toc410914911 \h </w:instrText>
        </w:r>
      </w:ins>
      <w:r>
        <w:rPr>
          <w:noProof/>
          <w:webHidden/>
        </w:rPr>
      </w:r>
      <w:r>
        <w:rPr>
          <w:noProof/>
          <w:webHidden/>
        </w:rPr>
        <w:fldChar w:fldCharType="separate"/>
      </w:r>
      <w:ins w:id="82" w:author="Radina Ivanova" w:date="2015-02-05T15:52:00Z">
        <w:r>
          <w:rPr>
            <w:noProof/>
            <w:webHidden/>
          </w:rPr>
          <w:t>16</w:t>
        </w:r>
        <w:r>
          <w:rPr>
            <w:noProof/>
            <w:webHidden/>
          </w:rPr>
          <w:fldChar w:fldCharType="end"/>
        </w:r>
        <w:r w:rsidRPr="001A0021">
          <w:rPr>
            <w:rStyle w:val="Hyperlink"/>
            <w:noProof/>
          </w:rPr>
          <w:fldChar w:fldCharType="end"/>
        </w:r>
      </w:ins>
    </w:p>
    <w:p w:rsidR="0071563C" w:rsidRDefault="0071563C">
      <w:pPr>
        <w:pStyle w:val="TOC2"/>
        <w:rPr>
          <w:ins w:id="83" w:author="Radina Ivanova" w:date="2015-02-05T15:52:00Z"/>
          <w:rFonts w:asciiTheme="minorHAnsi" w:eastAsiaTheme="minorEastAsia" w:hAnsiTheme="minorHAnsi" w:cstheme="minorBidi"/>
          <w:b w:val="0"/>
          <w:noProof/>
          <w:sz w:val="22"/>
          <w:szCs w:val="22"/>
        </w:rPr>
      </w:pPr>
      <w:ins w:id="84"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"_Toc410914912"</w:instrText>
        </w:r>
        <w:r w:rsidRPr="001A0021">
          <w:rPr>
            <w:rStyle w:val="Hyperlink"/>
            <w:noProof/>
          </w:rPr>
          <w:instrText xml:space="preserve"> </w:instrText>
        </w:r>
        <w:r w:rsidRPr="001A0021">
          <w:rPr>
            <w:rStyle w:val="Hyperlink"/>
            <w:noProof/>
          </w:rPr>
          <w:fldChar w:fldCharType="separate"/>
        </w:r>
        <w:r w:rsidRPr="001A0021">
          <w:rPr>
            <w:rStyle w:val="Hyperlink"/>
            <w:noProof/>
          </w:rPr>
          <w:t>3.5.</w:t>
        </w:r>
        <w:r>
          <w:rPr>
            <w:rFonts w:asciiTheme="minorHAnsi" w:eastAsiaTheme="minorEastAsia" w:hAnsiTheme="minorHAnsi" w:cstheme="minorBidi"/>
            <w:b w:val="0"/>
            <w:noProof/>
            <w:sz w:val="22"/>
            <w:szCs w:val="22"/>
          </w:rPr>
          <w:tab/>
        </w:r>
        <w:r w:rsidRPr="001A0021">
          <w:rPr>
            <w:rStyle w:val="Hyperlink"/>
            <w:noProof/>
          </w:rPr>
          <w:t>Overview of the Significant Requirements</w:t>
        </w:r>
        <w:r>
          <w:rPr>
            <w:noProof/>
            <w:webHidden/>
          </w:rPr>
          <w:tab/>
        </w:r>
        <w:r>
          <w:rPr>
            <w:noProof/>
            <w:webHidden/>
          </w:rPr>
          <w:fldChar w:fldCharType="begin"/>
        </w:r>
        <w:r>
          <w:rPr>
            <w:noProof/>
            <w:webHidden/>
          </w:rPr>
          <w:instrText xml:space="preserve"> PAGEREF _Toc410914912 \h </w:instrText>
        </w:r>
      </w:ins>
      <w:r>
        <w:rPr>
          <w:noProof/>
          <w:webHidden/>
        </w:rPr>
      </w:r>
      <w:r>
        <w:rPr>
          <w:noProof/>
          <w:webHidden/>
        </w:rPr>
        <w:fldChar w:fldCharType="separate"/>
      </w:r>
      <w:ins w:id="85" w:author="Radina Ivanova" w:date="2015-02-05T15:52:00Z">
        <w:r>
          <w:rPr>
            <w:noProof/>
            <w:webHidden/>
          </w:rPr>
          <w:t>17</w:t>
        </w:r>
        <w:r>
          <w:rPr>
            <w:noProof/>
            <w:webHidden/>
          </w:rPr>
          <w:fldChar w:fldCharType="end"/>
        </w:r>
        <w:r w:rsidRPr="001A0021">
          <w:rPr>
            <w:rStyle w:val="Hyperlink"/>
            <w:noProof/>
          </w:rPr>
          <w:fldChar w:fldCharType="end"/>
        </w:r>
      </w:ins>
    </w:p>
    <w:p w:rsidR="0071563C" w:rsidRDefault="0071563C">
      <w:pPr>
        <w:pStyle w:val="TOC3"/>
        <w:rPr>
          <w:ins w:id="86" w:author="Radina Ivanova" w:date="2015-02-05T15:52:00Z"/>
          <w:rFonts w:asciiTheme="minorHAnsi" w:eastAsiaTheme="minorEastAsia" w:hAnsiTheme="minorHAnsi" w:cstheme="minorBidi"/>
          <w:b w:val="0"/>
          <w:noProof/>
          <w:sz w:val="22"/>
          <w:szCs w:val="22"/>
        </w:rPr>
      </w:pPr>
      <w:ins w:id="87"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"_Toc410914913"</w:instrText>
        </w:r>
        <w:r w:rsidRPr="001A0021">
          <w:rPr>
            <w:rStyle w:val="Hyperlink"/>
            <w:noProof/>
          </w:rPr>
          <w:instrText xml:space="preserve"> </w:instrText>
        </w:r>
        <w:r w:rsidRPr="001A0021">
          <w:rPr>
            <w:rStyle w:val="Hyperlink"/>
            <w:noProof/>
          </w:rPr>
          <w:fldChar w:fldCharType="separate"/>
        </w:r>
        <w:r w:rsidRPr="001A0021">
          <w:rPr>
            <w:rStyle w:val="Hyperlink"/>
            <w:noProof/>
          </w:rPr>
          <w:t>3.5.1.</w:t>
        </w:r>
        <w:r>
          <w:rPr>
            <w:rFonts w:asciiTheme="minorHAnsi" w:eastAsiaTheme="minorEastAsia" w:hAnsiTheme="minorHAnsi" w:cstheme="minorBidi"/>
            <w:b w:val="0"/>
            <w:noProof/>
            <w:sz w:val="22"/>
            <w:szCs w:val="22"/>
          </w:rPr>
          <w:tab/>
        </w:r>
        <w:r w:rsidRPr="001A0021">
          <w:rPr>
            <w:rStyle w:val="Hyperlink"/>
            <w:noProof/>
          </w:rPr>
          <w:t>Overview of Significant Functional Requirements</w:t>
        </w:r>
        <w:r>
          <w:rPr>
            <w:noProof/>
            <w:webHidden/>
          </w:rPr>
          <w:tab/>
        </w:r>
        <w:r>
          <w:rPr>
            <w:noProof/>
            <w:webHidden/>
          </w:rPr>
          <w:fldChar w:fldCharType="begin"/>
        </w:r>
        <w:r>
          <w:rPr>
            <w:noProof/>
            <w:webHidden/>
          </w:rPr>
          <w:instrText xml:space="preserve"> PAGEREF _Toc410914913 \h </w:instrText>
        </w:r>
      </w:ins>
      <w:r>
        <w:rPr>
          <w:noProof/>
          <w:webHidden/>
        </w:rPr>
      </w:r>
      <w:r>
        <w:rPr>
          <w:noProof/>
          <w:webHidden/>
        </w:rPr>
        <w:fldChar w:fldCharType="separate"/>
      </w:r>
      <w:ins w:id="88" w:author="Radina Ivanova" w:date="2015-02-05T15:52:00Z">
        <w:r>
          <w:rPr>
            <w:noProof/>
            <w:webHidden/>
          </w:rPr>
          <w:t>17</w:t>
        </w:r>
        <w:r>
          <w:rPr>
            <w:noProof/>
            <w:webHidden/>
          </w:rPr>
          <w:fldChar w:fldCharType="end"/>
        </w:r>
        <w:r w:rsidRPr="001A0021">
          <w:rPr>
            <w:rStyle w:val="Hyperlink"/>
            <w:noProof/>
          </w:rPr>
          <w:fldChar w:fldCharType="end"/>
        </w:r>
      </w:ins>
    </w:p>
    <w:p w:rsidR="0071563C" w:rsidRDefault="0071563C">
      <w:pPr>
        <w:pStyle w:val="TOC1"/>
        <w:rPr>
          <w:ins w:id="89" w:author="Radina Ivanova" w:date="2015-02-05T15:52:00Z"/>
          <w:rFonts w:asciiTheme="minorHAnsi" w:eastAsiaTheme="minorEastAsia" w:hAnsiTheme="minorHAnsi" w:cstheme="minorBidi"/>
          <w:b w:val="0"/>
          <w:noProof/>
          <w:sz w:val="22"/>
          <w:szCs w:val="22"/>
        </w:rPr>
      </w:pPr>
      <w:ins w:id="90"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"_Toc410914914"</w:instrText>
        </w:r>
        <w:r w:rsidRPr="001A0021">
          <w:rPr>
            <w:rStyle w:val="Hyperlink"/>
            <w:noProof/>
          </w:rPr>
          <w:instrText xml:space="preserve"> </w:instrText>
        </w:r>
        <w:r w:rsidRPr="001A0021">
          <w:rPr>
            <w:rStyle w:val="Hyperlink"/>
            <w:noProof/>
          </w:rPr>
          <w:fldChar w:fldCharType="separate"/>
        </w:r>
        <w:r w:rsidRPr="001A0021">
          <w:rPr>
            <w:rStyle w:val="Hyperlink"/>
            <w:noProof/>
          </w:rPr>
          <w:t>4.</w:t>
        </w:r>
        <w:r>
          <w:rPr>
            <w:rFonts w:asciiTheme="minorHAnsi" w:eastAsiaTheme="minorEastAsia" w:hAnsiTheme="minorHAnsi" w:cstheme="minorBidi"/>
            <w:b w:val="0"/>
            <w:noProof/>
            <w:sz w:val="22"/>
            <w:szCs w:val="22"/>
          </w:rPr>
          <w:tab/>
        </w:r>
        <w:r w:rsidRPr="001A0021">
          <w:rPr>
            <w:rStyle w:val="Hyperlink"/>
            <w:noProof/>
          </w:rPr>
          <w:t>Conceptual Design</w:t>
        </w:r>
        <w:r>
          <w:rPr>
            <w:noProof/>
            <w:webHidden/>
          </w:rPr>
          <w:tab/>
        </w:r>
        <w:r>
          <w:rPr>
            <w:noProof/>
            <w:webHidden/>
          </w:rPr>
          <w:fldChar w:fldCharType="begin"/>
        </w:r>
        <w:r>
          <w:rPr>
            <w:noProof/>
            <w:webHidden/>
          </w:rPr>
          <w:instrText xml:space="preserve"> PAGEREF _Toc410914914 \h </w:instrText>
        </w:r>
      </w:ins>
      <w:r>
        <w:rPr>
          <w:noProof/>
          <w:webHidden/>
        </w:rPr>
      </w:r>
      <w:r>
        <w:rPr>
          <w:noProof/>
          <w:webHidden/>
        </w:rPr>
        <w:fldChar w:fldCharType="separate"/>
      </w:r>
      <w:ins w:id="91" w:author="Radina Ivanova" w:date="2015-02-05T15:52:00Z">
        <w:r>
          <w:rPr>
            <w:noProof/>
            <w:webHidden/>
          </w:rPr>
          <w:t>18</w:t>
        </w:r>
        <w:r>
          <w:rPr>
            <w:noProof/>
            <w:webHidden/>
          </w:rPr>
          <w:fldChar w:fldCharType="end"/>
        </w:r>
        <w:r w:rsidRPr="001A0021">
          <w:rPr>
            <w:rStyle w:val="Hyperlink"/>
            <w:noProof/>
          </w:rPr>
          <w:fldChar w:fldCharType="end"/>
        </w:r>
      </w:ins>
    </w:p>
    <w:p w:rsidR="0071563C" w:rsidRDefault="0071563C">
      <w:pPr>
        <w:pStyle w:val="TOC2"/>
        <w:rPr>
          <w:ins w:id="92" w:author="Radina Ivanova" w:date="2015-02-05T15:52:00Z"/>
          <w:rFonts w:asciiTheme="minorHAnsi" w:eastAsiaTheme="minorEastAsia" w:hAnsiTheme="minorHAnsi" w:cstheme="minorBidi"/>
          <w:b w:val="0"/>
          <w:noProof/>
          <w:sz w:val="22"/>
          <w:szCs w:val="22"/>
        </w:rPr>
      </w:pPr>
      <w:ins w:id="93"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"_Toc410914915"</w:instrText>
        </w:r>
        <w:r w:rsidRPr="001A0021">
          <w:rPr>
            <w:rStyle w:val="Hyperlink"/>
            <w:noProof/>
          </w:rPr>
          <w:instrText xml:space="preserve"> </w:instrText>
        </w:r>
        <w:r w:rsidRPr="001A0021">
          <w:rPr>
            <w:rStyle w:val="Hyperlink"/>
            <w:noProof/>
          </w:rPr>
          <w:fldChar w:fldCharType="separate"/>
        </w:r>
        <w:r w:rsidRPr="001A0021">
          <w:rPr>
            <w:rStyle w:val="Hyperlink"/>
            <w:noProof/>
          </w:rPr>
          <w:t>4.1.</w:t>
        </w:r>
        <w:r>
          <w:rPr>
            <w:rFonts w:asciiTheme="minorHAnsi" w:eastAsiaTheme="minorEastAsia" w:hAnsiTheme="minorHAnsi" w:cstheme="minorBidi"/>
            <w:b w:val="0"/>
            <w:noProof/>
            <w:sz w:val="22"/>
            <w:szCs w:val="22"/>
          </w:rPr>
          <w:tab/>
        </w:r>
        <w:r w:rsidRPr="001A0021">
          <w:rPr>
            <w:rStyle w:val="Hyperlink"/>
            <w:noProof/>
          </w:rPr>
          <w:t>Conceptual Application Design</w:t>
        </w:r>
        <w:r>
          <w:rPr>
            <w:noProof/>
            <w:webHidden/>
          </w:rPr>
          <w:tab/>
        </w:r>
        <w:r>
          <w:rPr>
            <w:noProof/>
            <w:webHidden/>
          </w:rPr>
          <w:fldChar w:fldCharType="begin"/>
        </w:r>
        <w:r>
          <w:rPr>
            <w:noProof/>
            <w:webHidden/>
          </w:rPr>
          <w:instrText xml:space="preserve"> PAGEREF _Toc410914915 \h </w:instrText>
        </w:r>
      </w:ins>
      <w:r>
        <w:rPr>
          <w:noProof/>
          <w:webHidden/>
        </w:rPr>
      </w:r>
      <w:r>
        <w:rPr>
          <w:noProof/>
          <w:webHidden/>
        </w:rPr>
        <w:fldChar w:fldCharType="separate"/>
      </w:r>
      <w:ins w:id="94" w:author="Radina Ivanova" w:date="2015-02-05T15:52:00Z">
        <w:r>
          <w:rPr>
            <w:noProof/>
            <w:webHidden/>
          </w:rPr>
          <w:t>18</w:t>
        </w:r>
        <w:r>
          <w:rPr>
            <w:noProof/>
            <w:webHidden/>
          </w:rPr>
          <w:fldChar w:fldCharType="end"/>
        </w:r>
        <w:r w:rsidRPr="001A0021">
          <w:rPr>
            <w:rStyle w:val="Hyperlink"/>
            <w:noProof/>
          </w:rPr>
          <w:fldChar w:fldCharType="end"/>
        </w:r>
      </w:ins>
    </w:p>
    <w:p w:rsidR="0071563C" w:rsidRDefault="0071563C">
      <w:pPr>
        <w:pStyle w:val="TOC3"/>
        <w:rPr>
          <w:ins w:id="95" w:author="Radina Ivanova" w:date="2015-02-05T15:52:00Z"/>
          <w:rFonts w:asciiTheme="minorHAnsi" w:eastAsiaTheme="minorEastAsia" w:hAnsiTheme="minorHAnsi" w:cstheme="minorBidi"/>
          <w:b w:val="0"/>
          <w:noProof/>
          <w:sz w:val="22"/>
          <w:szCs w:val="22"/>
        </w:rPr>
      </w:pPr>
      <w:ins w:id="96"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"_Toc410914916"</w:instrText>
        </w:r>
        <w:r w:rsidRPr="001A0021">
          <w:rPr>
            <w:rStyle w:val="Hyperlink"/>
            <w:noProof/>
          </w:rPr>
          <w:instrText xml:space="preserve"> </w:instrText>
        </w:r>
        <w:r w:rsidRPr="001A0021">
          <w:rPr>
            <w:rStyle w:val="Hyperlink"/>
            <w:noProof/>
          </w:rPr>
          <w:fldChar w:fldCharType="separate"/>
        </w:r>
        <w:r w:rsidRPr="001A0021">
          <w:rPr>
            <w:rStyle w:val="Hyperlink"/>
            <w:noProof/>
          </w:rPr>
          <w:t>4.1.1.</w:t>
        </w:r>
        <w:r>
          <w:rPr>
            <w:rFonts w:asciiTheme="minorHAnsi" w:eastAsiaTheme="minorEastAsia" w:hAnsiTheme="minorHAnsi" w:cstheme="minorBidi"/>
            <w:b w:val="0"/>
            <w:noProof/>
            <w:sz w:val="22"/>
            <w:szCs w:val="22"/>
          </w:rPr>
          <w:tab/>
        </w:r>
        <w:r w:rsidRPr="001A0021">
          <w:rPr>
            <w:rStyle w:val="Hyperlink"/>
            <w:noProof/>
          </w:rPr>
          <w:t>Application Context</w:t>
        </w:r>
        <w:r>
          <w:rPr>
            <w:noProof/>
            <w:webHidden/>
          </w:rPr>
          <w:tab/>
        </w:r>
        <w:r>
          <w:rPr>
            <w:noProof/>
            <w:webHidden/>
          </w:rPr>
          <w:fldChar w:fldCharType="begin"/>
        </w:r>
        <w:r>
          <w:rPr>
            <w:noProof/>
            <w:webHidden/>
          </w:rPr>
          <w:instrText xml:space="preserve"> PAGEREF _Toc410914916 \h </w:instrText>
        </w:r>
      </w:ins>
      <w:r>
        <w:rPr>
          <w:noProof/>
          <w:webHidden/>
        </w:rPr>
      </w:r>
      <w:r>
        <w:rPr>
          <w:noProof/>
          <w:webHidden/>
        </w:rPr>
        <w:fldChar w:fldCharType="separate"/>
      </w:r>
      <w:ins w:id="97" w:author="Radina Ivanova" w:date="2015-02-05T15:52:00Z">
        <w:r>
          <w:rPr>
            <w:noProof/>
            <w:webHidden/>
          </w:rPr>
          <w:t>19</w:t>
        </w:r>
        <w:r>
          <w:rPr>
            <w:noProof/>
            <w:webHidden/>
          </w:rPr>
          <w:fldChar w:fldCharType="end"/>
        </w:r>
        <w:r w:rsidRPr="001A0021">
          <w:rPr>
            <w:rStyle w:val="Hyperlink"/>
            <w:noProof/>
          </w:rPr>
          <w:fldChar w:fldCharType="end"/>
        </w:r>
      </w:ins>
    </w:p>
    <w:p w:rsidR="0071563C" w:rsidRDefault="0071563C">
      <w:pPr>
        <w:pStyle w:val="TOC3"/>
        <w:rPr>
          <w:ins w:id="98" w:author="Radina Ivanova" w:date="2015-02-05T15:52:00Z"/>
          <w:rFonts w:asciiTheme="minorHAnsi" w:eastAsiaTheme="minorEastAsia" w:hAnsiTheme="minorHAnsi" w:cstheme="minorBidi"/>
          <w:b w:val="0"/>
          <w:noProof/>
          <w:sz w:val="22"/>
          <w:szCs w:val="22"/>
        </w:rPr>
      </w:pPr>
      <w:ins w:id="99"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"_Toc410914917"</w:instrText>
        </w:r>
        <w:r w:rsidRPr="001A0021">
          <w:rPr>
            <w:rStyle w:val="Hyperlink"/>
            <w:noProof/>
          </w:rPr>
          <w:instrText xml:space="preserve"> </w:instrText>
        </w:r>
        <w:r w:rsidRPr="001A0021">
          <w:rPr>
            <w:rStyle w:val="Hyperlink"/>
            <w:noProof/>
          </w:rPr>
          <w:fldChar w:fldCharType="separate"/>
        </w:r>
        <w:r w:rsidRPr="001A0021">
          <w:rPr>
            <w:rStyle w:val="Hyperlink"/>
            <w:rFonts w:eastAsia="Times"/>
            <w:noProof/>
          </w:rPr>
          <w:t>4.1.2.</w:t>
        </w:r>
        <w:r>
          <w:rPr>
            <w:rFonts w:asciiTheme="minorHAnsi" w:eastAsiaTheme="minorEastAsia" w:hAnsiTheme="minorHAnsi" w:cstheme="minorBidi"/>
            <w:b w:val="0"/>
            <w:noProof/>
            <w:sz w:val="22"/>
            <w:szCs w:val="22"/>
          </w:rPr>
          <w:tab/>
        </w:r>
        <w:r w:rsidRPr="001A0021">
          <w:rPr>
            <w:rStyle w:val="Hyperlink"/>
            <w:rFonts w:eastAsia="Times"/>
            <w:noProof/>
          </w:rPr>
          <w:t>High-Level Application Design</w:t>
        </w:r>
        <w:r>
          <w:rPr>
            <w:noProof/>
            <w:webHidden/>
          </w:rPr>
          <w:tab/>
        </w:r>
        <w:r>
          <w:rPr>
            <w:noProof/>
            <w:webHidden/>
          </w:rPr>
          <w:fldChar w:fldCharType="begin"/>
        </w:r>
        <w:r>
          <w:rPr>
            <w:noProof/>
            <w:webHidden/>
          </w:rPr>
          <w:instrText xml:space="preserve"> PAGEREF _Toc410914917 \h </w:instrText>
        </w:r>
      </w:ins>
      <w:r>
        <w:rPr>
          <w:noProof/>
          <w:webHidden/>
        </w:rPr>
      </w:r>
      <w:r>
        <w:rPr>
          <w:noProof/>
          <w:webHidden/>
        </w:rPr>
        <w:fldChar w:fldCharType="separate"/>
      </w:r>
      <w:ins w:id="100" w:author="Radina Ivanova" w:date="2015-02-05T15:52:00Z">
        <w:r>
          <w:rPr>
            <w:noProof/>
            <w:webHidden/>
          </w:rPr>
          <w:t>20</w:t>
        </w:r>
        <w:r>
          <w:rPr>
            <w:noProof/>
            <w:webHidden/>
          </w:rPr>
          <w:fldChar w:fldCharType="end"/>
        </w:r>
        <w:r w:rsidRPr="001A0021">
          <w:rPr>
            <w:rStyle w:val="Hyperlink"/>
            <w:noProof/>
          </w:rPr>
          <w:fldChar w:fldCharType="end"/>
        </w:r>
      </w:ins>
    </w:p>
    <w:p w:rsidR="0071563C" w:rsidRDefault="0071563C">
      <w:pPr>
        <w:pStyle w:val="TOC2"/>
        <w:rPr>
          <w:ins w:id="101" w:author="Radina Ivanova" w:date="2015-02-05T15:52:00Z"/>
          <w:rFonts w:asciiTheme="minorHAnsi" w:eastAsiaTheme="minorEastAsia" w:hAnsiTheme="minorHAnsi" w:cstheme="minorBidi"/>
          <w:b w:val="0"/>
          <w:noProof/>
          <w:sz w:val="22"/>
          <w:szCs w:val="22"/>
        </w:rPr>
      </w:pPr>
      <w:ins w:id="102"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"_Toc410914918"</w:instrText>
        </w:r>
        <w:r w:rsidRPr="001A0021">
          <w:rPr>
            <w:rStyle w:val="Hyperlink"/>
            <w:noProof/>
          </w:rPr>
          <w:instrText xml:space="preserve"> </w:instrText>
        </w:r>
        <w:r w:rsidRPr="001A0021">
          <w:rPr>
            <w:rStyle w:val="Hyperlink"/>
            <w:noProof/>
          </w:rPr>
          <w:fldChar w:fldCharType="separate"/>
        </w:r>
        <w:r w:rsidRPr="001A0021">
          <w:rPr>
            <w:rStyle w:val="Hyperlink"/>
            <w:rFonts w:eastAsia="Times"/>
            <w:noProof/>
            <w:snapToGrid w:val="0"/>
          </w:rPr>
          <w:t>4.2.</w:t>
        </w:r>
        <w:r>
          <w:rPr>
            <w:rFonts w:asciiTheme="minorHAnsi" w:eastAsiaTheme="minorEastAsia" w:hAnsiTheme="minorHAnsi" w:cstheme="minorBidi"/>
            <w:b w:val="0"/>
            <w:noProof/>
            <w:sz w:val="22"/>
            <w:szCs w:val="22"/>
          </w:rPr>
          <w:tab/>
        </w:r>
        <w:r w:rsidRPr="001A0021">
          <w:rPr>
            <w:rStyle w:val="Hyperlink"/>
            <w:rFonts w:eastAsia="Times"/>
            <w:noProof/>
          </w:rPr>
          <w:t>Conceptual</w:t>
        </w:r>
        <w:r w:rsidRPr="001A0021">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_Toc410914918 \h </w:instrText>
        </w:r>
      </w:ins>
      <w:r>
        <w:rPr>
          <w:noProof/>
          <w:webHidden/>
        </w:rPr>
      </w:r>
      <w:r>
        <w:rPr>
          <w:noProof/>
          <w:webHidden/>
        </w:rPr>
        <w:fldChar w:fldCharType="separate"/>
      </w:r>
      <w:ins w:id="103" w:author="Radina Ivanova" w:date="2015-02-05T15:52:00Z">
        <w:r>
          <w:rPr>
            <w:noProof/>
            <w:webHidden/>
          </w:rPr>
          <w:t>21</w:t>
        </w:r>
        <w:r>
          <w:rPr>
            <w:noProof/>
            <w:webHidden/>
          </w:rPr>
          <w:fldChar w:fldCharType="end"/>
        </w:r>
        <w:r w:rsidRPr="001A0021">
          <w:rPr>
            <w:rStyle w:val="Hyperlink"/>
            <w:noProof/>
          </w:rPr>
          <w:fldChar w:fldCharType="end"/>
        </w:r>
      </w:ins>
    </w:p>
    <w:p w:rsidR="0071563C" w:rsidRDefault="0071563C">
      <w:pPr>
        <w:pStyle w:val="TOC3"/>
        <w:rPr>
          <w:ins w:id="104" w:author="Radina Ivanova" w:date="2015-02-05T15:52:00Z"/>
          <w:rFonts w:asciiTheme="minorHAnsi" w:eastAsiaTheme="minorEastAsia" w:hAnsiTheme="minorHAnsi" w:cstheme="minorBidi"/>
          <w:b w:val="0"/>
          <w:noProof/>
          <w:sz w:val="22"/>
          <w:szCs w:val="22"/>
        </w:rPr>
      </w:pPr>
      <w:ins w:id="105"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"_Toc410914919"</w:instrText>
        </w:r>
        <w:r w:rsidRPr="001A0021">
          <w:rPr>
            <w:rStyle w:val="Hyperlink"/>
            <w:noProof/>
          </w:rPr>
          <w:instrText xml:space="preserve"> </w:instrText>
        </w:r>
        <w:r w:rsidRPr="001A0021">
          <w:rPr>
            <w:rStyle w:val="Hyperlink"/>
            <w:noProof/>
          </w:rPr>
          <w:fldChar w:fldCharType="separate"/>
        </w:r>
        <w:r w:rsidRPr="001A0021">
          <w:rPr>
            <w:rStyle w:val="Hyperlink"/>
            <w:rFonts w:eastAsia="Times"/>
            <w:noProof/>
          </w:rPr>
          <w:t>4.2.1.</w:t>
        </w:r>
        <w:r>
          <w:rPr>
            <w:rFonts w:asciiTheme="minorHAnsi" w:eastAsiaTheme="minorEastAsia" w:hAnsiTheme="minorHAnsi" w:cstheme="minorBidi"/>
            <w:b w:val="0"/>
            <w:noProof/>
            <w:sz w:val="22"/>
            <w:szCs w:val="22"/>
          </w:rPr>
          <w:tab/>
        </w:r>
        <w:r w:rsidRPr="001A0021">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_Toc410914919 \h </w:instrText>
        </w:r>
      </w:ins>
      <w:r>
        <w:rPr>
          <w:noProof/>
          <w:webHidden/>
        </w:rPr>
      </w:r>
      <w:r>
        <w:rPr>
          <w:noProof/>
          <w:webHidden/>
        </w:rPr>
        <w:fldChar w:fldCharType="separate"/>
      </w:r>
      <w:ins w:id="106" w:author="Radina Ivanova" w:date="2015-02-05T15:52:00Z">
        <w:r>
          <w:rPr>
            <w:noProof/>
            <w:webHidden/>
          </w:rPr>
          <w:t>21</w:t>
        </w:r>
        <w:r>
          <w:rPr>
            <w:noProof/>
            <w:webHidden/>
          </w:rPr>
          <w:fldChar w:fldCharType="end"/>
        </w:r>
        <w:r w:rsidRPr="001A0021">
          <w:rPr>
            <w:rStyle w:val="Hyperlink"/>
            <w:noProof/>
          </w:rPr>
          <w:fldChar w:fldCharType="end"/>
        </w:r>
      </w:ins>
    </w:p>
    <w:p w:rsidR="0071563C" w:rsidRDefault="0071563C">
      <w:pPr>
        <w:pStyle w:val="TOC3"/>
        <w:rPr>
          <w:ins w:id="107" w:author="Radina Ivanova" w:date="2015-02-05T15:52:00Z"/>
          <w:rFonts w:asciiTheme="minorHAnsi" w:eastAsiaTheme="minorEastAsia" w:hAnsiTheme="minorHAnsi" w:cstheme="minorBidi"/>
          <w:b w:val="0"/>
          <w:noProof/>
          <w:sz w:val="22"/>
          <w:szCs w:val="22"/>
        </w:rPr>
      </w:pPr>
      <w:ins w:id="108"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"_Toc410914920"</w:instrText>
        </w:r>
        <w:r w:rsidRPr="001A0021">
          <w:rPr>
            <w:rStyle w:val="Hyperlink"/>
            <w:noProof/>
          </w:rPr>
          <w:instrText xml:space="preserve"> </w:instrText>
        </w:r>
        <w:r w:rsidRPr="001A0021">
          <w:rPr>
            <w:rStyle w:val="Hyperlink"/>
            <w:noProof/>
          </w:rPr>
          <w:fldChar w:fldCharType="separate"/>
        </w:r>
        <w:r w:rsidRPr="001A0021">
          <w:rPr>
            <w:rStyle w:val="Hyperlink"/>
            <w:noProof/>
          </w:rPr>
          <w:t>4.2.2.</w:t>
        </w:r>
        <w:r>
          <w:rPr>
            <w:rFonts w:asciiTheme="minorHAnsi" w:eastAsiaTheme="minorEastAsia" w:hAnsiTheme="minorHAnsi" w:cstheme="minorBidi"/>
            <w:b w:val="0"/>
            <w:noProof/>
            <w:sz w:val="22"/>
            <w:szCs w:val="22"/>
          </w:rPr>
          <w:tab/>
        </w:r>
        <w:r w:rsidRPr="001A0021">
          <w:rPr>
            <w:rStyle w:val="Hyperlink"/>
            <w:noProof/>
          </w:rPr>
          <w:t>Database Information</w:t>
        </w:r>
        <w:r>
          <w:rPr>
            <w:noProof/>
            <w:webHidden/>
          </w:rPr>
          <w:tab/>
        </w:r>
        <w:r>
          <w:rPr>
            <w:noProof/>
            <w:webHidden/>
          </w:rPr>
          <w:fldChar w:fldCharType="begin"/>
        </w:r>
        <w:r>
          <w:rPr>
            <w:noProof/>
            <w:webHidden/>
          </w:rPr>
          <w:instrText xml:space="preserve"> PAGEREF _Toc410914920 \h </w:instrText>
        </w:r>
      </w:ins>
      <w:r>
        <w:rPr>
          <w:noProof/>
          <w:webHidden/>
        </w:rPr>
      </w:r>
      <w:r>
        <w:rPr>
          <w:noProof/>
          <w:webHidden/>
        </w:rPr>
        <w:fldChar w:fldCharType="separate"/>
      </w:r>
      <w:ins w:id="109" w:author="Radina Ivanova" w:date="2015-02-05T15:52:00Z">
        <w:r>
          <w:rPr>
            <w:noProof/>
            <w:webHidden/>
          </w:rPr>
          <w:t>23</w:t>
        </w:r>
        <w:r>
          <w:rPr>
            <w:noProof/>
            <w:webHidden/>
          </w:rPr>
          <w:fldChar w:fldCharType="end"/>
        </w:r>
        <w:r w:rsidRPr="001A0021">
          <w:rPr>
            <w:rStyle w:val="Hyperlink"/>
            <w:noProof/>
          </w:rPr>
          <w:fldChar w:fldCharType="end"/>
        </w:r>
      </w:ins>
    </w:p>
    <w:p w:rsidR="0071563C" w:rsidRDefault="0071563C">
      <w:pPr>
        <w:pStyle w:val="TOC3"/>
        <w:rPr>
          <w:ins w:id="110" w:author="Radina Ivanova" w:date="2015-02-05T15:52:00Z"/>
          <w:rFonts w:asciiTheme="minorHAnsi" w:eastAsiaTheme="minorEastAsia" w:hAnsiTheme="minorHAnsi" w:cstheme="minorBidi"/>
          <w:b w:val="0"/>
          <w:noProof/>
          <w:sz w:val="22"/>
          <w:szCs w:val="22"/>
        </w:rPr>
      </w:pPr>
      <w:ins w:id="111"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"_Toc410914921"</w:instrText>
        </w:r>
        <w:r w:rsidRPr="001A0021">
          <w:rPr>
            <w:rStyle w:val="Hyperlink"/>
            <w:noProof/>
          </w:rPr>
          <w:instrText xml:space="preserve"> </w:instrText>
        </w:r>
        <w:r w:rsidRPr="001A0021">
          <w:rPr>
            <w:rStyle w:val="Hyperlink"/>
            <w:noProof/>
          </w:rPr>
          <w:fldChar w:fldCharType="separate"/>
        </w:r>
        <w:r w:rsidRPr="001A0021">
          <w:rPr>
            <w:rStyle w:val="Hyperlink"/>
            <w:noProof/>
          </w:rPr>
          <w:t>4.2.3.</w:t>
        </w:r>
        <w:r>
          <w:rPr>
            <w:rFonts w:asciiTheme="minorHAnsi" w:eastAsiaTheme="minorEastAsia" w:hAnsiTheme="minorHAnsi" w:cstheme="minorBidi"/>
            <w:b w:val="0"/>
            <w:noProof/>
            <w:sz w:val="22"/>
            <w:szCs w:val="22"/>
          </w:rPr>
          <w:tab/>
        </w:r>
        <w:r w:rsidRPr="001A0021">
          <w:rPr>
            <w:rStyle w:val="Hyperlink"/>
            <w:noProof/>
          </w:rPr>
          <w:t>Data Import Design</w:t>
        </w:r>
        <w:r>
          <w:rPr>
            <w:noProof/>
            <w:webHidden/>
          </w:rPr>
          <w:tab/>
        </w:r>
        <w:r>
          <w:rPr>
            <w:noProof/>
            <w:webHidden/>
          </w:rPr>
          <w:fldChar w:fldCharType="begin"/>
        </w:r>
        <w:r>
          <w:rPr>
            <w:noProof/>
            <w:webHidden/>
          </w:rPr>
          <w:instrText xml:space="preserve"> PAGEREF _Toc410914921 \h </w:instrText>
        </w:r>
      </w:ins>
      <w:r>
        <w:rPr>
          <w:noProof/>
          <w:webHidden/>
        </w:rPr>
      </w:r>
      <w:r>
        <w:rPr>
          <w:noProof/>
          <w:webHidden/>
        </w:rPr>
        <w:fldChar w:fldCharType="separate"/>
      </w:r>
      <w:ins w:id="112" w:author="Radina Ivanova" w:date="2015-02-05T15:52:00Z">
        <w:r>
          <w:rPr>
            <w:noProof/>
            <w:webHidden/>
          </w:rPr>
          <w:t>24</w:t>
        </w:r>
        <w:r>
          <w:rPr>
            <w:noProof/>
            <w:webHidden/>
          </w:rPr>
          <w:fldChar w:fldCharType="end"/>
        </w:r>
        <w:r w:rsidRPr="001A0021">
          <w:rPr>
            <w:rStyle w:val="Hyperlink"/>
            <w:noProof/>
          </w:rPr>
          <w:fldChar w:fldCharType="end"/>
        </w:r>
      </w:ins>
    </w:p>
    <w:p w:rsidR="0071563C" w:rsidRDefault="0071563C">
      <w:pPr>
        <w:pStyle w:val="TOC4"/>
        <w:tabs>
          <w:tab w:val="left" w:pos="1760"/>
          <w:tab w:val="right" w:leader="dot" w:pos="9350"/>
        </w:tabs>
        <w:rPr>
          <w:ins w:id="113" w:author="Radina Ivanova" w:date="2015-02-05T15:52:00Z"/>
          <w:rFonts w:asciiTheme="minorHAnsi" w:eastAsiaTheme="minorEastAsia" w:hAnsiTheme="minorHAnsi" w:cstheme="minorBidi"/>
          <w:noProof/>
          <w:szCs w:val="22"/>
        </w:rPr>
      </w:pPr>
      <w:ins w:id="114"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"_Toc410914922"</w:instrText>
        </w:r>
        <w:r w:rsidRPr="001A0021">
          <w:rPr>
            <w:rStyle w:val="Hyperlink"/>
            <w:noProof/>
          </w:rPr>
          <w:instrText xml:space="preserve"> </w:instrText>
        </w:r>
        <w:r w:rsidRPr="001A0021">
          <w:rPr>
            <w:rStyle w:val="Hyperlink"/>
            <w:noProof/>
          </w:rPr>
          <w:fldChar w:fldCharType="separate"/>
        </w:r>
        <w:r w:rsidRPr="001A0021">
          <w:rPr>
            <w:rStyle w:val="Hyperlink"/>
            <w:noProof/>
          </w:rPr>
          <w:t>4.2.3.1.</w:t>
        </w:r>
        <w:r>
          <w:rPr>
            <w:rFonts w:asciiTheme="minorHAnsi" w:eastAsiaTheme="minorEastAsia" w:hAnsiTheme="minorHAnsi" w:cstheme="minorBidi"/>
            <w:noProof/>
            <w:szCs w:val="22"/>
          </w:rPr>
          <w:tab/>
        </w:r>
        <w:r w:rsidRPr="001A0021">
          <w:rPr>
            <w:rStyle w:val="Hyperlink"/>
            <w:noProof/>
          </w:rPr>
          <w:t>SQL Server Integration Services (SSIS)</w:t>
        </w:r>
        <w:r>
          <w:rPr>
            <w:noProof/>
            <w:webHidden/>
          </w:rPr>
          <w:tab/>
        </w:r>
        <w:r>
          <w:rPr>
            <w:noProof/>
            <w:webHidden/>
          </w:rPr>
          <w:fldChar w:fldCharType="begin"/>
        </w:r>
        <w:r>
          <w:rPr>
            <w:noProof/>
            <w:webHidden/>
          </w:rPr>
          <w:instrText xml:space="preserve"> PAGEREF _Toc410914922 \h </w:instrText>
        </w:r>
      </w:ins>
      <w:r>
        <w:rPr>
          <w:noProof/>
          <w:webHidden/>
        </w:rPr>
      </w:r>
      <w:r>
        <w:rPr>
          <w:noProof/>
          <w:webHidden/>
        </w:rPr>
        <w:fldChar w:fldCharType="separate"/>
      </w:r>
      <w:ins w:id="115" w:author="Radina Ivanova" w:date="2015-02-05T15:52:00Z">
        <w:r>
          <w:rPr>
            <w:noProof/>
            <w:webHidden/>
          </w:rPr>
          <w:t>24</w:t>
        </w:r>
        <w:r>
          <w:rPr>
            <w:noProof/>
            <w:webHidden/>
          </w:rPr>
          <w:fldChar w:fldCharType="end"/>
        </w:r>
        <w:r w:rsidRPr="001A0021">
          <w:rPr>
            <w:rStyle w:val="Hyperlink"/>
            <w:noProof/>
          </w:rPr>
          <w:fldChar w:fldCharType="end"/>
        </w:r>
      </w:ins>
    </w:p>
    <w:p w:rsidR="0071563C" w:rsidRDefault="0071563C">
      <w:pPr>
        <w:pStyle w:val="TOC4"/>
        <w:tabs>
          <w:tab w:val="left" w:pos="1760"/>
          <w:tab w:val="right" w:leader="dot" w:pos="9350"/>
        </w:tabs>
        <w:rPr>
          <w:ins w:id="116" w:author="Radina Ivanova" w:date="2015-02-05T15:52:00Z"/>
          <w:rFonts w:asciiTheme="minorHAnsi" w:eastAsiaTheme="minorEastAsia" w:hAnsiTheme="minorHAnsi" w:cstheme="minorBidi"/>
          <w:noProof/>
          <w:szCs w:val="22"/>
        </w:rPr>
      </w:pPr>
      <w:ins w:id="117"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"_Toc410914923"</w:instrText>
        </w:r>
        <w:r w:rsidRPr="001A0021">
          <w:rPr>
            <w:rStyle w:val="Hyperlink"/>
            <w:noProof/>
          </w:rPr>
          <w:instrText xml:space="preserve"> </w:instrText>
        </w:r>
        <w:r w:rsidRPr="001A0021">
          <w:rPr>
            <w:rStyle w:val="Hyperlink"/>
            <w:noProof/>
          </w:rPr>
          <w:fldChar w:fldCharType="separate"/>
        </w:r>
        <w:r w:rsidRPr="001A0021">
          <w:rPr>
            <w:rStyle w:val="Hyperlink"/>
            <w:noProof/>
          </w:rPr>
          <w:t>4.2.3.2.</w:t>
        </w:r>
        <w:r>
          <w:rPr>
            <w:rFonts w:asciiTheme="minorHAnsi" w:eastAsiaTheme="minorEastAsia" w:hAnsiTheme="minorHAnsi" w:cstheme="minorBidi"/>
            <w:noProof/>
            <w:szCs w:val="22"/>
          </w:rPr>
          <w:tab/>
        </w:r>
        <w:r w:rsidRPr="001A0021">
          <w:rPr>
            <w:rStyle w:val="Hyperlink"/>
            <w:noProof/>
          </w:rPr>
          <w:t>Remote Procedure Calls (RPC)</w:t>
        </w:r>
        <w:r>
          <w:rPr>
            <w:noProof/>
            <w:webHidden/>
          </w:rPr>
          <w:tab/>
        </w:r>
        <w:r>
          <w:rPr>
            <w:noProof/>
            <w:webHidden/>
          </w:rPr>
          <w:fldChar w:fldCharType="begin"/>
        </w:r>
        <w:r>
          <w:rPr>
            <w:noProof/>
            <w:webHidden/>
          </w:rPr>
          <w:instrText xml:space="preserve"> PAGEREF _Toc410914923 \h </w:instrText>
        </w:r>
      </w:ins>
      <w:r>
        <w:rPr>
          <w:noProof/>
          <w:webHidden/>
        </w:rPr>
      </w:r>
      <w:r>
        <w:rPr>
          <w:noProof/>
          <w:webHidden/>
        </w:rPr>
        <w:fldChar w:fldCharType="separate"/>
      </w:r>
      <w:ins w:id="118" w:author="Radina Ivanova" w:date="2015-02-05T15:52:00Z">
        <w:r>
          <w:rPr>
            <w:noProof/>
            <w:webHidden/>
          </w:rPr>
          <w:t>24</w:t>
        </w:r>
        <w:r>
          <w:rPr>
            <w:noProof/>
            <w:webHidden/>
          </w:rPr>
          <w:fldChar w:fldCharType="end"/>
        </w:r>
        <w:r w:rsidRPr="001A0021">
          <w:rPr>
            <w:rStyle w:val="Hyperlink"/>
            <w:noProof/>
          </w:rPr>
          <w:fldChar w:fldCharType="end"/>
        </w:r>
      </w:ins>
    </w:p>
    <w:p w:rsidR="0071563C" w:rsidRDefault="0071563C">
      <w:pPr>
        <w:pStyle w:val="TOC2"/>
        <w:rPr>
          <w:ins w:id="119" w:author="Radina Ivanova" w:date="2015-02-05T15:52:00Z"/>
          <w:rFonts w:asciiTheme="minorHAnsi" w:eastAsiaTheme="minorEastAsia" w:hAnsiTheme="minorHAnsi" w:cstheme="minorBidi"/>
          <w:b w:val="0"/>
          <w:noProof/>
          <w:sz w:val="22"/>
          <w:szCs w:val="22"/>
        </w:rPr>
      </w:pPr>
      <w:ins w:id="120"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"_Toc410914924"</w:instrText>
        </w:r>
        <w:r w:rsidRPr="001A0021">
          <w:rPr>
            <w:rStyle w:val="Hyperlink"/>
            <w:noProof/>
          </w:rPr>
          <w:instrText xml:space="preserve"> </w:instrText>
        </w:r>
        <w:r w:rsidRPr="001A0021">
          <w:rPr>
            <w:rStyle w:val="Hyperlink"/>
            <w:noProof/>
          </w:rPr>
          <w:fldChar w:fldCharType="separate"/>
        </w:r>
        <w:r w:rsidRPr="001A0021">
          <w:rPr>
            <w:rStyle w:val="Hyperlink"/>
            <w:noProof/>
          </w:rPr>
          <w:t>4.3.</w:t>
        </w:r>
        <w:r>
          <w:rPr>
            <w:rFonts w:asciiTheme="minorHAnsi" w:eastAsiaTheme="minorEastAsia" w:hAnsiTheme="minorHAnsi" w:cstheme="minorBidi"/>
            <w:b w:val="0"/>
            <w:noProof/>
            <w:sz w:val="22"/>
            <w:szCs w:val="22"/>
          </w:rPr>
          <w:tab/>
        </w:r>
        <w:r w:rsidRPr="001A0021">
          <w:rPr>
            <w:rStyle w:val="Hyperlink"/>
            <w:noProof/>
          </w:rPr>
          <w:t>Conceptual Infrastructure Design</w:t>
        </w:r>
        <w:r>
          <w:rPr>
            <w:noProof/>
            <w:webHidden/>
          </w:rPr>
          <w:tab/>
        </w:r>
        <w:r>
          <w:rPr>
            <w:noProof/>
            <w:webHidden/>
          </w:rPr>
          <w:fldChar w:fldCharType="begin"/>
        </w:r>
        <w:r>
          <w:rPr>
            <w:noProof/>
            <w:webHidden/>
          </w:rPr>
          <w:instrText xml:space="preserve"> PAGEREF _Toc410914924 \h </w:instrText>
        </w:r>
      </w:ins>
      <w:r>
        <w:rPr>
          <w:noProof/>
          <w:webHidden/>
        </w:rPr>
      </w:r>
      <w:r>
        <w:rPr>
          <w:noProof/>
          <w:webHidden/>
        </w:rPr>
        <w:fldChar w:fldCharType="separate"/>
      </w:r>
      <w:ins w:id="121" w:author="Radina Ivanova" w:date="2015-02-05T15:52:00Z">
        <w:r>
          <w:rPr>
            <w:noProof/>
            <w:webHidden/>
          </w:rPr>
          <w:t>25</w:t>
        </w:r>
        <w:r>
          <w:rPr>
            <w:noProof/>
            <w:webHidden/>
          </w:rPr>
          <w:fldChar w:fldCharType="end"/>
        </w:r>
        <w:r w:rsidRPr="001A0021">
          <w:rPr>
            <w:rStyle w:val="Hyperlink"/>
            <w:noProof/>
          </w:rPr>
          <w:fldChar w:fldCharType="end"/>
        </w:r>
      </w:ins>
    </w:p>
    <w:p w:rsidR="0071563C" w:rsidRDefault="0071563C">
      <w:pPr>
        <w:pStyle w:val="TOC3"/>
        <w:rPr>
          <w:ins w:id="122" w:author="Radina Ivanova" w:date="2015-02-05T15:52:00Z"/>
          <w:rFonts w:asciiTheme="minorHAnsi" w:eastAsiaTheme="minorEastAsia" w:hAnsiTheme="minorHAnsi" w:cstheme="minorBidi"/>
          <w:b w:val="0"/>
          <w:noProof/>
          <w:sz w:val="22"/>
          <w:szCs w:val="22"/>
        </w:rPr>
      </w:pPr>
      <w:ins w:id="123"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"_Toc410914925"</w:instrText>
        </w:r>
        <w:r w:rsidRPr="001A0021">
          <w:rPr>
            <w:rStyle w:val="Hyperlink"/>
            <w:noProof/>
          </w:rPr>
          <w:instrText xml:space="preserve"> </w:instrText>
        </w:r>
        <w:r w:rsidRPr="001A0021">
          <w:rPr>
            <w:rStyle w:val="Hyperlink"/>
            <w:noProof/>
          </w:rPr>
          <w:fldChar w:fldCharType="separate"/>
        </w:r>
        <w:r w:rsidRPr="001A0021">
          <w:rPr>
            <w:rStyle w:val="Hyperlink"/>
            <w:noProof/>
          </w:rPr>
          <w:t>4.3.1.</w:t>
        </w:r>
        <w:r>
          <w:rPr>
            <w:rFonts w:asciiTheme="minorHAnsi" w:eastAsiaTheme="minorEastAsia" w:hAnsiTheme="minorHAnsi" w:cstheme="minorBidi"/>
            <w:b w:val="0"/>
            <w:noProof/>
            <w:sz w:val="22"/>
            <w:szCs w:val="22"/>
          </w:rPr>
          <w:tab/>
        </w:r>
        <w:r w:rsidRPr="001A0021">
          <w:rPr>
            <w:rStyle w:val="Hyperlink"/>
            <w:noProof/>
          </w:rPr>
          <w:t>System Criticality and High Availability</w:t>
        </w:r>
        <w:r>
          <w:rPr>
            <w:noProof/>
            <w:webHidden/>
          </w:rPr>
          <w:tab/>
        </w:r>
        <w:r>
          <w:rPr>
            <w:noProof/>
            <w:webHidden/>
          </w:rPr>
          <w:fldChar w:fldCharType="begin"/>
        </w:r>
        <w:r>
          <w:rPr>
            <w:noProof/>
            <w:webHidden/>
          </w:rPr>
          <w:instrText xml:space="preserve"> PAGEREF _Toc410914925 \h </w:instrText>
        </w:r>
      </w:ins>
      <w:r>
        <w:rPr>
          <w:noProof/>
          <w:webHidden/>
        </w:rPr>
      </w:r>
      <w:r>
        <w:rPr>
          <w:noProof/>
          <w:webHidden/>
        </w:rPr>
        <w:fldChar w:fldCharType="separate"/>
      </w:r>
      <w:ins w:id="124" w:author="Radina Ivanova" w:date="2015-02-05T15:52:00Z">
        <w:r>
          <w:rPr>
            <w:noProof/>
            <w:webHidden/>
          </w:rPr>
          <w:t>25</w:t>
        </w:r>
        <w:r>
          <w:rPr>
            <w:noProof/>
            <w:webHidden/>
          </w:rPr>
          <w:fldChar w:fldCharType="end"/>
        </w:r>
        <w:r w:rsidRPr="001A0021">
          <w:rPr>
            <w:rStyle w:val="Hyperlink"/>
            <w:noProof/>
          </w:rPr>
          <w:fldChar w:fldCharType="end"/>
        </w:r>
      </w:ins>
    </w:p>
    <w:p w:rsidR="0071563C" w:rsidRDefault="0071563C">
      <w:pPr>
        <w:pStyle w:val="TOC3"/>
        <w:rPr>
          <w:ins w:id="125" w:author="Radina Ivanova" w:date="2015-02-05T15:52:00Z"/>
          <w:rFonts w:asciiTheme="minorHAnsi" w:eastAsiaTheme="minorEastAsia" w:hAnsiTheme="minorHAnsi" w:cstheme="minorBidi"/>
          <w:b w:val="0"/>
          <w:noProof/>
          <w:sz w:val="22"/>
          <w:szCs w:val="22"/>
        </w:rPr>
      </w:pPr>
      <w:ins w:id="126"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"_Toc410914926"</w:instrText>
        </w:r>
        <w:r w:rsidRPr="001A0021">
          <w:rPr>
            <w:rStyle w:val="Hyperlink"/>
            <w:noProof/>
          </w:rPr>
          <w:instrText xml:space="preserve"> </w:instrText>
        </w:r>
        <w:r w:rsidRPr="001A0021">
          <w:rPr>
            <w:rStyle w:val="Hyperlink"/>
            <w:noProof/>
          </w:rPr>
          <w:fldChar w:fldCharType="separate"/>
        </w:r>
        <w:r w:rsidRPr="001A0021">
          <w:rPr>
            <w:rStyle w:val="Hyperlink"/>
            <w:noProof/>
          </w:rPr>
          <w:t>4.3.2.</w:t>
        </w:r>
        <w:r>
          <w:rPr>
            <w:rFonts w:asciiTheme="minorHAnsi" w:eastAsiaTheme="minorEastAsia" w:hAnsiTheme="minorHAnsi" w:cstheme="minorBidi"/>
            <w:b w:val="0"/>
            <w:noProof/>
            <w:sz w:val="22"/>
            <w:szCs w:val="22"/>
          </w:rPr>
          <w:tab/>
        </w:r>
        <w:r w:rsidRPr="001A0021">
          <w:rPr>
            <w:rStyle w:val="Hyperlink"/>
            <w:noProof/>
          </w:rPr>
          <w:t>Special Technology</w:t>
        </w:r>
        <w:r>
          <w:rPr>
            <w:noProof/>
            <w:webHidden/>
          </w:rPr>
          <w:tab/>
        </w:r>
        <w:r>
          <w:rPr>
            <w:noProof/>
            <w:webHidden/>
          </w:rPr>
          <w:fldChar w:fldCharType="begin"/>
        </w:r>
        <w:r>
          <w:rPr>
            <w:noProof/>
            <w:webHidden/>
          </w:rPr>
          <w:instrText xml:space="preserve"> PAGEREF _Toc410914926 \h </w:instrText>
        </w:r>
      </w:ins>
      <w:r>
        <w:rPr>
          <w:noProof/>
          <w:webHidden/>
        </w:rPr>
      </w:r>
      <w:r>
        <w:rPr>
          <w:noProof/>
          <w:webHidden/>
        </w:rPr>
        <w:fldChar w:fldCharType="separate"/>
      </w:r>
      <w:ins w:id="127" w:author="Radina Ivanova" w:date="2015-02-05T15:52:00Z">
        <w:r>
          <w:rPr>
            <w:noProof/>
            <w:webHidden/>
          </w:rPr>
          <w:t>25</w:t>
        </w:r>
        <w:r>
          <w:rPr>
            <w:noProof/>
            <w:webHidden/>
          </w:rPr>
          <w:fldChar w:fldCharType="end"/>
        </w:r>
        <w:r w:rsidRPr="001A0021">
          <w:rPr>
            <w:rStyle w:val="Hyperlink"/>
            <w:noProof/>
          </w:rPr>
          <w:fldChar w:fldCharType="end"/>
        </w:r>
      </w:ins>
    </w:p>
    <w:p w:rsidR="0071563C" w:rsidRDefault="0071563C">
      <w:pPr>
        <w:pStyle w:val="TOC2"/>
        <w:rPr>
          <w:ins w:id="128" w:author="Radina Ivanova" w:date="2015-02-05T15:52:00Z"/>
          <w:rFonts w:asciiTheme="minorHAnsi" w:eastAsiaTheme="minorEastAsia" w:hAnsiTheme="minorHAnsi" w:cstheme="minorBidi"/>
          <w:b w:val="0"/>
          <w:noProof/>
          <w:sz w:val="22"/>
          <w:szCs w:val="22"/>
        </w:rPr>
      </w:pPr>
      <w:ins w:id="129"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"_Toc410914927"</w:instrText>
        </w:r>
        <w:r w:rsidRPr="001A0021">
          <w:rPr>
            <w:rStyle w:val="Hyperlink"/>
            <w:noProof/>
          </w:rPr>
          <w:instrText xml:space="preserve"> </w:instrText>
        </w:r>
        <w:r w:rsidRPr="001A0021">
          <w:rPr>
            <w:rStyle w:val="Hyperlink"/>
            <w:noProof/>
          </w:rPr>
          <w:fldChar w:fldCharType="separate"/>
        </w:r>
        <w:r w:rsidRPr="001A0021">
          <w:rPr>
            <w:rStyle w:val="Hyperlink"/>
            <w:noProof/>
          </w:rPr>
          <w:t>4.4.</w:t>
        </w:r>
        <w:r>
          <w:rPr>
            <w:rFonts w:asciiTheme="minorHAnsi" w:eastAsiaTheme="minorEastAsia" w:hAnsiTheme="minorHAnsi" w:cstheme="minorBidi"/>
            <w:b w:val="0"/>
            <w:noProof/>
            <w:sz w:val="22"/>
            <w:szCs w:val="22"/>
          </w:rPr>
          <w:tab/>
        </w:r>
        <w:r w:rsidRPr="001A0021">
          <w:rPr>
            <w:rStyle w:val="Hyperlink"/>
            <w:noProof/>
          </w:rPr>
          <w:t>System Architecture</w:t>
        </w:r>
        <w:r>
          <w:rPr>
            <w:noProof/>
            <w:webHidden/>
          </w:rPr>
          <w:tab/>
        </w:r>
        <w:r>
          <w:rPr>
            <w:noProof/>
            <w:webHidden/>
          </w:rPr>
          <w:fldChar w:fldCharType="begin"/>
        </w:r>
        <w:r>
          <w:rPr>
            <w:noProof/>
            <w:webHidden/>
          </w:rPr>
          <w:instrText xml:space="preserve"> PAGEREF _Toc410914927 \h </w:instrText>
        </w:r>
      </w:ins>
      <w:r>
        <w:rPr>
          <w:noProof/>
          <w:webHidden/>
        </w:rPr>
      </w:r>
      <w:r>
        <w:rPr>
          <w:noProof/>
          <w:webHidden/>
        </w:rPr>
        <w:fldChar w:fldCharType="separate"/>
      </w:r>
      <w:ins w:id="130" w:author="Radina Ivanova" w:date="2015-02-05T15:52:00Z">
        <w:r>
          <w:rPr>
            <w:noProof/>
            <w:webHidden/>
          </w:rPr>
          <w:t>26</w:t>
        </w:r>
        <w:r>
          <w:rPr>
            <w:noProof/>
            <w:webHidden/>
          </w:rPr>
          <w:fldChar w:fldCharType="end"/>
        </w:r>
        <w:r w:rsidRPr="001A0021">
          <w:rPr>
            <w:rStyle w:val="Hyperlink"/>
            <w:noProof/>
          </w:rPr>
          <w:fldChar w:fldCharType="end"/>
        </w:r>
      </w:ins>
    </w:p>
    <w:p w:rsidR="0071563C" w:rsidRDefault="0071563C">
      <w:pPr>
        <w:pStyle w:val="TOC2"/>
        <w:rPr>
          <w:ins w:id="131" w:author="Radina Ivanova" w:date="2015-02-05T15:52:00Z"/>
          <w:rFonts w:asciiTheme="minorHAnsi" w:eastAsiaTheme="minorEastAsia" w:hAnsiTheme="minorHAnsi" w:cstheme="minorBidi"/>
          <w:b w:val="0"/>
          <w:noProof/>
          <w:sz w:val="22"/>
          <w:szCs w:val="22"/>
        </w:rPr>
      </w:pPr>
      <w:ins w:id="132"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"_Toc410914928"</w:instrText>
        </w:r>
        <w:r w:rsidRPr="001A0021">
          <w:rPr>
            <w:rStyle w:val="Hyperlink"/>
            <w:noProof/>
          </w:rPr>
          <w:instrText xml:space="preserve"> </w:instrText>
        </w:r>
        <w:r w:rsidRPr="001A0021">
          <w:rPr>
            <w:rStyle w:val="Hyperlink"/>
            <w:noProof/>
          </w:rPr>
          <w:fldChar w:fldCharType="separate"/>
        </w:r>
        <w:r w:rsidRPr="001A0021">
          <w:rPr>
            <w:rStyle w:val="Hyperlink"/>
            <w:noProof/>
          </w:rPr>
          <w:t>4.5.</w:t>
        </w:r>
        <w:r>
          <w:rPr>
            <w:rFonts w:asciiTheme="minorHAnsi" w:eastAsiaTheme="minorEastAsia" w:hAnsiTheme="minorHAnsi" w:cstheme="minorBidi"/>
            <w:b w:val="0"/>
            <w:noProof/>
            <w:sz w:val="22"/>
            <w:szCs w:val="22"/>
          </w:rPr>
          <w:tab/>
        </w:r>
        <w:r w:rsidRPr="001A0021">
          <w:rPr>
            <w:rStyle w:val="Hyperlink"/>
            <w:noProof/>
          </w:rPr>
          <w:t>Hardware Architecture</w:t>
        </w:r>
        <w:r>
          <w:rPr>
            <w:noProof/>
            <w:webHidden/>
          </w:rPr>
          <w:tab/>
        </w:r>
        <w:r>
          <w:rPr>
            <w:noProof/>
            <w:webHidden/>
          </w:rPr>
          <w:fldChar w:fldCharType="begin"/>
        </w:r>
        <w:r>
          <w:rPr>
            <w:noProof/>
            <w:webHidden/>
          </w:rPr>
          <w:instrText xml:space="preserve"> PAGEREF _Toc410914928 \h </w:instrText>
        </w:r>
      </w:ins>
      <w:r>
        <w:rPr>
          <w:noProof/>
          <w:webHidden/>
        </w:rPr>
      </w:r>
      <w:r>
        <w:rPr>
          <w:noProof/>
          <w:webHidden/>
        </w:rPr>
        <w:fldChar w:fldCharType="separate"/>
      </w:r>
      <w:ins w:id="133" w:author="Radina Ivanova" w:date="2015-02-05T15:52:00Z">
        <w:r>
          <w:rPr>
            <w:noProof/>
            <w:webHidden/>
          </w:rPr>
          <w:t>26</w:t>
        </w:r>
        <w:r>
          <w:rPr>
            <w:noProof/>
            <w:webHidden/>
          </w:rPr>
          <w:fldChar w:fldCharType="end"/>
        </w:r>
        <w:r w:rsidRPr="001A0021">
          <w:rPr>
            <w:rStyle w:val="Hyperlink"/>
            <w:noProof/>
          </w:rPr>
          <w:fldChar w:fldCharType="end"/>
        </w:r>
      </w:ins>
    </w:p>
    <w:p w:rsidR="0071563C" w:rsidRDefault="0071563C">
      <w:pPr>
        <w:pStyle w:val="TOC2"/>
        <w:rPr>
          <w:ins w:id="134" w:author="Radina Ivanova" w:date="2015-02-05T15:52:00Z"/>
          <w:rFonts w:asciiTheme="minorHAnsi" w:eastAsiaTheme="minorEastAsia" w:hAnsiTheme="minorHAnsi" w:cstheme="minorBidi"/>
          <w:b w:val="0"/>
          <w:noProof/>
          <w:sz w:val="22"/>
          <w:szCs w:val="22"/>
        </w:rPr>
      </w:pPr>
      <w:ins w:id="135"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"_Toc410914929"</w:instrText>
        </w:r>
        <w:r w:rsidRPr="001A0021">
          <w:rPr>
            <w:rStyle w:val="Hyperlink"/>
            <w:noProof/>
          </w:rPr>
          <w:instrText xml:space="preserve"> </w:instrText>
        </w:r>
        <w:r w:rsidRPr="001A0021">
          <w:rPr>
            <w:rStyle w:val="Hyperlink"/>
            <w:noProof/>
          </w:rPr>
          <w:fldChar w:fldCharType="separate"/>
        </w:r>
        <w:r w:rsidRPr="001A0021">
          <w:rPr>
            <w:rStyle w:val="Hyperlink"/>
            <w:noProof/>
          </w:rPr>
          <w:t>4.6.</w:t>
        </w:r>
        <w:r>
          <w:rPr>
            <w:rFonts w:asciiTheme="minorHAnsi" w:eastAsiaTheme="minorEastAsia" w:hAnsiTheme="minorHAnsi" w:cstheme="minorBidi"/>
            <w:b w:val="0"/>
            <w:noProof/>
            <w:sz w:val="22"/>
            <w:szCs w:val="22"/>
          </w:rPr>
          <w:tab/>
        </w:r>
        <w:r w:rsidRPr="001A0021">
          <w:rPr>
            <w:rStyle w:val="Hyperlink"/>
            <w:noProof/>
          </w:rPr>
          <w:t>Software Architecture</w:t>
        </w:r>
        <w:r>
          <w:rPr>
            <w:noProof/>
            <w:webHidden/>
          </w:rPr>
          <w:tab/>
        </w:r>
        <w:r>
          <w:rPr>
            <w:noProof/>
            <w:webHidden/>
          </w:rPr>
          <w:fldChar w:fldCharType="begin"/>
        </w:r>
        <w:r>
          <w:rPr>
            <w:noProof/>
            <w:webHidden/>
          </w:rPr>
          <w:instrText xml:space="preserve"> PAGEREF _Toc410914929 \h </w:instrText>
        </w:r>
      </w:ins>
      <w:r>
        <w:rPr>
          <w:noProof/>
          <w:webHidden/>
        </w:rPr>
      </w:r>
      <w:r>
        <w:rPr>
          <w:noProof/>
          <w:webHidden/>
        </w:rPr>
        <w:fldChar w:fldCharType="separate"/>
      </w:r>
      <w:ins w:id="136" w:author="Radina Ivanova" w:date="2015-02-05T15:52:00Z">
        <w:r>
          <w:rPr>
            <w:noProof/>
            <w:webHidden/>
          </w:rPr>
          <w:t>27</w:t>
        </w:r>
        <w:r>
          <w:rPr>
            <w:noProof/>
            <w:webHidden/>
          </w:rPr>
          <w:fldChar w:fldCharType="end"/>
        </w:r>
        <w:r w:rsidRPr="001A0021">
          <w:rPr>
            <w:rStyle w:val="Hyperlink"/>
            <w:noProof/>
          </w:rPr>
          <w:fldChar w:fldCharType="end"/>
        </w:r>
      </w:ins>
    </w:p>
    <w:p w:rsidR="0071563C" w:rsidRDefault="0071563C">
      <w:pPr>
        <w:pStyle w:val="TOC2"/>
        <w:rPr>
          <w:ins w:id="137" w:author="Radina Ivanova" w:date="2015-02-05T15:52:00Z"/>
          <w:rFonts w:asciiTheme="minorHAnsi" w:eastAsiaTheme="minorEastAsia" w:hAnsiTheme="minorHAnsi" w:cstheme="minorBidi"/>
          <w:b w:val="0"/>
          <w:noProof/>
          <w:sz w:val="22"/>
          <w:szCs w:val="22"/>
        </w:rPr>
      </w:pPr>
      <w:ins w:id="138" w:author="Radina Ivanova" w:date="2015-02-05T15:52:00Z">
        <w:r w:rsidRPr="001A0021">
          <w:rPr>
            <w:rStyle w:val="Hyperlink"/>
            <w:noProof/>
          </w:rPr>
          <w:lastRenderedPageBreak/>
          <w:fldChar w:fldCharType="begin"/>
        </w:r>
        <w:r w:rsidRPr="001A0021">
          <w:rPr>
            <w:rStyle w:val="Hyperlink"/>
            <w:noProof/>
          </w:rPr>
          <w:instrText xml:space="preserve"> </w:instrText>
        </w:r>
        <w:r>
          <w:rPr>
            <w:noProof/>
          </w:rPr>
          <w:instrText>HYPERLINK \l "_Toc410914930"</w:instrText>
        </w:r>
        <w:r w:rsidRPr="001A0021">
          <w:rPr>
            <w:rStyle w:val="Hyperlink"/>
            <w:noProof/>
          </w:rPr>
          <w:instrText xml:space="preserve"> </w:instrText>
        </w:r>
        <w:r w:rsidRPr="001A0021">
          <w:rPr>
            <w:rStyle w:val="Hyperlink"/>
            <w:noProof/>
          </w:rPr>
          <w:fldChar w:fldCharType="separate"/>
        </w:r>
        <w:r w:rsidRPr="001A0021">
          <w:rPr>
            <w:rStyle w:val="Hyperlink"/>
            <w:noProof/>
          </w:rPr>
          <w:t>4.7.</w:t>
        </w:r>
        <w:r>
          <w:rPr>
            <w:rFonts w:asciiTheme="minorHAnsi" w:eastAsiaTheme="minorEastAsia" w:hAnsiTheme="minorHAnsi" w:cstheme="minorBidi"/>
            <w:b w:val="0"/>
            <w:noProof/>
            <w:sz w:val="22"/>
            <w:szCs w:val="22"/>
          </w:rPr>
          <w:tab/>
        </w:r>
        <w:r w:rsidRPr="001A0021">
          <w:rPr>
            <w:rStyle w:val="Hyperlink"/>
            <w:noProof/>
          </w:rPr>
          <w:t>Continuous Integration / Continuous Delivery</w:t>
        </w:r>
        <w:r>
          <w:rPr>
            <w:noProof/>
            <w:webHidden/>
          </w:rPr>
          <w:tab/>
        </w:r>
        <w:r>
          <w:rPr>
            <w:noProof/>
            <w:webHidden/>
          </w:rPr>
          <w:fldChar w:fldCharType="begin"/>
        </w:r>
        <w:r>
          <w:rPr>
            <w:noProof/>
            <w:webHidden/>
          </w:rPr>
          <w:instrText xml:space="preserve"> PAGEREF _Toc410914930 \h </w:instrText>
        </w:r>
      </w:ins>
      <w:r>
        <w:rPr>
          <w:noProof/>
          <w:webHidden/>
        </w:rPr>
      </w:r>
      <w:r>
        <w:rPr>
          <w:noProof/>
          <w:webHidden/>
        </w:rPr>
        <w:fldChar w:fldCharType="separate"/>
      </w:r>
      <w:ins w:id="139" w:author="Radina Ivanova" w:date="2015-02-05T15:52:00Z">
        <w:r>
          <w:rPr>
            <w:noProof/>
            <w:webHidden/>
          </w:rPr>
          <w:t>27</w:t>
        </w:r>
        <w:r>
          <w:rPr>
            <w:noProof/>
            <w:webHidden/>
          </w:rPr>
          <w:fldChar w:fldCharType="end"/>
        </w:r>
        <w:r w:rsidRPr="001A0021">
          <w:rPr>
            <w:rStyle w:val="Hyperlink"/>
            <w:noProof/>
          </w:rPr>
          <w:fldChar w:fldCharType="end"/>
        </w:r>
      </w:ins>
    </w:p>
    <w:p w:rsidR="0071563C" w:rsidRDefault="0071563C">
      <w:pPr>
        <w:pStyle w:val="TOC2"/>
        <w:rPr>
          <w:ins w:id="140" w:author="Radina Ivanova" w:date="2015-02-05T15:52:00Z"/>
          <w:rFonts w:asciiTheme="minorHAnsi" w:eastAsiaTheme="minorEastAsia" w:hAnsiTheme="minorHAnsi" w:cstheme="minorBidi"/>
          <w:b w:val="0"/>
          <w:noProof/>
          <w:sz w:val="22"/>
          <w:szCs w:val="22"/>
        </w:rPr>
      </w:pPr>
      <w:ins w:id="141"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"_Toc410914931"</w:instrText>
        </w:r>
        <w:r w:rsidRPr="001A0021">
          <w:rPr>
            <w:rStyle w:val="Hyperlink"/>
            <w:noProof/>
          </w:rPr>
          <w:instrText xml:space="preserve"> </w:instrText>
        </w:r>
        <w:r w:rsidRPr="001A0021">
          <w:rPr>
            <w:rStyle w:val="Hyperlink"/>
            <w:noProof/>
          </w:rPr>
          <w:fldChar w:fldCharType="separate"/>
        </w:r>
        <w:r w:rsidRPr="001A0021">
          <w:rPr>
            <w:rStyle w:val="Hyperlink"/>
            <w:noProof/>
          </w:rPr>
          <w:t>4.8.</w:t>
        </w:r>
        <w:r>
          <w:rPr>
            <w:rFonts w:asciiTheme="minorHAnsi" w:eastAsiaTheme="minorEastAsia" w:hAnsiTheme="minorHAnsi" w:cstheme="minorBidi"/>
            <w:b w:val="0"/>
            <w:noProof/>
            <w:sz w:val="22"/>
            <w:szCs w:val="22"/>
          </w:rPr>
          <w:tab/>
        </w:r>
        <w:r w:rsidRPr="001A0021">
          <w:rPr>
            <w:rStyle w:val="Hyperlink"/>
            <w:noProof/>
          </w:rPr>
          <w:t>Network Architecture</w:t>
        </w:r>
        <w:r>
          <w:rPr>
            <w:noProof/>
            <w:webHidden/>
          </w:rPr>
          <w:tab/>
        </w:r>
        <w:r>
          <w:rPr>
            <w:noProof/>
            <w:webHidden/>
          </w:rPr>
          <w:fldChar w:fldCharType="begin"/>
        </w:r>
        <w:r>
          <w:rPr>
            <w:noProof/>
            <w:webHidden/>
          </w:rPr>
          <w:instrText xml:space="preserve"> PAGEREF _Toc410914931 \h </w:instrText>
        </w:r>
      </w:ins>
      <w:r>
        <w:rPr>
          <w:noProof/>
          <w:webHidden/>
        </w:rPr>
      </w:r>
      <w:r>
        <w:rPr>
          <w:noProof/>
          <w:webHidden/>
        </w:rPr>
        <w:fldChar w:fldCharType="separate"/>
      </w:r>
      <w:ins w:id="142" w:author="Radina Ivanova" w:date="2015-02-05T15:52:00Z">
        <w:r>
          <w:rPr>
            <w:noProof/>
            <w:webHidden/>
          </w:rPr>
          <w:t>27</w:t>
        </w:r>
        <w:r>
          <w:rPr>
            <w:noProof/>
            <w:webHidden/>
          </w:rPr>
          <w:fldChar w:fldCharType="end"/>
        </w:r>
        <w:r w:rsidRPr="001A0021">
          <w:rPr>
            <w:rStyle w:val="Hyperlink"/>
            <w:noProof/>
          </w:rPr>
          <w:fldChar w:fldCharType="end"/>
        </w:r>
      </w:ins>
    </w:p>
    <w:p w:rsidR="0071563C" w:rsidRDefault="0071563C">
      <w:pPr>
        <w:pStyle w:val="TOC2"/>
        <w:rPr>
          <w:ins w:id="143" w:author="Radina Ivanova" w:date="2015-02-05T15:52:00Z"/>
          <w:rFonts w:asciiTheme="minorHAnsi" w:eastAsiaTheme="minorEastAsia" w:hAnsiTheme="minorHAnsi" w:cstheme="minorBidi"/>
          <w:b w:val="0"/>
          <w:noProof/>
          <w:sz w:val="22"/>
          <w:szCs w:val="22"/>
        </w:rPr>
      </w:pPr>
      <w:ins w:id="144"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"_Toc410914932"</w:instrText>
        </w:r>
        <w:r w:rsidRPr="001A0021">
          <w:rPr>
            <w:rStyle w:val="Hyperlink"/>
            <w:noProof/>
          </w:rPr>
          <w:instrText xml:space="preserve"> </w:instrText>
        </w:r>
        <w:r w:rsidRPr="001A0021">
          <w:rPr>
            <w:rStyle w:val="Hyperlink"/>
            <w:noProof/>
          </w:rPr>
          <w:fldChar w:fldCharType="separate"/>
        </w:r>
        <w:r w:rsidRPr="001A0021">
          <w:rPr>
            <w:rStyle w:val="Hyperlink"/>
            <w:noProof/>
          </w:rPr>
          <w:t>4.9.</w:t>
        </w:r>
        <w:r>
          <w:rPr>
            <w:rFonts w:asciiTheme="minorHAnsi" w:eastAsiaTheme="minorEastAsia" w:hAnsiTheme="minorHAnsi" w:cstheme="minorBidi"/>
            <w:b w:val="0"/>
            <w:noProof/>
            <w:sz w:val="22"/>
            <w:szCs w:val="22"/>
          </w:rPr>
          <w:tab/>
        </w:r>
        <w:r w:rsidRPr="001A0021">
          <w:rPr>
            <w:rStyle w:val="Hyperlink"/>
            <w:noProof/>
          </w:rPr>
          <w:t>Service Oriented Architecture / ESS</w:t>
        </w:r>
        <w:r>
          <w:rPr>
            <w:noProof/>
            <w:webHidden/>
          </w:rPr>
          <w:tab/>
        </w:r>
        <w:r>
          <w:rPr>
            <w:noProof/>
            <w:webHidden/>
          </w:rPr>
          <w:fldChar w:fldCharType="begin"/>
        </w:r>
        <w:r>
          <w:rPr>
            <w:noProof/>
            <w:webHidden/>
          </w:rPr>
          <w:instrText xml:space="preserve"> PAGEREF _Toc410914932 \h </w:instrText>
        </w:r>
      </w:ins>
      <w:r>
        <w:rPr>
          <w:noProof/>
          <w:webHidden/>
        </w:rPr>
      </w:r>
      <w:r>
        <w:rPr>
          <w:noProof/>
          <w:webHidden/>
        </w:rPr>
        <w:fldChar w:fldCharType="separate"/>
      </w:r>
      <w:ins w:id="145" w:author="Radina Ivanova" w:date="2015-02-05T15:52:00Z">
        <w:r>
          <w:rPr>
            <w:noProof/>
            <w:webHidden/>
          </w:rPr>
          <w:t>28</w:t>
        </w:r>
        <w:r>
          <w:rPr>
            <w:noProof/>
            <w:webHidden/>
          </w:rPr>
          <w:fldChar w:fldCharType="end"/>
        </w:r>
        <w:r w:rsidRPr="001A0021">
          <w:rPr>
            <w:rStyle w:val="Hyperlink"/>
            <w:noProof/>
          </w:rPr>
          <w:fldChar w:fldCharType="end"/>
        </w:r>
      </w:ins>
    </w:p>
    <w:p w:rsidR="0071563C" w:rsidRDefault="0071563C">
      <w:pPr>
        <w:pStyle w:val="TOC2"/>
        <w:rPr>
          <w:ins w:id="146" w:author="Radina Ivanova" w:date="2015-02-05T15:52:00Z"/>
          <w:rFonts w:asciiTheme="minorHAnsi" w:eastAsiaTheme="minorEastAsia" w:hAnsiTheme="minorHAnsi" w:cstheme="minorBidi"/>
          <w:b w:val="0"/>
          <w:noProof/>
          <w:sz w:val="22"/>
          <w:szCs w:val="22"/>
        </w:rPr>
      </w:pPr>
      <w:ins w:id="147"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"_Toc410914933"</w:instrText>
        </w:r>
        <w:r w:rsidRPr="001A0021">
          <w:rPr>
            <w:rStyle w:val="Hyperlink"/>
            <w:noProof/>
          </w:rPr>
          <w:instrText xml:space="preserve"> </w:instrText>
        </w:r>
        <w:r w:rsidRPr="001A0021">
          <w:rPr>
            <w:rStyle w:val="Hyperlink"/>
            <w:noProof/>
          </w:rPr>
          <w:fldChar w:fldCharType="separate"/>
        </w:r>
        <w:r w:rsidRPr="001A0021">
          <w:rPr>
            <w:rStyle w:val="Hyperlink"/>
            <w:noProof/>
          </w:rPr>
          <w:t>4.10.</w:t>
        </w:r>
        <w:r>
          <w:rPr>
            <w:rFonts w:asciiTheme="minorHAnsi" w:eastAsiaTheme="minorEastAsia" w:hAnsiTheme="minorHAnsi" w:cstheme="minorBidi"/>
            <w:b w:val="0"/>
            <w:noProof/>
            <w:sz w:val="22"/>
            <w:szCs w:val="22"/>
          </w:rPr>
          <w:tab/>
        </w:r>
        <w:r w:rsidRPr="001A0021">
          <w:rPr>
            <w:rStyle w:val="Hyperlink"/>
            <w:noProof/>
          </w:rPr>
          <w:t>Enterprise Architecture</w:t>
        </w:r>
        <w:r>
          <w:rPr>
            <w:noProof/>
            <w:webHidden/>
          </w:rPr>
          <w:tab/>
        </w:r>
        <w:r>
          <w:rPr>
            <w:noProof/>
            <w:webHidden/>
          </w:rPr>
          <w:fldChar w:fldCharType="begin"/>
        </w:r>
        <w:r>
          <w:rPr>
            <w:noProof/>
            <w:webHidden/>
          </w:rPr>
          <w:instrText xml:space="preserve"> PAGEREF _Toc410914933 \h </w:instrText>
        </w:r>
      </w:ins>
      <w:r>
        <w:rPr>
          <w:noProof/>
          <w:webHidden/>
        </w:rPr>
      </w:r>
      <w:r>
        <w:rPr>
          <w:noProof/>
          <w:webHidden/>
        </w:rPr>
        <w:fldChar w:fldCharType="separate"/>
      </w:r>
      <w:ins w:id="148" w:author="Radina Ivanova" w:date="2015-02-05T15:52:00Z">
        <w:r>
          <w:rPr>
            <w:noProof/>
            <w:webHidden/>
          </w:rPr>
          <w:t>29</w:t>
        </w:r>
        <w:r>
          <w:rPr>
            <w:noProof/>
            <w:webHidden/>
          </w:rPr>
          <w:fldChar w:fldCharType="end"/>
        </w:r>
        <w:r w:rsidRPr="001A0021">
          <w:rPr>
            <w:rStyle w:val="Hyperlink"/>
            <w:noProof/>
          </w:rPr>
          <w:fldChar w:fldCharType="end"/>
        </w:r>
      </w:ins>
    </w:p>
    <w:p w:rsidR="0071563C" w:rsidRDefault="0071563C">
      <w:pPr>
        <w:pStyle w:val="TOC1"/>
        <w:rPr>
          <w:ins w:id="149" w:author="Radina Ivanova" w:date="2015-02-05T15:52:00Z"/>
          <w:rFonts w:asciiTheme="minorHAnsi" w:eastAsiaTheme="minorEastAsia" w:hAnsiTheme="minorHAnsi" w:cstheme="minorBidi"/>
          <w:b w:val="0"/>
          <w:noProof/>
          <w:sz w:val="22"/>
          <w:szCs w:val="22"/>
        </w:rPr>
      </w:pPr>
      <w:ins w:id="150"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"_Toc410914934"</w:instrText>
        </w:r>
        <w:r w:rsidRPr="001A0021">
          <w:rPr>
            <w:rStyle w:val="Hyperlink"/>
            <w:noProof/>
          </w:rPr>
          <w:instrText xml:space="preserve"> </w:instrText>
        </w:r>
        <w:r w:rsidRPr="001A0021">
          <w:rPr>
            <w:rStyle w:val="Hyperlink"/>
            <w:noProof/>
          </w:rPr>
          <w:fldChar w:fldCharType="separate"/>
        </w:r>
        <w:r w:rsidRPr="001A0021">
          <w:rPr>
            <w:rStyle w:val="Hyperlink"/>
            <w:noProof/>
          </w:rPr>
          <w:t>5.</w:t>
        </w:r>
        <w:r>
          <w:rPr>
            <w:rFonts w:asciiTheme="minorHAnsi" w:eastAsiaTheme="minorEastAsia" w:hAnsiTheme="minorHAnsi" w:cstheme="minorBidi"/>
            <w:b w:val="0"/>
            <w:noProof/>
            <w:sz w:val="22"/>
            <w:szCs w:val="22"/>
          </w:rPr>
          <w:tab/>
        </w:r>
        <w:r w:rsidRPr="001A0021">
          <w:rPr>
            <w:rStyle w:val="Hyperlink"/>
            <w:noProof/>
          </w:rPr>
          <w:t>Detailed Design</w:t>
        </w:r>
        <w:r>
          <w:rPr>
            <w:noProof/>
            <w:webHidden/>
          </w:rPr>
          <w:tab/>
        </w:r>
        <w:r>
          <w:rPr>
            <w:noProof/>
            <w:webHidden/>
          </w:rPr>
          <w:fldChar w:fldCharType="begin"/>
        </w:r>
        <w:r>
          <w:rPr>
            <w:noProof/>
            <w:webHidden/>
          </w:rPr>
          <w:instrText xml:space="preserve"> PAGEREF _Toc410914934 \h </w:instrText>
        </w:r>
      </w:ins>
      <w:r>
        <w:rPr>
          <w:noProof/>
          <w:webHidden/>
        </w:rPr>
      </w:r>
      <w:r>
        <w:rPr>
          <w:noProof/>
          <w:webHidden/>
        </w:rPr>
        <w:fldChar w:fldCharType="separate"/>
      </w:r>
      <w:ins w:id="151" w:author="Radina Ivanova" w:date="2015-02-05T15:52:00Z">
        <w:r>
          <w:rPr>
            <w:noProof/>
            <w:webHidden/>
          </w:rPr>
          <w:t>29</w:t>
        </w:r>
        <w:r>
          <w:rPr>
            <w:noProof/>
            <w:webHidden/>
          </w:rPr>
          <w:fldChar w:fldCharType="end"/>
        </w:r>
        <w:r w:rsidRPr="001A0021">
          <w:rPr>
            <w:rStyle w:val="Hyperlink"/>
            <w:noProof/>
          </w:rPr>
          <w:fldChar w:fldCharType="end"/>
        </w:r>
      </w:ins>
    </w:p>
    <w:p w:rsidR="0071563C" w:rsidRDefault="0071563C">
      <w:pPr>
        <w:pStyle w:val="TOC2"/>
        <w:rPr>
          <w:ins w:id="152" w:author="Radina Ivanova" w:date="2015-02-05T15:52:00Z"/>
          <w:rFonts w:asciiTheme="minorHAnsi" w:eastAsiaTheme="minorEastAsia" w:hAnsiTheme="minorHAnsi" w:cstheme="minorBidi"/>
          <w:b w:val="0"/>
          <w:noProof/>
          <w:sz w:val="22"/>
          <w:szCs w:val="22"/>
        </w:rPr>
      </w:pPr>
      <w:ins w:id="153"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"_Toc410914935"</w:instrText>
        </w:r>
        <w:r w:rsidRPr="001A0021">
          <w:rPr>
            <w:rStyle w:val="Hyperlink"/>
            <w:noProof/>
          </w:rPr>
          <w:instrText xml:space="preserve"> </w:instrText>
        </w:r>
        <w:r w:rsidRPr="001A0021">
          <w:rPr>
            <w:rStyle w:val="Hyperlink"/>
            <w:noProof/>
          </w:rPr>
          <w:fldChar w:fldCharType="separate"/>
        </w:r>
        <w:r w:rsidRPr="001A0021">
          <w:rPr>
            <w:rStyle w:val="Hyperlink"/>
            <w:noProof/>
          </w:rPr>
          <w:t>5.1.</w:t>
        </w:r>
        <w:r>
          <w:rPr>
            <w:rFonts w:asciiTheme="minorHAnsi" w:eastAsiaTheme="minorEastAsia" w:hAnsiTheme="minorHAnsi" w:cstheme="minorBidi"/>
            <w:b w:val="0"/>
            <w:noProof/>
            <w:sz w:val="22"/>
            <w:szCs w:val="22"/>
          </w:rPr>
          <w:tab/>
        </w:r>
        <w:r w:rsidRPr="001A0021">
          <w:rPr>
            <w:rStyle w:val="Hyperlink"/>
            <w:noProof/>
          </w:rPr>
          <w:t>Hardware Detailed Design</w:t>
        </w:r>
        <w:r>
          <w:rPr>
            <w:noProof/>
            <w:webHidden/>
          </w:rPr>
          <w:tab/>
        </w:r>
        <w:r>
          <w:rPr>
            <w:noProof/>
            <w:webHidden/>
          </w:rPr>
          <w:fldChar w:fldCharType="begin"/>
        </w:r>
        <w:r>
          <w:rPr>
            <w:noProof/>
            <w:webHidden/>
          </w:rPr>
          <w:instrText xml:space="preserve"> PAGEREF _Toc410914935 \h </w:instrText>
        </w:r>
      </w:ins>
      <w:r>
        <w:rPr>
          <w:noProof/>
          <w:webHidden/>
        </w:rPr>
      </w:r>
      <w:r>
        <w:rPr>
          <w:noProof/>
          <w:webHidden/>
        </w:rPr>
        <w:fldChar w:fldCharType="separate"/>
      </w:r>
      <w:ins w:id="154" w:author="Radina Ivanova" w:date="2015-02-05T15:52:00Z">
        <w:r>
          <w:rPr>
            <w:noProof/>
            <w:webHidden/>
          </w:rPr>
          <w:t>29</w:t>
        </w:r>
        <w:r>
          <w:rPr>
            <w:noProof/>
            <w:webHidden/>
          </w:rPr>
          <w:fldChar w:fldCharType="end"/>
        </w:r>
        <w:r w:rsidRPr="001A0021">
          <w:rPr>
            <w:rStyle w:val="Hyperlink"/>
            <w:noProof/>
          </w:rPr>
          <w:fldChar w:fldCharType="end"/>
        </w:r>
      </w:ins>
    </w:p>
    <w:p w:rsidR="0071563C" w:rsidRDefault="0071563C">
      <w:pPr>
        <w:pStyle w:val="TOC2"/>
        <w:rPr>
          <w:ins w:id="155" w:author="Radina Ivanova" w:date="2015-02-05T15:52:00Z"/>
          <w:rFonts w:asciiTheme="minorHAnsi" w:eastAsiaTheme="minorEastAsia" w:hAnsiTheme="minorHAnsi" w:cstheme="minorBidi"/>
          <w:b w:val="0"/>
          <w:noProof/>
          <w:sz w:val="22"/>
          <w:szCs w:val="22"/>
        </w:rPr>
      </w:pPr>
      <w:ins w:id="156"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"_Toc410914936"</w:instrText>
        </w:r>
        <w:r w:rsidRPr="001A0021">
          <w:rPr>
            <w:rStyle w:val="Hyperlink"/>
            <w:noProof/>
          </w:rPr>
          <w:instrText xml:space="preserve"> </w:instrText>
        </w:r>
        <w:r w:rsidRPr="001A0021">
          <w:rPr>
            <w:rStyle w:val="Hyperlink"/>
            <w:noProof/>
          </w:rPr>
          <w:fldChar w:fldCharType="separate"/>
        </w:r>
        <w:r w:rsidRPr="001A0021">
          <w:rPr>
            <w:rStyle w:val="Hyperlink"/>
            <w:noProof/>
          </w:rPr>
          <w:t>5.2.</w:t>
        </w:r>
        <w:r>
          <w:rPr>
            <w:rFonts w:asciiTheme="minorHAnsi" w:eastAsiaTheme="minorEastAsia" w:hAnsiTheme="minorHAnsi" w:cstheme="minorBidi"/>
            <w:b w:val="0"/>
            <w:noProof/>
            <w:sz w:val="22"/>
            <w:szCs w:val="22"/>
          </w:rPr>
          <w:tab/>
        </w:r>
        <w:r w:rsidRPr="001A0021">
          <w:rPr>
            <w:rStyle w:val="Hyperlink"/>
            <w:noProof/>
          </w:rPr>
          <w:t>Software Detailed Design</w:t>
        </w:r>
        <w:r>
          <w:rPr>
            <w:noProof/>
            <w:webHidden/>
          </w:rPr>
          <w:tab/>
        </w:r>
        <w:r>
          <w:rPr>
            <w:noProof/>
            <w:webHidden/>
          </w:rPr>
          <w:fldChar w:fldCharType="begin"/>
        </w:r>
        <w:r>
          <w:rPr>
            <w:noProof/>
            <w:webHidden/>
          </w:rPr>
          <w:instrText xml:space="preserve"> PAGEREF _Toc410914936 \h </w:instrText>
        </w:r>
      </w:ins>
      <w:r>
        <w:rPr>
          <w:noProof/>
          <w:webHidden/>
        </w:rPr>
      </w:r>
      <w:r>
        <w:rPr>
          <w:noProof/>
          <w:webHidden/>
        </w:rPr>
        <w:fldChar w:fldCharType="separate"/>
      </w:r>
      <w:ins w:id="157" w:author="Radina Ivanova" w:date="2015-02-05T15:52:00Z">
        <w:r>
          <w:rPr>
            <w:noProof/>
            <w:webHidden/>
          </w:rPr>
          <w:t>29</w:t>
        </w:r>
        <w:r>
          <w:rPr>
            <w:noProof/>
            <w:webHidden/>
          </w:rPr>
          <w:fldChar w:fldCharType="end"/>
        </w:r>
        <w:r w:rsidRPr="001A0021">
          <w:rPr>
            <w:rStyle w:val="Hyperlink"/>
            <w:noProof/>
          </w:rPr>
          <w:fldChar w:fldCharType="end"/>
        </w:r>
      </w:ins>
    </w:p>
    <w:p w:rsidR="0071563C" w:rsidRDefault="0071563C">
      <w:pPr>
        <w:pStyle w:val="TOC3"/>
        <w:rPr>
          <w:ins w:id="158" w:author="Radina Ivanova" w:date="2015-02-05T15:52:00Z"/>
          <w:rFonts w:asciiTheme="minorHAnsi" w:eastAsiaTheme="minorEastAsia" w:hAnsiTheme="minorHAnsi" w:cstheme="minorBidi"/>
          <w:b w:val="0"/>
          <w:noProof/>
          <w:sz w:val="22"/>
          <w:szCs w:val="22"/>
        </w:rPr>
      </w:pPr>
      <w:ins w:id="159"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"_Toc410914937"</w:instrText>
        </w:r>
        <w:r w:rsidRPr="001A0021">
          <w:rPr>
            <w:rStyle w:val="Hyperlink"/>
            <w:noProof/>
          </w:rPr>
          <w:instrText xml:space="preserve"> </w:instrText>
        </w:r>
        <w:r w:rsidRPr="001A0021">
          <w:rPr>
            <w:rStyle w:val="Hyperlink"/>
            <w:noProof/>
          </w:rPr>
          <w:fldChar w:fldCharType="separate"/>
        </w:r>
        <w:r w:rsidRPr="001A0021">
          <w:rPr>
            <w:rStyle w:val="Hyperlink"/>
            <w:noProof/>
          </w:rPr>
          <w:t>5.2.1.</w:t>
        </w:r>
        <w:r>
          <w:rPr>
            <w:rFonts w:asciiTheme="minorHAnsi" w:eastAsiaTheme="minorEastAsia" w:hAnsiTheme="minorHAnsi" w:cstheme="minorBidi"/>
            <w:b w:val="0"/>
            <w:noProof/>
            <w:sz w:val="22"/>
            <w:szCs w:val="22"/>
          </w:rPr>
          <w:tab/>
        </w:r>
        <w:r w:rsidRPr="001A0021">
          <w:rPr>
            <w:rStyle w:val="Hyperlink"/>
            <w:noProof/>
          </w:rPr>
          <w:t>Dashboard</w:t>
        </w:r>
        <w:r>
          <w:rPr>
            <w:noProof/>
            <w:webHidden/>
          </w:rPr>
          <w:tab/>
        </w:r>
        <w:r>
          <w:rPr>
            <w:noProof/>
            <w:webHidden/>
          </w:rPr>
          <w:fldChar w:fldCharType="begin"/>
        </w:r>
        <w:r>
          <w:rPr>
            <w:noProof/>
            <w:webHidden/>
          </w:rPr>
          <w:instrText xml:space="preserve"> PAGEREF _Toc410914937 \h </w:instrText>
        </w:r>
      </w:ins>
      <w:r>
        <w:rPr>
          <w:noProof/>
          <w:webHidden/>
        </w:rPr>
      </w:r>
      <w:r>
        <w:rPr>
          <w:noProof/>
          <w:webHidden/>
        </w:rPr>
        <w:fldChar w:fldCharType="separate"/>
      </w:r>
      <w:ins w:id="160" w:author="Radina Ivanova" w:date="2015-02-05T15:52:00Z">
        <w:r>
          <w:rPr>
            <w:noProof/>
            <w:webHidden/>
          </w:rPr>
          <w:t>31</w:t>
        </w:r>
        <w:r>
          <w:rPr>
            <w:noProof/>
            <w:webHidden/>
          </w:rPr>
          <w:fldChar w:fldCharType="end"/>
        </w:r>
        <w:r w:rsidRPr="001A0021">
          <w:rPr>
            <w:rStyle w:val="Hyperlink"/>
            <w:noProof/>
          </w:rPr>
          <w:fldChar w:fldCharType="end"/>
        </w:r>
      </w:ins>
    </w:p>
    <w:p w:rsidR="0071563C" w:rsidRDefault="0071563C">
      <w:pPr>
        <w:pStyle w:val="TOC4"/>
        <w:tabs>
          <w:tab w:val="left" w:pos="1760"/>
          <w:tab w:val="right" w:leader="dot" w:pos="9350"/>
        </w:tabs>
        <w:rPr>
          <w:ins w:id="161" w:author="Radina Ivanova" w:date="2015-02-05T15:52:00Z"/>
          <w:rFonts w:asciiTheme="minorHAnsi" w:eastAsiaTheme="minorEastAsia" w:hAnsiTheme="minorHAnsi" w:cstheme="minorBidi"/>
          <w:noProof/>
          <w:szCs w:val="22"/>
        </w:rPr>
      </w:pPr>
      <w:ins w:id="162"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"_Toc410914938"</w:instrText>
        </w:r>
        <w:r w:rsidRPr="001A0021">
          <w:rPr>
            <w:rStyle w:val="Hyperlink"/>
            <w:noProof/>
          </w:rPr>
          <w:instrText xml:space="preserve"> </w:instrText>
        </w:r>
        <w:r w:rsidRPr="001A0021">
          <w:rPr>
            <w:rStyle w:val="Hyperlink"/>
            <w:noProof/>
          </w:rPr>
          <w:fldChar w:fldCharType="separate"/>
        </w:r>
        <w:r w:rsidRPr="001A0021">
          <w:rPr>
            <w:rStyle w:val="Hyperlink"/>
            <w:noProof/>
          </w:rPr>
          <w:t>5.2.1.1.</w:t>
        </w:r>
        <w:r>
          <w:rPr>
            <w:rFonts w:asciiTheme="minorHAnsi" w:eastAsiaTheme="minorEastAsia" w:hAnsiTheme="minorHAnsi" w:cstheme="minorBidi"/>
            <w:noProof/>
            <w:szCs w:val="22"/>
          </w:rPr>
          <w:tab/>
        </w:r>
        <w:r w:rsidRPr="001A0021">
          <w:rPr>
            <w:rStyle w:val="Hyperlink"/>
            <w:noProof/>
          </w:rPr>
          <w:t>Client Side</w:t>
        </w:r>
        <w:r>
          <w:rPr>
            <w:noProof/>
            <w:webHidden/>
          </w:rPr>
          <w:tab/>
        </w:r>
        <w:r>
          <w:rPr>
            <w:noProof/>
            <w:webHidden/>
          </w:rPr>
          <w:fldChar w:fldCharType="begin"/>
        </w:r>
        <w:r>
          <w:rPr>
            <w:noProof/>
            <w:webHidden/>
          </w:rPr>
          <w:instrText xml:space="preserve"> PAGEREF _Toc410914938 \h </w:instrText>
        </w:r>
      </w:ins>
      <w:r>
        <w:rPr>
          <w:noProof/>
          <w:webHidden/>
        </w:rPr>
      </w:r>
      <w:r>
        <w:rPr>
          <w:noProof/>
          <w:webHidden/>
        </w:rPr>
        <w:fldChar w:fldCharType="separate"/>
      </w:r>
      <w:ins w:id="163" w:author="Radina Ivanova" w:date="2015-02-05T15:52:00Z">
        <w:r>
          <w:rPr>
            <w:noProof/>
            <w:webHidden/>
          </w:rPr>
          <w:t>32</w:t>
        </w:r>
        <w:r>
          <w:rPr>
            <w:noProof/>
            <w:webHidden/>
          </w:rPr>
          <w:fldChar w:fldCharType="end"/>
        </w:r>
        <w:r w:rsidRPr="001A0021">
          <w:rPr>
            <w:rStyle w:val="Hyperlink"/>
            <w:noProof/>
          </w:rPr>
          <w:fldChar w:fldCharType="end"/>
        </w:r>
      </w:ins>
    </w:p>
    <w:p w:rsidR="0071563C" w:rsidRDefault="0071563C">
      <w:pPr>
        <w:pStyle w:val="TOC4"/>
        <w:tabs>
          <w:tab w:val="left" w:pos="1760"/>
          <w:tab w:val="right" w:leader="dot" w:pos="9350"/>
        </w:tabs>
        <w:rPr>
          <w:ins w:id="164" w:author="Radina Ivanova" w:date="2015-02-05T15:52:00Z"/>
          <w:rFonts w:asciiTheme="minorHAnsi" w:eastAsiaTheme="minorEastAsia" w:hAnsiTheme="minorHAnsi" w:cstheme="minorBidi"/>
          <w:noProof/>
          <w:szCs w:val="22"/>
        </w:rPr>
      </w:pPr>
      <w:ins w:id="165"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"_Toc410914939"</w:instrText>
        </w:r>
        <w:r w:rsidRPr="001A0021">
          <w:rPr>
            <w:rStyle w:val="Hyperlink"/>
            <w:noProof/>
          </w:rPr>
          <w:instrText xml:space="preserve"> </w:instrText>
        </w:r>
        <w:r w:rsidRPr="001A0021">
          <w:rPr>
            <w:rStyle w:val="Hyperlink"/>
            <w:noProof/>
          </w:rPr>
          <w:fldChar w:fldCharType="separate"/>
        </w:r>
        <w:r w:rsidRPr="001A0021">
          <w:rPr>
            <w:rStyle w:val="Hyperlink"/>
            <w:noProof/>
          </w:rPr>
          <w:t>5.2.1.2.</w:t>
        </w:r>
        <w:r>
          <w:rPr>
            <w:rFonts w:asciiTheme="minorHAnsi" w:eastAsiaTheme="minorEastAsia" w:hAnsiTheme="minorHAnsi" w:cstheme="minorBidi"/>
            <w:noProof/>
            <w:szCs w:val="22"/>
          </w:rPr>
          <w:tab/>
        </w:r>
        <w:r w:rsidRPr="001A0021">
          <w:rPr>
            <w:rStyle w:val="Hyperlink"/>
            <w:noProof/>
          </w:rPr>
          <w:t>Dashboard Framework</w:t>
        </w:r>
        <w:r>
          <w:rPr>
            <w:noProof/>
            <w:webHidden/>
          </w:rPr>
          <w:tab/>
        </w:r>
        <w:r>
          <w:rPr>
            <w:noProof/>
            <w:webHidden/>
          </w:rPr>
          <w:fldChar w:fldCharType="begin"/>
        </w:r>
        <w:r>
          <w:rPr>
            <w:noProof/>
            <w:webHidden/>
          </w:rPr>
          <w:instrText xml:space="preserve"> PAGEREF _Toc410914939 \h </w:instrText>
        </w:r>
      </w:ins>
      <w:r>
        <w:rPr>
          <w:noProof/>
          <w:webHidden/>
        </w:rPr>
      </w:r>
      <w:r>
        <w:rPr>
          <w:noProof/>
          <w:webHidden/>
        </w:rPr>
        <w:fldChar w:fldCharType="separate"/>
      </w:r>
      <w:ins w:id="166" w:author="Radina Ivanova" w:date="2015-02-05T15:52:00Z">
        <w:r>
          <w:rPr>
            <w:noProof/>
            <w:webHidden/>
          </w:rPr>
          <w:t>33</w:t>
        </w:r>
        <w:r>
          <w:rPr>
            <w:noProof/>
            <w:webHidden/>
          </w:rPr>
          <w:fldChar w:fldCharType="end"/>
        </w:r>
        <w:r w:rsidRPr="001A0021">
          <w:rPr>
            <w:rStyle w:val="Hyperlink"/>
            <w:noProof/>
          </w:rPr>
          <w:fldChar w:fldCharType="end"/>
        </w:r>
      </w:ins>
    </w:p>
    <w:p w:rsidR="0071563C" w:rsidRDefault="0071563C">
      <w:pPr>
        <w:pStyle w:val="TOC4"/>
        <w:tabs>
          <w:tab w:val="left" w:pos="1760"/>
          <w:tab w:val="right" w:leader="dot" w:pos="9350"/>
        </w:tabs>
        <w:rPr>
          <w:ins w:id="167" w:author="Radina Ivanova" w:date="2015-02-05T15:52:00Z"/>
          <w:rFonts w:asciiTheme="minorHAnsi" w:eastAsiaTheme="minorEastAsia" w:hAnsiTheme="minorHAnsi" w:cstheme="minorBidi"/>
          <w:noProof/>
          <w:szCs w:val="22"/>
        </w:rPr>
      </w:pPr>
      <w:ins w:id="168"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"_Toc410914940"</w:instrText>
        </w:r>
        <w:r w:rsidRPr="001A0021">
          <w:rPr>
            <w:rStyle w:val="Hyperlink"/>
            <w:noProof/>
          </w:rPr>
          <w:instrText xml:space="preserve"> </w:instrText>
        </w:r>
        <w:r w:rsidRPr="001A0021">
          <w:rPr>
            <w:rStyle w:val="Hyperlink"/>
            <w:noProof/>
          </w:rPr>
          <w:fldChar w:fldCharType="separate"/>
        </w:r>
        <w:r w:rsidRPr="001A0021">
          <w:rPr>
            <w:rStyle w:val="Hyperlink"/>
            <w:noProof/>
          </w:rPr>
          <w:t>5.2.1.3.</w:t>
        </w:r>
        <w:r>
          <w:rPr>
            <w:rFonts w:asciiTheme="minorHAnsi" w:eastAsiaTheme="minorEastAsia" w:hAnsiTheme="minorHAnsi" w:cstheme="minorBidi"/>
            <w:noProof/>
            <w:szCs w:val="22"/>
          </w:rPr>
          <w:tab/>
        </w:r>
        <w:r w:rsidRPr="001A0021">
          <w:rPr>
            <w:rStyle w:val="Hyperlink"/>
            <w:noProof/>
          </w:rPr>
          <w:t>Server Side</w:t>
        </w:r>
        <w:r>
          <w:rPr>
            <w:noProof/>
            <w:webHidden/>
          </w:rPr>
          <w:tab/>
        </w:r>
        <w:r>
          <w:rPr>
            <w:noProof/>
            <w:webHidden/>
          </w:rPr>
          <w:fldChar w:fldCharType="begin"/>
        </w:r>
        <w:r>
          <w:rPr>
            <w:noProof/>
            <w:webHidden/>
          </w:rPr>
          <w:instrText xml:space="preserve"> PAGEREF _Toc410914940 \h </w:instrText>
        </w:r>
      </w:ins>
      <w:r>
        <w:rPr>
          <w:noProof/>
          <w:webHidden/>
        </w:rPr>
      </w:r>
      <w:r>
        <w:rPr>
          <w:noProof/>
          <w:webHidden/>
        </w:rPr>
        <w:fldChar w:fldCharType="separate"/>
      </w:r>
      <w:ins w:id="169" w:author="Radina Ivanova" w:date="2015-02-05T15:52:00Z">
        <w:r>
          <w:rPr>
            <w:noProof/>
            <w:webHidden/>
          </w:rPr>
          <w:t>36</w:t>
        </w:r>
        <w:r>
          <w:rPr>
            <w:noProof/>
            <w:webHidden/>
          </w:rPr>
          <w:fldChar w:fldCharType="end"/>
        </w:r>
        <w:r w:rsidRPr="001A0021">
          <w:rPr>
            <w:rStyle w:val="Hyperlink"/>
            <w:noProof/>
          </w:rPr>
          <w:fldChar w:fldCharType="end"/>
        </w:r>
      </w:ins>
    </w:p>
    <w:p w:rsidR="0071563C" w:rsidRDefault="0071563C">
      <w:pPr>
        <w:pStyle w:val="TOC5"/>
        <w:tabs>
          <w:tab w:val="left" w:pos="1925"/>
          <w:tab w:val="right" w:leader="dot" w:pos="9350"/>
        </w:tabs>
        <w:rPr>
          <w:ins w:id="170" w:author="Radina Ivanova" w:date="2015-02-05T15:52:00Z"/>
          <w:rFonts w:asciiTheme="minorHAnsi" w:eastAsiaTheme="minorEastAsia" w:hAnsiTheme="minorHAnsi" w:cstheme="minorBidi"/>
          <w:noProof/>
          <w:szCs w:val="22"/>
        </w:rPr>
      </w:pPr>
      <w:ins w:id="171"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"_Toc410914941"</w:instrText>
        </w:r>
        <w:r w:rsidRPr="001A0021">
          <w:rPr>
            <w:rStyle w:val="Hyperlink"/>
            <w:noProof/>
          </w:rPr>
          <w:instrText xml:space="preserve"> </w:instrText>
        </w:r>
        <w:r w:rsidRPr="001A0021">
          <w:rPr>
            <w:rStyle w:val="Hyperlink"/>
            <w:noProof/>
          </w:rPr>
          <w:fldChar w:fldCharType="separate"/>
        </w:r>
        <w:r w:rsidRPr="001A0021">
          <w:rPr>
            <w:rStyle w:val="Hyperlink"/>
            <w:noProof/>
          </w:rPr>
          <w:t>5.2.1.3.1.</w:t>
        </w:r>
        <w:r>
          <w:rPr>
            <w:rFonts w:asciiTheme="minorHAnsi" w:eastAsiaTheme="minorEastAsia" w:hAnsiTheme="minorHAnsi" w:cstheme="minorBidi"/>
            <w:noProof/>
            <w:szCs w:val="22"/>
          </w:rPr>
          <w:tab/>
        </w:r>
        <w:r w:rsidRPr="001A0021">
          <w:rPr>
            <w:rStyle w:val="Hyperlink"/>
            <w:noProof/>
          </w:rPr>
          <w:t>RESTful Data Service</w:t>
        </w:r>
        <w:r>
          <w:rPr>
            <w:noProof/>
            <w:webHidden/>
          </w:rPr>
          <w:tab/>
        </w:r>
        <w:r>
          <w:rPr>
            <w:noProof/>
            <w:webHidden/>
          </w:rPr>
          <w:fldChar w:fldCharType="begin"/>
        </w:r>
        <w:r>
          <w:rPr>
            <w:noProof/>
            <w:webHidden/>
          </w:rPr>
          <w:instrText xml:space="preserve"> PAGEREF _Toc410914941 \h </w:instrText>
        </w:r>
      </w:ins>
      <w:r>
        <w:rPr>
          <w:noProof/>
          <w:webHidden/>
        </w:rPr>
      </w:r>
      <w:r>
        <w:rPr>
          <w:noProof/>
          <w:webHidden/>
        </w:rPr>
        <w:fldChar w:fldCharType="separate"/>
      </w:r>
      <w:ins w:id="172" w:author="Radina Ivanova" w:date="2015-02-05T15:52:00Z">
        <w:r>
          <w:rPr>
            <w:noProof/>
            <w:webHidden/>
          </w:rPr>
          <w:t>37</w:t>
        </w:r>
        <w:r>
          <w:rPr>
            <w:noProof/>
            <w:webHidden/>
          </w:rPr>
          <w:fldChar w:fldCharType="end"/>
        </w:r>
        <w:r w:rsidRPr="001A0021">
          <w:rPr>
            <w:rStyle w:val="Hyperlink"/>
            <w:noProof/>
          </w:rPr>
          <w:fldChar w:fldCharType="end"/>
        </w:r>
      </w:ins>
    </w:p>
    <w:p w:rsidR="0071563C" w:rsidRDefault="0071563C">
      <w:pPr>
        <w:pStyle w:val="TOC4"/>
        <w:tabs>
          <w:tab w:val="left" w:pos="1760"/>
          <w:tab w:val="right" w:leader="dot" w:pos="9350"/>
        </w:tabs>
        <w:rPr>
          <w:ins w:id="173" w:author="Radina Ivanova" w:date="2015-02-05T15:52:00Z"/>
          <w:rFonts w:asciiTheme="minorHAnsi" w:eastAsiaTheme="minorEastAsia" w:hAnsiTheme="minorHAnsi" w:cstheme="minorBidi"/>
          <w:noProof/>
          <w:szCs w:val="22"/>
        </w:rPr>
      </w:pPr>
      <w:ins w:id="174"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"_Toc410914942"</w:instrText>
        </w:r>
        <w:r w:rsidRPr="001A0021">
          <w:rPr>
            <w:rStyle w:val="Hyperlink"/>
            <w:noProof/>
          </w:rPr>
          <w:instrText xml:space="preserve"> </w:instrText>
        </w:r>
        <w:r w:rsidRPr="001A0021">
          <w:rPr>
            <w:rStyle w:val="Hyperlink"/>
            <w:noProof/>
          </w:rPr>
          <w:fldChar w:fldCharType="separate"/>
        </w:r>
        <w:r w:rsidRPr="001A0021">
          <w:rPr>
            <w:rStyle w:val="Hyperlink"/>
            <w:noProof/>
          </w:rPr>
          <w:t>5.2.1.4.</w:t>
        </w:r>
        <w:r>
          <w:rPr>
            <w:rFonts w:asciiTheme="minorHAnsi" w:eastAsiaTheme="minorEastAsia" w:hAnsiTheme="minorHAnsi" w:cstheme="minorBidi"/>
            <w:noProof/>
            <w:szCs w:val="22"/>
          </w:rPr>
          <w:tab/>
        </w:r>
        <w:r w:rsidRPr="001A0021">
          <w:rPr>
            <w:rStyle w:val="Hyperlink"/>
            <w:noProof/>
          </w:rPr>
          <w:t>Build Process</w:t>
        </w:r>
        <w:r>
          <w:rPr>
            <w:noProof/>
            <w:webHidden/>
          </w:rPr>
          <w:tab/>
        </w:r>
        <w:r>
          <w:rPr>
            <w:noProof/>
            <w:webHidden/>
          </w:rPr>
          <w:fldChar w:fldCharType="begin"/>
        </w:r>
        <w:r>
          <w:rPr>
            <w:noProof/>
            <w:webHidden/>
          </w:rPr>
          <w:instrText xml:space="preserve"> PAGEREF _Toc410914942 \h </w:instrText>
        </w:r>
      </w:ins>
      <w:r>
        <w:rPr>
          <w:noProof/>
          <w:webHidden/>
        </w:rPr>
      </w:r>
      <w:r>
        <w:rPr>
          <w:noProof/>
          <w:webHidden/>
        </w:rPr>
        <w:fldChar w:fldCharType="separate"/>
      </w:r>
      <w:ins w:id="175" w:author="Radina Ivanova" w:date="2015-02-05T15:52:00Z">
        <w:r>
          <w:rPr>
            <w:noProof/>
            <w:webHidden/>
          </w:rPr>
          <w:t>37</w:t>
        </w:r>
        <w:r>
          <w:rPr>
            <w:noProof/>
            <w:webHidden/>
          </w:rPr>
          <w:fldChar w:fldCharType="end"/>
        </w:r>
        <w:r w:rsidRPr="001A0021">
          <w:rPr>
            <w:rStyle w:val="Hyperlink"/>
            <w:noProof/>
          </w:rPr>
          <w:fldChar w:fldCharType="end"/>
        </w:r>
      </w:ins>
    </w:p>
    <w:p w:rsidR="0071563C" w:rsidRDefault="0071563C">
      <w:pPr>
        <w:pStyle w:val="TOC3"/>
        <w:rPr>
          <w:ins w:id="176" w:author="Radina Ivanova" w:date="2015-02-05T15:52:00Z"/>
          <w:rFonts w:asciiTheme="minorHAnsi" w:eastAsiaTheme="minorEastAsia" w:hAnsiTheme="minorHAnsi" w:cstheme="minorBidi"/>
          <w:b w:val="0"/>
          <w:noProof/>
          <w:sz w:val="22"/>
          <w:szCs w:val="22"/>
        </w:rPr>
      </w:pPr>
      <w:ins w:id="177"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"_Toc410914943"</w:instrText>
        </w:r>
        <w:r w:rsidRPr="001A0021">
          <w:rPr>
            <w:rStyle w:val="Hyperlink"/>
            <w:noProof/>
          </w:rPr>
          <w:instrText xml:space="preserve"> </w:instrText>
        </w:r>
        <w:r w:rsidRPr="001A0021">
          <w:rPr>
            <w:rStyle w:val="Hyperlink"/>
            <w:noProof/>
          </w:rPr>
          <w:fldChar w:fldCharType="separate"/>
        </w:r>
        <w:r w:rsidRPr="001A0021">
          <w:rPr>
            <w:rStyle w:val="Hyperlink"/>
            <w:noProof/>
          </w:rPr>
          <w:t>5.2.2.</w:t>
        </w:r>
        <w:r>
          <w:rPr>
            <w:rFonts w:asciiTheme="minorHAnsi" w:eastAsiaTheme="minorEastAsia" w:hAnsiTheme="minorHAnsi" w:cstheme="minorBidi"/>
            <w:b w:val="0"/>
            <w:noProof/>
            <w:sz w:val="22"/>
            <w:szCs w:val="22"/>
          </w:rPr>
          <w:tab/>
        </w:r>
        <w:r w:rsidRPr="001A0021">
          <w:rPr>
            <w:rStyle w:val="Hyperlink"/>
            <w:noProof/>
          </w:rPr>
          <w:t>Reach Database</w:t>
        </w:r>
        <w:r>
          <w:rPr>
            <w:noProof/>
            <w:webHidden/>
          </w:rPr>
          <w:tab/>
        </w:r>
        <w:r>
          <w:rPr>
            <w:noProof/>
            <w:webHidden/>
          </w:rPr>
          <w:fldChar w:fldCharType="begin"/>
        </w:r>
        <w:r>
          <w:rPr>
            <w:noProof/>
            <w:webHidden/>
          </w:rPr>
          <w:instrText xml:space="preserve"> PAGEREF _Toc410914943 \h </w:instrText>
        </w:r>
      </w:ins>
      <w:r>
        <w:rPr>
          <w:noProof/>
          <w:webHidden/>
        </w:rPr>
      </w:r>
      <w:r>
        <w:rPr>
          <w:noProof/>
          <w:webHidden/>
        </w:rPr>
        <w:fldChar w:fldCharType="separate"/>
      </w:r>
      <w:ins w:id="178" w:author="Radina Ivanova" w:date="2015-02-05T15:52:00Z">
        <w:r>
          <w:rPr>
            <w:noProof/>
            <w:webHidden/>
          </w:rPr>
          <w:t>38</w:t>
        </w:r>
        <w:r>
          <w:rPr>
            <w:noProof/>
            <w:webHidden/>
          </w:rPr>
          <w:fldChar w:fldCharType="end"/>
        </w:r>
        <w:r w:rsidRPr="001A0021">
          <w:rPr>
            <w:rStyle w:val="Hyperlink"/>
            <w:noProof/>
          </w:rPr>
          <w:fldChar w:fldCharType="end"/>
        </w:r>
      </w:ins>
    </w:p>
    <w:p w:rsidR="0071563C" w:rsidRDefault="0071563C">
      <w:pPr>
        <w:pStyle w:val="TOC3"/>
        <w:rPr>
          <w:ins w:id="179" w:author="Radina Ivanova" w:date="2015-02-05T15:52:00Z"/>
          <w:rFonts w:asciiTheme="minorHAnsi" w:eastAsiaTheme="minorEastAsia" w:hAnsiTheme="minorHAnsi" w:cstheme="minorBidi"/>
          <w:b w:val="0"/>
          <w:noProof/>
          <w:sz w:val="22"/>
          <w:szCs w:val="22"/>
        </w:rPr>
      </w:pPr>
      <w:ins w:id="180"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"_Toc410914944"</w:instrText>
        </w:r>
        <w:r w:rsidRPr="001A0021">
          <w:rPr>
            <w:rStyle w:val="Hyperlink"/>
            <w:noProof/>
          </w:rPr>
          <w:instrText xml:space="preserve"> </w:instrText>
        </w:r>
        <w:r w:rsidRPr="001A0021">
          <w:rPr>
            <w:rStyle w:val="Hyperlink"/>
            <w:noProof/>
          </w:rPr>
          <w:fldChar w:fldCharType="separate"/>
        </w:r>
        <w:r w:rsidRPr="001A0021">
          <w:rPr>
            <w:rStyle w:val="Hyperlink"/>
            <w:noProof/>
          </w:rPr>
          <w:t>5.2.3.</w:t>
        </w:r>
        <w:r>
          <w:rPr>
            <w:rFonts w:asciiTheme="minorHAnsi" w:eastAsiaTheme="minorEastAsia" w:hAnsiTheme="minorHAnsi" w:cstheme="minorBidi"/>
            <w:b w:val="0"/>
            <w:noProof/>
            <w:sz w:val="22"/>
            <w:szCs w:val="22"/>
          </w:rPr>
          <w:tab/>
        </w:r>
        <w:r w:rsidRPr="001A0021">
          <w:rPr>
            <w:rStyle w:val="Hyperlink"/>
            <w:noProof/>
          </w:rPr>
          <w:t>Analytics Platform</w:t>
        </w:r>
        <w:r>
          <w:rPr>
            <w:noProof/>
            <w:webHidden/>
          </w:rPr>
          <w:tab/>
        </w:r>
        <w:r>
          <w:rPr>
            <w:noProof/>
            <w:webHidden/>
          </w:rPr>
          <w:fldChar w:fldCharType="begin"/>
        </w:r>
        <w:r>
          <w:rPr>
            <w:noProof/>
            <w:webHidden/>
          </w:rPr>
          <w:instrText xml:space="preserve"> PAGEREF _Toc410914944 \h </w:instrText>
        </w:r>
      </w:ins>
      <w:r>
        <w:rPr>
          <w:noProof/>
          <w:webHidden/>
        </w:rPr>
      </w:r>
      <w:r>
        <w:rPr>
          <w:noProof/>
          <w:webHidden/>
        </w:rPr>
        <w:fldChar w:fldCharType="separate"/>
      </w:r>
      <w:ins w:id="181" w:author="Radina Ivanova" w:date="2015-02-05T15:52:00Z">
        <w:r>
          <w:rPr>
            <w:noProof/>
            <w:webHidden/>
          </w:rPr>
          <w:t>39</w:t>
        </w:r>
        <w:r>
          <w:rPr>
            <w:noProof/>
            <w:webHidden/>
          </w:rPr>
          <w:fldChar w:fldCharType="end"/>
        </w:r>
        <w:r w:rsidRPr="001A0021">
          <w:rPr>
            <w:rStyle w:val="Hyperlink"/>
            <w:noProof/>
          </w:rPr>
          <w:fldChar w:fldCharType="end"/>
        </w:r>
      </w:ins>
    </w:p>
    <w:p w:rsidR="0071563C" w:rsidRDefault="0071563C">
      <w:pPr>
        <w:pStyle w:val="TOC3"/>
        <w:rPr>
          <w:ins w:id="182" w:author="Radina Ivanova" w:date="2015-02-05T15:52:00Z"/>
          <w:rFonts w:asciiTheme="minorHAnsi" w:eastAsiaTheme="minorEastAsia" w:hAnsiTheme="minorHAnsi" w:cstheme="minorBidi"/>
          <w:b w:val="0"/>
          <w:noProof/>
          <w:sz w:val="22"/>
          <w:szCs w:val="22"/>
        </w:rPr>
      </w:pPr>
      <w:ins w:id="183"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"_Toc410914945"</w:instrText>
        </w:r>
        <w:r w:rsidRPr="001A0021">
          <w:rPr>
            <w:rStyle w:val="Hyperlink"/>
            <w:noProof/>
          </w:rPr>
          <w:instrText xml:space="preserve"> </w:instrText>
        </w:r>
        <w:r w:rsidRPr="001A0021">
          <w:rPr>
            <w:rStyle w:val="Hyperlink"/>
            <w:noProof/>
          </w:rPr>
          <w:fldChar w:fldCharType="separate"/>
        </w:r>
        <w:r w:rsidRPr="001A0021">
          <w:rPr>
            <w:rStyle w:val="Hyperlink"/>
            <w:noProof/>
          </w:rPr>
          <w:t>5.2.4.</w:t>
        </w:r>
        <w:r>
          <w:rPr>
            <w:rFonts w:asciiTheme="minorHAnsi" w:eastAsiaTheme="minorEastAsia" w:hAnsiTheme="minorHAnsi" w:cstheme="minorBidi"/>
            <w:b w:val="0"/>
            <w:noProof/>
            <w:sz w:val="22"/>
            <w:szCs w:val="22"/>
          </w:rPr>
          <w:tab/>
        </w:r>
        <w:r w:rsidRPr="001A0021">
          <w:rPr>
            <w:rStyle w:val="Hyperlink"/>
            <w:noProof/>
          </w:rPr>
          <w:t>Direct Messaging</w:t>
        </w:r>
        <w:r>
          <w:rPr>
            <w:noProof/>
            <w:webHidden/>
          </w:rPr>
          <w:tab/>
        </w:r>
        <w:r>
          <w:rPr>
            <w:noProof/>
            <w:webHidden/>
          </w:rPr>
          <w:fldChar w:fldCharType="begin"/>
        </w:r>
        <w:r>
          <w:rPr>
            <w:noProof/>
            <w:webHidden/>
          </w:rPr>
          <w:instrText xml:space="preserve"> PAGEREF _Toc410914945 \h </w:instrText>
        </w:r>
      </w:ins>
      <w:r>
        <w:rPr>
          <w:noProof/>
          <w:webHidden/>
        </w:rPr>
      </w:r>
      <w:r>
        <w:rPr>
          <w:noProof/>
          <w:webHidden/>
        </w:rPr>
        <w:fldChar w:fldCharType="separate"/>
      </w:r>
      <w:ins w:id="184" w:author="Radina Ivanova" w:date="2015-02-05T15:52:00Z">
        <w:r>
          <w:rPr>
            <w:noProof/>
            <w:webHidden/>
          </w:rPr>
          <w:t>39</w:t>
        </w:r>
        <w:r>
          <w:rPr>
            <w:noProof/>
            <w:webHidden/>
          </w:rPr>
          <w:fldChar w:fldCharType="end"/>
        </w:r>
        <w:r w:rsidRPr="001A0021">
          <w:rPr>
            <w:rStyle w:val="Hyperlink"/>
            <w:noProof/>
          </w:rPr>
          <w:fldChar w:fldCharType="end"/>
        </w:r>
      </w:ins>
    </w:p>
    <w:p w:rsidR="0071563C" w:rsidRDefault="0071563C">
      <w:pPr>
        <w:pStyle w:val="TOC2"/>
        <w:rPr>
          <w:ins w:id="185" w:author="Radina Ivanova" w:date="2015-02-05T15:52:00Z"/>
          <w:rFonts w:asciiTheme="minorHAnsi" w:eastAsiaTheme="minorEastAsia" w:hAnsiTheme="minorHAnsi" w:cstheme="minorBidi"/>
          <w:b w:val="0"/>
          <w:noProof/>
          <w:sz w:val="22"/>
          <w:szCs w:val="22"/>
        </w:rPr>
      </w:pPr>
      <w:ins w:id="186"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"_Toc410914946"</w:instrText>
        </w:r>
        <w:r w:rsidRPr="001A0021">
          <w:rPr>
            <w:rStyle w:val="Hyperlink"/>
            <w:noProof/>
          </w:rPr>
          <w:instrText xml:space="preserve"> </w:instrText>
        </w:r>
        <w:r w:rsidRPr="001A0021">
          <w:rPr>
            <w:rStyle w:val="Hyperlink"/>
            <w:noProof/>
          </w:rPr>
          <w:fldChar w:fldCharType="separate"/>
        </w:r>
        <w:r w:rsidRPr="001A0021">
          <w:rPr>
            <w:rStyle w:val="Hyperlink"/>
            <w:noProof/>
          </w:rPr>
          <w:t>5.3.</w:t>
        </w:r>
        <w:r>
          <w:rPr>
            <w:rFonts w:asciiTheme="minorHAnsi" w:eastAsiaTheme="minorEastAsia" w:hAnsiTheme="minorHAnsi" w:cstheme="minorBidi"/>
            <w:b w:val="0"/>
            <w:noProof/>
            <w:sz w:val="22"/>
            <w:szCs w:val="22"/>
          </w:rPr>
          <w:tab/>
        </w:r>
        <w:r w:rsidRPr="001A0021">
          <w:rPr>
            <w:rStyle w:val="Hyperlink"/>
            <w:noProof/>
          </w:rPr>
          <w:t>Specific Requirements</w:t>
        </w:r>
        <w:r>
          <w:rPr>
            <w:noProof/>
            <w:webHidden/>
          </w:rPr>
          <w:tab/>
        </w:r>
        <w:r>
          <w:rPr>
            <w:noProof/>
            <w:webHidden/>
          </w:rPr>
          <w:fldChar w:fldCharType="begin"/>
        </w:r>
        <w:r>
          <w:rPr>
            <w:noProof/>
            <w:webHidden/>
          </w:rPr>
          <w:instrText xml:space="preserve"> PAGEREF _Toc410914946 \h </w:instrText>
        </w:r>
      </w:ins>
      <w:r>
        <w:rPr>
          <w:noProof/>
          <w:webHidden/>
        </w:rPr>
      </w:r>
      <w:r>
        <w:rPr>
          <w:noProof/>
          <w:webHidden/>
        </w:rPr>
        <w:fldChar w:fldCharType="separate"/>
      </w:r>
      <w:ins w:id="187" w:author="Radina Ivanova" w:date="2015-02-05T15:52:00Z">
        <w:r>
          <w:rPr>
            <w:noProof/>
            <w:webHidden/>
          </w:rPr>
          <w:t>41</w:t>
        </w:r>
        <w:r>
          <w:rPr>
            <w:noProof/>
            <w:webHidden/>
          </w:rPr>
          <w:fldChar w:fldCharType="end"/>
        </w:r>
        <w:r w:rsidRPr="001A0021">
          <w:rPr>
            <w:rStyle w:val="Hyperlink"/>
            <w:noProof/>
          </w:rPr>
          <w:fldChar w:fldCharType="end"/>
        </w:r>
      </w:ins>
    </w:p>
    <w:p w:rsidR="0071563C" w:rsidRDefault="0071563C">
      <w:pPr>
        <w:pStyle w:val="TOC2"/>
        <w:rPr>
          <w:ins w:id="188" w:author="Radina Ivanova" w:date="2015-02-05T15:52:00Z"/>
          <w:rFonts w:asciiTheme="minorHAnsi" w:eastAsiaTheme="minorEastAsia" w:hAnsiTheme="minorHAnsi" w:cstheme="minorBidi"/>
          <w:b w:val="0"/>
          <w:noProof/>
          <w:sz w:val="22"/>
          <w:szCs w:val="22"/>
        </w:rPr>
      </w:pPr>
      <w:ins w:id="189"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"_Toc410914947"</w:instrText>
        </w:r>
        <w:r w:rsidRPr="001A0021">
          <w:rPr>
            <w:rStyle w:val="Hyperlink"/>
            <w:noProof/>
          </w:rPr>
          <w:instrText xml:space="preserve"> </w:instrText>
        </w:r>
        <w:r w:rsidRPr="001A0021">
          <w:rPr>
            <w:rStyle w:val="Hyperlink"/>
            <w:noProof/>
          </w:rPr>
          <w:fldChar w:fldCharType="separate"/>
        </w:r>
        <w:r w:rsidRPr="001A0021">
          <w:rPr>
            <w:rStyle w:val="Hyperlink"/>
            <w:noProof/>
          </w:rPr>
          <w:t>5.4.</w:t>
        </w:r>
        <w:r>
          <w:rPr>
            <w:rFonts w:asciiTheme="minorHAnsi" w:eastAsiaTheme="minorEastAsia" w:hAnsiTheme="minorHAnsi" w:cstheme="minorBidi"/>
            <w:b w:val="0"/>
            <w:noProof/>
            <w:sz w:val="22"/>
            <w:szCs w:val="22"/>
          </w:rPr>
          <w:tab/>
        </w:r>
        <w:r w:rsidRPr="001A0021">
          <w:rPr>
            <w:rStyle w:val="Hyperlink"/>
            <w:noProof/>
          </w:rPr>
          <w:t>Continuous Integration / Continuous Delivery</w:t>
        </w:r>
        <w:r>
          <w:rPr>
            <w:noProof/>
            <w:webHidden/>
          </w:rPr>
          <w:tab/>
        </w:r>
        <w:r>
          <w:rPr>
            <w:noProof/>
            <w:webHidden/>
          </w:rPr>
          <w:fldChar w:fldCharType="begin"/>
        </w:r>
        <w:r>
          <w:rPr>
            <w:noProof/>
            <w:webHidden/>
          </w:rPr>
          <w:instrText xml:space="preserve"> PAGEREF _Toc410914947 \h </w:instrText>
        </w:r>
      </w:ins>
      <w:r>
        <w:rPr>
          <w:noProof/>
          <w:webHidden/>
        </w:rPr>
      </w:r>
      <w:r>
        <w:rPr>
          <w:noProof/>
          <w:webHidden/>
        </w:rPr>
        <w:fldChar w:fldCharType="separate"/>
      </w:r>
      <w:ins w:id="190" w:author="Radina Ivanova" w:date="2015-02-05T15:52:00Z">
        <w:r>
          <w:rPr>
            <w:noProof/>
            <w:webHidden/>
          </w:rPr>
          <w:t>41</w:t>
        </w:r>
        <w:r>
          <w:rPr>
            <w:noProof/>
            <w:webHidden/>
          </w:rPr>
          <w:fldChar w:fldCharType="end"/>
        </w:r>
        <w:r w:rsidRPr="001A0021">
          <w:rPr>
            <w:rStyle w:val="Hyperlink"/>
            <w:noProof/>
          </w:rPr>
          <w:fldChar w:fldCharType="end"/>
        </w:r>
      </w:ins>
    </w:p>
    <w:p w:rsidR="0071563C" w:rsidRDefault="0071563C">
      <w:pPr>
        <w:pStyle w:val="TOC2"/>
        <w:rPr>
          <w:ins w:id="191" w:author="Radina Ivanova" w:date="2015-02-05T15:52:00Z"/>
          <w:rFonts w:asciiTheme="minorHAnsi" w:eastAsiaTheme="minorEastAsia" w:hAnsiTheme="minorHAnsi" w:cstheme="minorBidi"/>
          <w:b w:val="0"/>
          <w:noProof/>
          <w:sz w:val="22"/>
          <w:szCs w:val="22"/>
        </w:rPr>
      </w:pPr>
      <w:ins w:id="192"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"_Toc410914948"</w:instrText>
        </w:r>
        <w:r w:rsidRPr="001A0021">
          <w:rPr>
            <w:rStyle w:val="Hyperlink"/>
            <w:noProof/>
          </w:rPr>
          <w:instrText xml:space="preserve"> </w:instrText>
        </w:r>
        <w:r w:rsidRPr="001A0021">
          <w:rPr>
            <w:rStyle w:val="Hyperlink"/>
            <w:noProof/>
          </w:rPr>
          <w:fldChar w:fldCharType="separate"/>
        </w:r>
        <w:r w:rsidRPr="001A0021">
          <w:rPr>
            <w:rStyle w:val="Hyperlink"/>
            <w:noProof/>
          </w:rPr>
          <w:t>5.5.</w:t>
        </w:r>
        <w:r>
          <w:rPr>
            <w:rFonts w:asciiTheme="minorHAnsi" w:eastAsiaTheme="minorEastAsia" w:hAnsiTheme="minorHAnsi" w:cstheme="minorBidi"/>
            <w:b w:val="0"/>
            <w:noProof/>
            <w:sz w:val="22"/>
            <w:szCs w:val="22"/>
          </w:rPr>
          <w:tab/>
        </w:r>
        <w:r w:rsidRPr="001A0021">
          <w:rPr>
            <w:rStyle w:val="Hyperlink"/>
            <w:noProof/>
          </w:rPr>
          <w:t>Data Design</w:t>
        </w:r>
        <w:r>
          <w:rPr>
            <w:noProof/>
            <w:webHidden/>
          </w:rPr>
          <w:tab/>
        </w:r>
        <w:r>
          <w:rPr>
            <w:noProof/>
            <w:webHidden/>
          </w:rPr>
          <w:fldChar w:fldCharType="begin"/>
        </w:r>
        <w:r>
          <w:rPr>
            <w:noProof/>
            <w:webHidden/>
          </w:rPr>
          <w:instrText xml:space="preserve"> PAGEREF _Toc410914948 \h </w:instrText>
        </w:r>
      </w:ins>
      <w:r>
        <w:rPr>
          <w:noProof/>
          <w:webHidden/>
        </w:rPr>
      </w:r>
      <w:r>
        <w:rPr>
          <w:noProof/>
          <w:webHidden/>
        </w:rPr>
        <w:fldChar w:fldCharType="separate"/>
      </w:r>
      <w:ins w:id="193" w:author="Radina Ivanova" w:date="2015-02-05T15:52:00Z">
        <w:r>
          <w:rPr>
            <w:noProof/>
            <w:webHidden/>
          </w:rPr>
          <w:t>42</w:t>
        </w:r>
        <w:r>
          <w:rPr>
            <w:noProof/>
            <w:webHidden/>
          </w:rPr>
          <w:fldChar w:fldCharType="end"/>
        </w:r>
        <w:r w:rsidRPr="001A0021">
          <w:rPr>
            <w:rStyle w:val="Hyperlink"/>
            <w:noProof/>
          </w:rPr>
          <w:fldChar w:fldCharType="end"/>
        </w:r>
      </w:ins>
    </w:p>
    <w:p w:rsidR="0071563C" w:rsidRDefault="0071563C">
      <w:pPr>
        <w:pStyle w:val="TOC3"/>
        <w:rPr>
          <w:ins w:id="194" w:author="Radina Ivanova" w:date="2015-02-05T15:52:00Z"/>
          <w:rFonts w:asciiTheme="minorHAnsi" w:eastAsiaTheme="minorEastAsia" w:hAnsiTheme="minorHAnsi" w:cstheme="minorBidi"/>
          <w:b w:val="0"/>
          <w:noProof/>
          <w:sz w:val="22"/>
          <w:szCs w:val="22"/>
        </w:rPr>
      </w:pPr>
      <w:ins w:id="195"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"_Toc410914949"</w:instrText>
        </w:r>
        <w:r w:rsidRPr="001A0021">
          <w:rPr>
            <w:rStyle w:val="Hyperlink"/>
            <w:noProof/>
          </w:rPr>
          <w:instrText xml:space="preserve"> </w:instrText>
        </w:r>
        <w:r w:rsidRPr="001A0021">
          <w:rPr>
            <w:rStyle w:val="Hyperlink"/>
            <w:noProof/>
          </w:rPr>
          <w:fldChar w:fldCharType="separate"/>
        </w:r>
        <w:r w:rsidRPr="001A0021">
          <w:rPr>
            <w:rStyle w:val="Hyperlink"/>
            <w:noProof/>
          </w:rPr>
          <w:t>5.5.1.</w:t>
        </w:r>
        <w:r>
          <w:rPr>
            <w:rFonts w:asciiTheme="minorHAnsi" w:eastAsiaTheme="minorEastAsia" w:hAnsiTheme="minorHAnsi" w:cstheme="minorBidi"/>
            <w:b w:val="0"/>
            <w:noProof/>
            <w:sz w:val="22"/>
            <w:szCs w:val="22"/>
          </w:rPr>
          <w:tab/>
        </w:r>
        <w:r w:rsidRPr="001A0021">
          <w:rPr>
            <w:rStyle w:val="Hyperlink"/>
            <w:noProof/>
          </w:rPr>
          <w:t>Physical Data Model</w:t>
        </w:r>
        <w:r>
          <w:rPr>
            <w:noProof/>
            <w:webHidden/>
          </w:rPr>
          <w:tab/>
        </w:r>
        <w:r>
          <w:rPr>
            <w:noProof/>
            <w:webHidden/>
          </w:rPr>
          <w:fldChar w:fldCharType="begin"/>
        </w:r>
        <w:r>
          <w:rPr>
            <w:noProof/>
            <w:webHidden/>
          </w:rPr>
          <w:instrText xml:space="preserve"> PAGEREF _Toc410914949 \h </w:instrText>
        </w:r>
      </w:ins>
      <w:r>
        <w:rPr>
          <w:noProof/>
          <w:webHidden/>
        </w:rPr>
      </w:r>
      <w:r>
        <w:rPr>
          <w:noProof/>
          <w:webHidden/>
        </w:rPr>
        <w:fldChar w:fldCharType="separate"/>
      </w:r>
      <w:ins w:id="196" w:author="Radina Ivanova" w:date="2015-02-05T15:52:00Z">
        <w:r>
          <w:rPr>
            <w:noProof/>
            <w:webHidden/>
          </w:rPr>
          <w:t>43</w:t>
        </w:r>
        <w:r>
          <w:rPr>
            <w:noProof/>
            <w:webHidden/>
          </w:rPr>
          <w:fldChar w:fldCharType="end"/>
        </w:r>
        <w:r w:rsidRPr="001A0021">
          <w:rPr>
            <w:rStyle w:val="Hyperlink"/>
            <w:noProof/>
          </w:rPr>
          <w:fldChar w:fldCharType="end"/>
        </w:r>
      </w:ins>
    </w:p>
    <w:p w:rsidR="0071563C" w:rsidRDefault="0071563C">
      <w:pPr>
        <w:pStyle w:val="TOC3"/>
        <w:rPr>
          <w:ins w:id="197" w:author="Radina Ivanova" w:date="2015-02-05T15:52:00Z"/>
          <w:rFonts w:asciiTheme="minorHAnsi" w:eastAsiaTheme="minorEastAsia" w:hAnsiTheme="minorHAnsi" w:cstheme="minorBidi"/>
          <w:b w:val="0"/>
          <w:noProof/>
          <w:sz w:val="22"/>
          <w:szCs w:val="22"/>
        </w:rPr>
      </w:pPr>
      <w:ins w:id="198"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"_Toc410914950"</w:instrText>
        </w:r>
        <w:r w:rsidRPr="001A0021">
          <w:rPr>
            <w:rStyle w:val="Hyperlink"/>
            <w:noProof/>
          </w:rPr>
          <w:instrText xml:space="preserve"> </w:instrText>
        </w:r>
        <w:r w:rsidRPr="001A0021">
          <w:rPr>
            <w:rStyle w:val="Hyperlink"/>
            <w:noProof/>
          </w:rPr>
          <w:fldChar w:fldCharType="separate"/>
        </w:r>
        <w:r w:rsidRPr="001A0021">
          <w:rPr>
            <w:rStyle w:val="Hyperlink"/>
            <w:noProof/>
          </w:rPr>
          <w:t>5.5.2.</w:t>
        </w:r>
        <w:r>
          <w:rPr>
            <w:rFonts w:asciiTheme="minorHAnsi" w:eastAsiaTheme="minorEastAsia" w:hAnsiTheme="minorHAnsi" w:cstheme="minorBidi"/>
            <w:b w:val="0"/>
            <w:noProof/>
            <w:sz w:val="22"/>
            <w:szCs w:val="22"/>
          </w:rPr>
          <w:tab/>
        </w:r>
        <w:r w:rsidRPr="001A0021">
          <w:rPr>
            <w:rStyle w:val="Hyperlink"/>
            <w:noProof/>
          </w:rPr>
          <w:t>Data Dictionary</w:t>
        </w:r>
        <w:r>
          <w:rPr>
            <w:noProof/>
            <w:webHidden/>
          </w:rPr>
          <w:tab/>
        </w:r>
        <w:r>
          <w:rPr>
            <w:noProof/>
            <w:webHidden/>
          </w:rPr>
          <w:fldChar w:fldCharType="begin"/>
        </w:r>
        <w:r>
          <w:rPr>
            <w:noProof/>
            <w:webHidden/>
          </w:rPr>
          <w:instrText xml:space="preserve"> PAGEREF _Toc410914950 \h </w:instrText>
        </w:r>
      </w:ins>
      <w:r>
        <w:rPr>
          <w:noProof/>
          <w:webHidden/>
        </w:rPr>
      </w:r>
      <w:r>
        <w:rPr>
          <w:noProof/>
          <w:webHidden/>
        </w:rPr>
        <w:fldChar w:fldCharType="separate"/>
      </w:r>
      <w:ins w:id="199" w:author="Radina Ivanova" w:date="2015-02-05T15:52:00Z">
        <w:r>
          <w:rPr>
            <w:noProof/>
            <w:webHidden/>
          </w:rPr>
          <w:t>44</w:t>
        </w:r>
        <w:r>
          <w:rPr>
            <w:noProof/>
            <w:webHidden/>
          </w:rPr>
          <w:fldChar w:fldCharType="end"/>
        </w:r>
        <w:r w:rsidRPr="001A0021">
          <w:rPr>
            <w:rStyle w:val="Hyperlink"/>
            <w:noProof/>
          </w:rPr>
          <w:fldChar w:fldCharType="end"/>
        </w:r>
      </w:ins>
    </w:p>
    <w:p w:rsidR="0071563C" w:rsidRDefault="0071563C">
      <w:pPr>
        <w:pStyle w:val="TOC3"/>
        <w:rPr>
          <w:ins w:id="200" w:author="Radina Ivanova" w:date="2015-02-05T15:52:00Z"/>
          <w:rFonts w:asciiTheme="minorHAnsi" w:eastAsiaTheme="minorEastAsia" w:hAnsiTheme="minorHAnsi" w:cstheme="minorBidi"/>
          <w:b w:val="0"/>
          <w:noProof/>
          <w:sz w:val="22"/>
          <w:szCs w:val="22"/>
        </w:rPr>
      </w:pPr>
      <w:ins w:id="201"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"_Toc410914951"</w:instrText>
        </w:r>
        <w:r w:rsidRPr="001A0021">
          <w:rPr>
            <w:rStyle w:val="Hyperlink"/>
            <w:noProof/>
          </w:rPr>
          <w:instrText xml:space="preserve"> </w:instrText>
        </w:r>
        <w:r w:rsidRPr="001A0021">
          <w:rPr>
            <w:rStyle w:val="Hyperlink"/>
            <w:noProof/>
          </w:rPr>
          <w:fldChar w:fldCharType="separate"/>
        </w:r>
        <w:r w:rsidRPr="001A0021">
          <w:rPr>
            <w:rStyle w:val="Hyperlink"/>
            <w:noProof/>
          </w:rPr>
          <w:t>5.5.3.</w:t>
        </w:r>
        <w:r>
          <w:rPr>
            <w:rFonts w:asciiTheme="minorHAnsi" w:eastAsiaTheme="minorEastAsia" w:hAnsiTheme="minorHAnsi" w:cstheme="minorBidi"/>
            <w:b w:val="0"/>
            <w:noProof/>
            <w:sz w:val="22"/>
            <w:szCs w:val="22"/>
          </w:rPr>
          <w:tab/>
        </w:r>
        <w:r w:rsidRPr="001A0021">
          <w:rPr>
            <w:rStyle w:val="Hyperlink"/>
            <w:noProof/>
          </w:rPr>
          <w:t>Veteran De-Duping Process</w:t>
        </w:r>
        <w:r>
          <w:rPr>
            <w:noProof/>
            <w:webHidden/>
          </w:rPr>
          <w:tab/>
        </w:r>
        <w:r>
          <w:rPr>
            <w:noProof/>
            <w:webHidden/>
          </w:rPr>
          <w:fldChar w:fldCharType="begin"/>
        </w:r>
        <w:r>
          <w:rPr>
            <w:noProof/>
            <w:webHidden/>
          </w:rPr>
          <w:instrText xml:space="preserve"> PAGEREF _Toc410914951 \h </w:instrText>
        </w:r>
      </w:ins>
      <w:r>
        <w:rPr>
          <w:noProof/>
          <w:webHidden/>
        </w:rPr>
      </w:r>
      <w:r>
        <w:rPr>
          <w:noProof/>
          <w:webHidden/>
        </w:rPr>
        <w:fldChar w:fldCharType="separate"/>
      </w:r>
      <w:ins w:id="202" w:author="Radina Ivanova" w:date="2015-02-05T15:52:00Z">
        <w:r>
          <w:rPr>
            <w:noProof/>
            <w:webHidden/>
          </w:rPr>
          <w:t>44</w:t>
        </w:r>
        <w:r>
          <w:rPr>
            <w:noProof/>
            <w:webHidden/>
          </w:rPr>
          <w:fldChar w:fldCharType="end"/>
        </w:r>
        <w:r w:rsidRPr="001A0021">
          <w:rPr>
            <w:rStyle w:val="Hyperlink"/>
            <w:noProof/>
          </w:rPr>
          <w:fldChar w:fldCharType="end"/>
        </w:r>
      </w:ins>
    </w:p>
    <w:p w:rsidR="0071563C" w:rsidRDefault="0071563C">
      <w:pPr>
        <w:pStyle w:val="TOC3"/>
        <w:rPr>
          <w:ins w:id="203" w:author="Radina Ivanova" w:date="2015-02-05T15:52:00Z"/>
          <w:rFonts w:asciiTheme="minorHAnsi" w:eastAsiaTheme="minorEastAsia" w:hAnsiTheme="minorHAnsi" w:cstheme="minorBidi"/>
          <w:b w:val="0"/>
          <w:noProof/>
          <w:sz w:val="22"/>
          <w:szCs w:val="22"/>
        </w:rPr>
      </w:pPr>
      <w:ins w:id="204"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"_Toc410914952"</w:instrText>
        </w:r>
        <w:r w:rsidRPr="001A0021">
          <w:rPr>
            <w:rStyle w:val="Hyperlink"/>
            <w:noProof/>
          </w:rPr>
          <w:instrText xml:space="preserve"> </w:instrText>
        </w:r>
        <w:r w:rsidRPr="001A0021">
          <w:rPr>
            <w:rStyle w:val="Hyperlink"/>
            <w:noProof/>
          </w:rPr>
          <w:fldChar w:fldCharType="separate"/>
        </w:r>
        <w:r w:rsidRPr="001A0021">
          <w:rPr>
            <w:rStyle w:val="Hyperlink"/>
            <w:noProof/>
          </w:rPr>
          <w:t>5.5.4.</w:t>
        </w:r>
        <w:r>
          <w:rPr>
            <w:rFonts w:asciiTheme="minorHAnsi" w:eastAsiaTheme="minorEastAsia" w:hAnsiTheme="minorHAnsi" w:cstheme="minorBidi"/>
            <w:b w:val="0"/>
            <w:noProof/>
            <w:sz w:val="22"/>
            <w:szCs w:val="22"/>
          </w:rPr>
          <w:tab/>
        </w:r>
        <w:r w:rsidRPr="001A0021">
          <w:rPr>
            <w:rStyle w:val="Hyperlink"/>
            <w:noProof/>
          </w:rPr>
          <w:t>Non-DBMS Files</w:t>
        </w:r>
        <w:r>
          <w:rPr>
            <w:noProof/>
            <w:webHidden/>
          </w:rPr>
          <w:tab/>
        </w:r>
        <w:r>
          <w:rPr>
            <w:noProof/>
            <w:webHidden/>
          </w:rPr>
          <w:fldChar w:fldCharType="begin"/>
        </w:r>
        <w:r>
          <w:rPr>
            <w:noProof/>
            <w:webHidden/>
          </w:rPr>
          <w:instrText xml:space="preserve"> PAGEREF _Toc410914952 \h </w:instrText>
        </w:r>
      </w:ins>
      <w:r>
        <w:rPr>
          <w:noProof/>
          <w:webHidden/>
        </w:rPr>
      </w:r>
      <w:r>
        <w:rPr>
          <w:noProof/>
          <w:webHidden/>
        </w:rPr>
        <w:fldChar w:fldCharType="separate"/>
      </w:r>
      <w:ins w:id="205" w:author="Radina Ivanova" w:date="2015-02-05T15:52:00Z">
        <w:r>
          <w:rPr>
            <w:noProof/>
            <w:webHidden/>
          </w:rPr>
          <w:t>45</w:t>
        </w:r>
        <w:r>
          <w:rPr>
            <w:noProof/>
            <w:webHidden/>
          </w:rPr>
          <w:fldChar w:fldCharType="end"/>
        </w:r>
        <w:r w:rsidRPr="001A0021">
          <w:rPr>
            <w:rStyle w:val="Hyperlink"/>
            <w:noProof/>
          </w:rPr>
          <w:fldChar w:fldCharType="end"/>
        </w:r>
      </w:ins>
    </w:p>
    <w:p w:rsidR="0071563C" w:rsidRDefault="0071563C">
      <w:pPr>
        <w:pStyle w:val="TOC3"/>
        <w:rPr>
          <w:ins w:id="206" w:author="Radina Ivanova" w:date="2015-02-05T15:52:00Z"/>
          <w:rFonts w:asciiTheme="minorHAnsi" w:eastAsiaTheme="minorEastAsia" w:hAnsiTheme="minorHAnsi" w:cstheme="minorBidi"/>
          <w:b w:val="0"/>
          <w:noProof/>
          <w:sz w:val="22"/>
          <w:szCs w:val="22"/>
        </w:rPr>
      </w:pPr>
      <w:ins w:id="207"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"_Toc410914953"</w:instrText>
        </w:r>
        <w:r w:rsidRPr="001A0021">
          <w:rPr>
            <w:rStyle w:val="Hyperlink"/>
            <w:noProof/>
          </w:rPr>
          <w:instrText xml:space="preserve"> </w:instrText>
        </w:r>
        <w:r w:rsidRPr="001A0021">
          <w:rPr>
            <w:rStyle w:val="Hyperlink"/>
            <w:noProof/>
          </w:rPr>
          <w:fldChar w:fldCharType="separate"/>
        </w:r>
        <w:r w:rsidRPr="001A0021">
          <w:rPr>
            <w:rStyle w:val="Hyperlink"/>
            <w:noProof/>
          </w:rPr>
          <w:t>5.5.5.</w:t>
        </w:r>
        <w:r>
          <w:rPr>
            <w:rFonts w:asciiTheme="minorHAnsi" w:eastAsiaTheme="minorEastAsia" w:hAnsiTheme="minorHAnsi" w:cstheme="minorBidi"/>
            <w:b w:val="0"/>
            <w:noProof/>
            <w:sz w:val="22"/>
            <w:szCs w:val="22"/>
          </w:rPr>
          <w:tab/>
        </w:r>
        <w:r w:rsidRPr="001A0021">
          <w:rPr>
            <w:rStyle w:val="Hyperlink"/>
            <w:noProof/>
          </w:rPr>
          <w:t>Data View</w:t>
        </w:r>
        <w:r>
          <w:rPr>
            <w:noProof/>
            <w:webHidden/>
          </w:rPr>
          <w:tab/>
        </w:r>
        <w:r>
          <w:rPr>
            <w:noProof/>
            <w:webHidden/>
          </w:rPr>
          <w:fldChar w:fldCharType="begin"/>
        </w:r>
        <w:r>
          <w:rPr>
            <w:noProof/>
            <w:webHidden/>
          </w:rPr>
          <w:instrText xml:space="preserve"> PAGEREF _Toc410914953 \h </w:instrText>
        </w:r>
      </w:ins>
      <w:r>
        <w:rPr>
          <w:noProof/>
          <w:webHidden/>
        </w:rPr>
      </w:r>
      <w:r>
        <w:rPr>
          <w:noProof/>
          <w:webHidden/>
        </w:rPr>
        <w:fldChar w:fldCharType="separate"/>
      </w:r>
      <w:ins w:id="208" w:author="Radina Ivanova" w:date="2015-02-05T15:52:00Z">
        <w:r>
          <w:rPr>
            <w:noProof/>
            <w:webHidden/>
          </w:rPr>
          <w:t>45</w:t>
        </w:r>
        <w:r>
          <w:rPr>
            <w:noProof/>
            <w:webHidden/>
          </w:rPr>
          <w:fldChar w:fldCharType="end"/>
        </w:r>
        <w:r w:rsidRPr="001A0021">
          <w:rPr>
            <w:rStyle w:val="Hyperlink"/>
            <w:noProof/>
          </w:rPr>
          <w:fldChar w:fldCharType="end"/>
        </w:r>
      </w:ins>
    </w:p>
    <w:p w:rsidR="0071563C" w:rsidRDefault="0071563C">
      <w:pPr>
        <w:pStyle w:val="TOC2"/>
        <w:rPr>
          <w:ins w:id="209" w:author="Radina Ivanova" w:date="2015-02-05T15:52:00Z"/>
          <w:rFonts w:asciiTheme="minorHAnsi" w:eastAsiaTheme="minorEastAsia" w:hAnsiTheme="minorHAnsi" w:cstheme="minorBidi"/>
          <w:b w:val="0"/>
          <w:noProof/>
          <w:sz w:val="22"/>
          <w:szCs w:val="22"/>
        </w:rPr>
      </w:pPr>
      <w:ins w:id="210"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"_Toc410914954"</w:instrText>
        </w:r>
        <w:r w:rsidRPr="001A0021">
          <w:rPr>
            <w:rStyle w:val="Hyperlink"/>
            <w:noProof/>
          </w:rPr>
          <w:instrText xml:space="preserve"> </w:instrText>
        </w:r>
        <w:r w:rsidRPr="001A0021">
          <w:rPr>
            <w:rStyle w:val="Hyperlink"/>
            <w:noProof/>
          </w:rPr>
          <w:fldChar w:fldCharType="separate"/>
        </w:r>
        <w:r w:rsidRPr="001A0021">
          <w:rPr>
            <w:rStyle w:val="Hyperlink"/>
            <w:noProof/>
          </w:rPr>
          <w:t>5.6.</w:t>
        </w:r>
        <w:r>
          <w:rPr>
            <w:rFonts w:asciiTheme="minorHAnsi" w:eastAsiaTheme="minorEastAsia" w:hAnsiTheme="minorHAnsi" w:cstheme="minorBidi"/>
            <w:b w:val="0"/>
            <w:noProof/>
            <w:sz w:val="22"/>
            <w:szCs w:val="22"/>
          </w:rPr>
          <w:tab/>
        </w:r>
        <w:r w:rsidRPr="001A0021">
          <w:rPr>
            <w:rStyle w:val="Hyperlink"/>
            <w:noProof/>
          </w:rPr>
          <w:t>Service Oriented Architecture / ESS Detailed Design</w:t>
        </w:r>
        <w:r>
          <w:rPr>
            <w:noProof/>
            <w:webHidden/>
          </w:rPr>
          <w:tab/>
        </w:r>
        <w:r>
          <w:rPr>
            <w:noProof/>
            <w:webHidden/>
          </w:rPr>
          <w:fldChar w:fldCharType="begin"/>
        </w:r>
        <w:r>
          <w:rPr>
            <w:noProof/>
            <w:webHidden/>
          </w:rPr>
          <w:instrText xml:space="preserve"> PAGEREF _Toc410914954 \h </w:instrText>
        </w:r>
      </w:ins>
      <w:r>
        <w:rPr>
          <w:noProof/>
          <w:webHidden/>
        </w:rPr>
      </w:r>
      <w:r>
        <w:rPr>
          <w:noProof/>
          <w:webHidden/>
        </w:rPr>
        <w:fldChar w:fldCharType="separate"/>
      </w:r>
      <w:ins w:id="211" w:author="Radina Ivanova" w:date="2015-02-05T15:52:00Z">
        <w:r>
          <w:rPr>
            <w:noProof/>
            <w:webHidden/>
          </w:rPr>
          <w:t>45</w:t>
        </w:r>
        <w:r>
          <w:rPr>
            <w:noProof/>
            <w:webHidden/>
          </w:rPr>
          <w:fldChar w:fldCharType="end"/>
        </w:r>
        <w:r w:rsidRPr="001A0021">
          <w:rPr>
            <w:rStyle w:val="Hyperlink"/>
            <w:noProof/>
          </w:rPr>
          <w:fldChar w:fldCharType="end"/>
        </w:r>
      </w:ins>
    </w:p>
    <w:p w:rsidR="0071563C" w:rsidRDefault="0071563C">
      <w:pPr>
        <w:pStyle w:val="TOC2"/>
        <w:rPr>
          <w:ins w:id="212" w:author="Radina Ivanova" w:date="2015-02-05T15:52:00Z"/>
          <w:rFonts w:asciiTheme="minorHAnsi" w:eastAsiaTheme="minorEastAsia" w:hAnsiTheme="minorHAnsi" w:cstheme="minorBidi"/>
          <w:b w:val="0"/>
          <w:noProof/>
          <w:sz w:val="22"/>
          <w:szCs w:val="22"/>
        </w:rPr>
      </w:pPr>
      <w:ins w:id="213"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"_Toc410914955"</w:instrText>
        </w:r>
        <w:r w:rsidRPr="001A0021">
          <w:rPr>
            <w:rStyle w:val="Hyperlink"/>
            <w:noProof/>
          </w:rPr>
          <w:instrText xml:space="preserve"> </w:instrText>
        </w:r>
        <w:r w:rsidRPr="001A0021">
          <w:rPr>
            <w:rStyle w:val="Hyperlink"/>
            <w:noProof/>
          </w:rPr>
          <w:fldChar w:fldCharType="separate"/>
        </w:r>
        <w:r w:rsidRPr="001A0021">
          <w:rPr>
            <w:rStyle w:val="Hyperlink"/>
            <w:noProof/>
          </w:rPr>
          <w:t>5.7.</w:t>
        </w:r>
        <w:r>
          <w:rPr>
            <w:rFonts w:asciiTheme="minorHAnsi" w:eastAsiaTheme="minorEastAsia" w:hAnsiTheme="minorHAnsi" w:cstheme="minorBidi"/>
            <w:b w:val="0"/>
            <w:noProof/>
            <w:sz w:val="22"/>
            <w:szCs w:val="22"/>
          </w:rPr>
          <w:tab/>
        </w:r>
        <w:r w:rsidRPr="001A0021">
          <w:rPr>
            <w:rStyle w:val="Hyperlink"/>
            <w:noProof/>
          </w:rPr>
          <w:t>Data Analytics Platform</w:t>
        </w:r>
        <w:r>
          <w:rPr>
            <w:noProof/>
            <w:webHidden/>
          </w:rPr>
          <w:tab/>
        </w:r>
        <w:r>
          <w:rPr>
            <w:noProof/>
            <w:webHidden/>
          </w:rPr>
          <w:fldChar w:fldCharType="begin"/>
        </w:r>
        <w:r>
          <w:rPr>
            <w:noProof/>
            <w:webHidden/>
          </w:rPr>
          <w:instrText xml:space="preserve"> PAGEREF _Toc410914955 \h </w:instrText>
        </w:r>
      </w:ins>
      <w:r>
        <w:rPr>
          <w:noProof/>
          <w:webHidden/>
        </w:rPr>
      </w:r>
      <w:r>
        <w:rPr>
          <w:noProof/>
          <w:webHidden/>
        </w:rPr>
        <w:fldChar w:fldCharType="separate"/>
      </w:r>
      <w:ins w:id="214" w:author="Radina Ivanova" w:date="2015-02-05T15:52:00Z">
        <w:r>
          <w:rPr>
            <w:noProof/>
            <w:webHidden/>
          </w:rPr>
          <w:t>46</w:t>
        </w:r>
        <w:r>
          <w:rPr>
            <w:noProof/>
            <w:webHidden/>
          </w:rPr>
          <w:fldChar w:fldCharType="end"/>
        </w:r>
        <w:r w:rsidRPr="001A0021">
          <w:rPr>
            <w:rStyle w:val="Hyperlink"/>
            <w:noProof/>
          </w:rPr>
          <w:fldChar w:fldCharType="end"/>
        </w:r>
      </w:ins>
    </w:p>
    <w:p w:rsidR="0071563C" w:rsidRDefault="0071563C">
      <w:pPr>
        <w:pStyle w:val="TOC2"/>
        <w:rPr>
          <w:ins w:id="215" w:author="Radina Ivanova" w:date="2015-02-05T15:52:00Z"/>
          <w:rFonts w:asciiTheme="minorHAnsi" w:eastAsiaTheme="minorEastAsia" w:hAnsiTheme="minorHAnsi" w:cstheme="minorBidi"/>
          <w:b w:val="0"/>
          <w:noProof/>
          <w:sz w:val="22"/>
          <w:szCs w:val="22"/>
        </w:rPr>
      </w:pPr>
      <w:ins w:id="216"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"_Toc410914956"</w:instrText>
        </w:r>
        <w:r w:rsidRPr="001A0021">
          <w:rPr>
            <w:rStyle w:val="Hyperlink"/>
            <w:noProof/>
          </w:rPr>
          <w:instrText xml:space="preserve"> </w:instrText>
        </w:r>
        <w:r w:rsidRPr="001A0021">
          <w:rPr>
            <w:rStyle w:val="Hyperlink"/>
            <w:noProof/>
          </w:rPr>
          <w:fldChar w:fldCharType="separate"/>
        </w:r>
        <w:r w:rsidRPr="001A0021">
          <w:rPr>
            <w:rStyle w:val="Hyperlink"/>
            <w:noProof/>
          </w:rPr>
          <w:t>5.8.</w:t>
        </w:r>
        <w:r>
          <w:rPr>
            <w:rFonts w:asciiTheme="minorHAnsi" w:eastAsiaTheme="minorEastAsia" w:hAnsiTheme="minorHAnsi" w:cstheme="minorBidi"/>
            <w:b w:val="0"/>
            <w:noProof/>
            <w:sz w:val="22"/>
            <w:szCs w:val="22"/>
          </w:rPr>
          <w:tab/>
        </w:r>
        <w:r w:rsidRPr="001A0021">
          <w:rPr>
            <w:rStyle w:val="Hyperlink"/>
            <w:noProof/>
          </w:rPr>
          <w:t>Risk Model</w:t>
        </w:r>
        <w:r>
          <w:rPr>
            <w:noProof/>
            <w:webHidden/>
          </w:rPr>
          <w:tab/>
        </w:r>
        <w:r>
          <w:rPr>
            <w:noProof/>
            <w:webHidden/>
          </w:rPr>
          <w:fldChar w:fldCharType="begin"/>
        </w:r>
        <w:r>
          <w:rPr>
            <w:noProof/>
            <w:webHidden/>
          </w:rPr>
          <w:instrText xml:space="preserve"> PAGEREF _Toc410914956 \h </w:instrText>
        </w:r>
      </w:ins>
      <w:r>
        <w:rPr>
          <w:noProof/>
          <w:webHidden/>
        </w:rPr>
      </w:r>
      <w:r>
        <w:rPr>
          <w:noProof/>
          <w:webHidden/>
        </w:rPr>
        <w:fldChar w:fldCharType="separate"/>
      </w:r>
      <w:ins w:id="217" w:author="Radina Ivanova" w:date="2015-02-05T15:52:00Z">
        <w:r>
          <w:rPr>
            <w:noProof/>
            <w:webHidden/>
          </w:rPr>
          <w:t>47</w:t>
        </w:r>
        <w:r>
          <w:rPr>
            <w:noProof/>
            <w:webHidden/>
          </w:rPr>
          <w:fldChar w:fldCharType="end"/>
        </w:r>
        <w:r w:rsidRPr="001A0021">
          <w:rPr>
            <w:rStyle w:val="Hyperlink"/>
            <w:noProof/>
          </w:rPr>
          <w:fldChar w:fldCharType="end"/>
        </w:r>
      </w:ins>
    </w:p>
    <w:p w:rsidR="0071563C" w:rsidRDefault="0071563C">
      <w:pPr>
        <w:pStyle w:val="TOC2"/>
        <w:rPr>
          <w:ins w:id="218" w:author="Radina Ivanova" w:date="2015-02-05T15:52:00Z"/>
          <w:rFonts w:asciiTheme="minorHAnsi" w:eastAsiaTheme="minorEastAsia" w:hAnsiTheme="minorHAnsi" w:cstheme="minorBidi"/>
          <w:b w:val="0"/>
          <w:noProof/>
          <w:sz w:val="22"/>
          <w:szCs w:val="22"/>
        </w:rPr>
      </w:pPr>
      <w:ins w:id="219"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"_Toc410914957"</w:instrText>
        </w:r>
        <w:r w:rsidRPr="001A0021">
          <w:rPr>
            <w:rStyle w:val="Hyperlink"/>
            <w:noProof/>
          </w:rPr>
          <w:instrText xml:space="preserve"> </w:instrText>
        </w:r>
        <w:r w:rsidRPr="001A0021">
          <w:rPr>
            <w:rStyle w:val="Hyperlink"/>
            <w:noProof/>
          </w:rPr>
          <w:fldChar w:fldCharType="separate"/>
        </w:r>
        <w:r w:rsidRPr="001A0021">
          <w:rPr>
            <w:rStyle w:val="Hyperlink"/>
            <w:noProof/>
          </w:rPr>
          <w:t>5.9.</w:t>
        </w:r>
        <w:r>
          <w:rPr>
            <w:rFonts w:asciiTheme="minorHAnsi" w:eastAsiaTheme="minorEastAsia" w:hAnsiTheme="minorHAnsi" w:cstheme="minorBidi"/>
            <w:b w:val="0"/>
            <w:noProof/>
            <w:sz w:val="22"/>
            <w:szCs w:val="22"/>
          </w:rPr>
          <w:tab/>
        </w:r>
        <w:r w:rsidRPr="001A0021">
          <w:rPr>
            <w:rStyle w:val="Hyperlink"/>
            <w:noProof/>
          </w:rPr>
          <w:t>External System Interface Design</w:t>
        </w:r>
        <w:r>
          <w:rPr>
            <w:noProof/>
            <w:webHidden/>
          </w:rPr>
          <w:tab/>
        </w:r>
        <w:r>
          <w:rPr>
            <w:noProof/>
            <w:webHidden/>
          </w:rPr>
          <w:fldChar w:fldCharType="begin"/>
        </w:r>
        <w:r>
          <w:rPr>
            <w:noProof/>
            <w:webHidden/>
          </w:rPr>
          <w:instrText xml:space="preserve"> PAGEREF _Toc410914957 \h </w:instrText>
        </w:r>
      </w:ins>
      <w:r>
        <w:rPr>
          <w:noProof/>
          <w:webHidden/>
        </w:rPr>
      </w:r>
      <w:r>
        <w:rPr>
          <w:noProof/>
          <w:webHidden/>
        </w:rPr>
        <w:fldChar w:fldCharType="separate"/>
      </w:r>
      <w:ins w:id="220" w:author="Radina Ivanova" w:date="2015-02-05T15:52:00Z">
        <w:r>
          <w:rPr>
            <w:noProof/>
            <w:webHidden/>
          </w:rPr>
          <w:t>50</w:t>
        </w:r>
        <w:r>
          <w:rPr>
            <w:noProof/>
            <w:webHidden/>
          </w:rPr>
          <w:fldChar w:fldCharType="end"/>
        </w:r>
        <w:r w:rsidRPr="001A0021">
          <w:rPr>
            <w:rStyle w:val="Hyperlink"/>
            <w:noProof/>
          </w:rPr>
          <w:fldChar w:fldCharType="end"/>
        </w:r>
      </w:ins>
    </w:p>
    <w:p w:rsidR="0071563C" w:rsidRDefault="0071563C">
      <w:pPr>
        <w:pStyle w:val="TOC1"/>
        <w:rPr>
          <w:ins w:id="221" w:author="Radina Ivanova" w:date="2015-02-05T15:52:00Z"/>
          <w:rFonts w:asciiTheme="minorHAnsi" w:eastAsiaTheme="minorEastAsia" w:hAnsiTheme="minorHAnsi" w:cstheme="minorBidi"/>
          <w:b w:val="0"/>
          <w:noProof/>
          <w:sz w:val="22"/>
          <w:szCs w:val="22"/>
        </w:rPr>
      </w:pPr>
      <w:ins w:id="222"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"_Toc410914958"</w:instrText>
        </w:r>
        <w:r w:rsidRPr="001A0021">
          <w:rPr>
            <w:rStyle w:val="Hyperlink"/>
            <w:noProof/>
          </w:rPr>
          <w:instrText xml:space="preserve"> </w:instrText>
        </w:r>
        <w:r w:rsidRPr="001A0021">
          <w:rPr>
            <w:rStyle w:val="Hyperlink"/>
            <w:noProof/>
          </w:rPr>
          <w:fldChar w:fldCharType="separate"/>
        </w:r>
        <w:r w:rsidRPr="001A0021">
          <w:rPr>
            <w:rStyle w:val="Hyperlink"/>
            <w:noProof/>
          </w:rPr>
          <w:t>6.</w:t>
        </w:r>
        <w:r>
          <w:rPr>
            <w:rFonts w:asciiTheme="minorHAnsi" w:eastAsiaTheme="minorEastAsia" w:hAnsiTheme="minorHAnsi" w:cstheme="minorBidi"/>
            <w:b w:val="0"/>
            <w:noProof/>
            <w:sz w:val="22"/>
            <w:szCs w:val="22"/>
          </w:rPr>
          <w:tab/>
        </w:r>
        <w:r w:rsidRPr="001A0021">
          <w:rPr>
            <w:rStyle w:val="Hyperlink"/>
            <w:noProof/>
          </w:rPr>
          <w:t>Human-Machine Interface</w:t>
        </w:r>
        <w:r>
          <w:rPr>
            <w:noProof/>
            <w:webHidden/>
          </w:rPr>
          <w:tab/>
        </w:r>
        <w:r>
          <w:rPr>
            <w:noProof/>
            <w:webHidden/>
          </w:rPr>
          <w:fldChar w:fldCharType="begin"/>
        </w:r>
        <w:r>
          <w:rPr>
            <w:noProof/>
            <w:webHidden/>
          </w:rPr>
          <w:instrText xml:space="preserve"> PAGEREF _Toc410914958 \h </w:instrText>
        </w:r>
      </w:ins>
      <w:r>
        <w:rPr>
          <w:noProof/>
          <w:webHidden/>
        </w:rPr>
      </w:r>
      <w:r>
        <w:rPr>
          <w:noProof/>
          <w:webHidden/>
        </w:rPr>
        <w:fldChar w:fldCharType="separate"/>
      </w:r>
      <w:ins w:id="223" w:author="Radina Ivanova" w:date="2015-02-05T15:52:00Z">
        <w:r>
          <w:rPr>
            <w:noProof/>
            <w:webHidden/>
          </w:rPr>
          <w:t>50</w:t>
        </w:r>
        <w:r>
          <w:rPr>
            <w:noProof/>
            <w:webHidden/>
          </w:rPr>
          <w:fldChar w:fldCharType="end"/>
        </w:r>
        <w:r w:rsidRPr="001A0021">
          <w:rPr>
            <w:rStyle w:val="Hyperlink"/>
            <w:noProof/>
          </w:rPr>
          <w:fldChar w:fldCharType="end"/>
        </w:r>
      </w:ins>
    </w:p>
    <w:p w:rsidR="0071563C" w:rsidRDefault="0071563C">
      <w:pPr>
        <w:pStyle w:val="TOC2"/>
        <w:rPr>
          <w:ins w:id="224" w:author="Radina Ivanova" w:date="2015-02-05T15:52:00Z"/>
          <w:rFonts w:asciiTheme="minorHAnsi" w:eastAsiaTheme="minorEastAsia" w:hAnsiTheme="minorHAnsi" w:cstheme="minorBidi"/>
          <w:b w:val="0"/>
          <w:noProof/>
          <w:sz w:val="22"/>
          <w:szCs w:val="22"/>
        </w:rPr>
      </w:pPr>
      <w:ins w:id="225"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"_Toc410914959"</w:instrText>
        </w:r>
        <w:r w:rsidRPr="001A0021">
          <w:rPr>
            <w:rStyle w:val="Hyperlink"/>
            <w:noProof/>
          </w:rPr>
          <w:instrText xml:space="preserve"> </w:instrText>
        </w:r>
        <w:r w:rsidRPr="001A0021">
          <w:rPr>
            <w:rStyle w:val="Hyperlink"/>
            <w:noProof/>
          </w:rPr>
          <w:fldChar w:fldCharType="separate"/>
        </w:r>
        <w:r w:rsidRPr="001A0021">
          <w:rPr>
            <w:rStyle w:val="Hyperlink"/>
            <w:noProof/>
          </w:rPr>
          <w:t>6.1.</w:t>
        </w:r>
        <w:r>
          <w:rPr>
            <w:rFonts w:asciiTheme="minorHAnsi" w:eastAsiaTheme="minorEastAsia" w:hAnsiTheme="minorHAnsi" w:cstheme="minorBidi"/>
            <w:b w:val="0"/>
            <w:noProof/>
            <w:sz w:val="22"/>
            <w:szCs w:val="22"/>
          </w:rPr>
          <w:tab/>
        </w:r>
        <w:r w:rsidRPr="001A0021">
          <w:rPr>
            <w:rStyle w:val="Hyperlink"/>
            <w:noProof/>
          </w:rPr>
          <w:t>User Roles</w:t>
        </w:r>
        <w:r>
          <w:rPr>
            <w:noProof/>
            <w:webHidden/>
          </w:rPr>
          <w:tab/>
        </w:r>
        <w:r>
          <w:rPr>
            <w:noProof/>
            <w:webHidden/>
          </w:rPr>
          <w:fldChar w:fldCharType="begin"/>
        </w:r>
        <w:r>
          <w:rPr>
            <w:noProof/>
            <w:webHidden/>
          </w:rPr>
          <w:instrText xml:space="preserve"> PAGEREF _Toc410914959 \h </w:instrText>
        </w:r>
      </w:ins>
      <w:r>
        <w:rPr>
          <w:noProof/>
          <w:webHidden/>
        </w:rPr>
      </w:r>
      <w:r>
        <w:rPr>
          <w:noProof/>
          <w:webHidden/>
        </w:rPr>
        <w:fldChar w:fldCharType="separate"/>
      </w:r>
      <w:ins w:id="226" w:author="Radina Ivanova" w:date="2015-02-05T15:52:00Z">
        <w:r>
          <w:rPr>
            <w:noProof/>
            <w:webHidden/>
          </w:rPr>
          <w:t>50</w:t>
        </w:r>
        <w:r>
          <w:rPr>
            <w:noProof/>
            <w:webHidden/>
          </w:rPr>
          <w:fldChar w:fldCharType="end"/>
        </w:r>
        <w:r w:rsidRPr="001A0021">
          <w:rPr>
            <w:rStyle w:val="Hyperlink"/>
            <w:noProof/>
          </w:rPr>
          <w:fldChar w:fldCharType="end"/>
        </w:r>
      </w:ins>
    </w:p>
    <w:p w:rsidR="0071563C" w:rsidRDefault="0071563C">
      <w:pPr>
        <w:pStyle w:val="TOC2"/>
        <w:rPr>
          <w:ins w:id="227" w:author="Radina Ivanova" w:date="2015-02-05T15:52:00Z"/>
          <w:rFonts w:asciiTheme="minorHAnsi" w:eastAsiaTheme="minorEastAsia" w:hAnsiTheme="minorHAnsi" w:cstheme="minorBidi"/>
          <w:b w:val="0"/>
          <w:noProof/>
          <w:sz w:val="22"/>
          <w:szCs w:val="22"/>
        </w:rPr>
      </w:pPr>
      <w:ins w:id="228"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"_Toc410914960"</w:instrText>
        </w:r>
        <w:r w:rsidRPr="001A0021">
          <w:rPr>
            <w:rStyle w:val="Hyperlink"/>
            <w:noProof/>
          </w:rPr>
          <w:instrText xml:space="preserve"> </w:instrText>
        </w:r>
        <w:r w:rsidRPr="001A0021">
          <w:rPr>
            <w:rStyle w:val="Hyperlink"/>
            <w:noProof/>
          </w:rPr>
          <w:fldChar w:fldCharType="separate"/>
        </w:r>
        <w:r w:rsidRPr="001A0021">
          <w:rPr>
            <w:rStyle w:val="Hyperlink"/>
            <w:noProof/>
          </w:rPr>
          <w:t>6.2.</w:t>
        </w:r>
        <w:r>
          <w:rPr>
            <w:rFonts w:asciiTheme="minorHAnsi" w:eastAsiaTheme="minorEastAsia" w:hAnsiTheme="minorHAnsi" w:cstheme="minorBidi"/>
            <w:b w:val="0"/>
            <w:noProof/>
            <w:sz w:val="22"/>
            <w:szCs w:val="22"/>
          </w:rPr>
          <w:tab/>
        </w:r>
        <w:r w:rsidRPr="001A0021">
          <w:rPr>
            <w:rStyle w:val="Hyperlink"/>
            <w:noProof/>
          </w:rPr>
          <w:t>Interface Design Rules</w:t>
        </w:r>
        <w:r>
          <w:rPr>
            <w:noProof/>
            <w:webHidden/>
          </w:rPr>
          <w:tab/>
        </w:r>
        <w:r>
          <w:rPr>
            <w:noProof/>
            <w:webHidden/>
          </w:rPr>
          <w:fldChar w:fldCharType="begin"/>
        </w:r>
        <w:r>
          <w:rPr>
            <w:noProof/>
            <w:webHidden/>
          </w:rPr>
          <w:instrText xml:space="preserve"> PAGEREF _Toc410914960 \h </w:instrText>
        </w:r>
      </w:ins>
      <w:r>
        <w:rPr>
          <w:noProof/>
          <w:webHidden/>
        </w:rPr>
      </w:r>
      <w:r>
        <w:rPr>
          <w:noProof/>
          <w:webHidden/>
        </w:rPr>
        <w:fldChar w:fldCharType="separate"/>
      </w:r>
      <w:ins w:id="229" w:author="Radina Ivanova" w:date="2015-02-05T15:52:00Z">
        <w:r>
          <w:rPr>
            <w:noProof/>
            <w:webHidden/>
          </w:rPr>
          <w:t>51</w:t>
        </w:r>
        <w:r>
          <w:rPr>
            <w:noProof/>
            <w:webHidden/>
          </w:rPr>
          <w:fldChar w:fldCharType="end"/>
        </w:r>
        <w:r w:rsidRPr="001A0021">
          <w:rPr>
            <w:rStyle w:val="Hyperlink"/>
            <w:noProof/>
          </w:rPr>
          <w:fldChar w:fldCharType="end"/>
        </w:r>
      </w:ins>
    </w:p>
    <w:p w:rsidR="0071563C" w:rsidRDefault="0071563C">
      <w:pPr>
        <w:pStyle w:val="TOC2"/>
        <w:rPr>
          <w:ins w:id="230" w:author="Radina Ivanova" w:date="2015-02-05T15:52:00Z"/>
          <w:rFonts w:asciiTheme="minorHAnsi" w:eastAsiaTheme="minorEastAsia" w:hAnsiTheme="minorHAnsi" w:cstheme="minorBidi"/>
          <w:b w:val="0"/>
          <w:noProof/>
          <w:sz w:val="22"/>
          <w:szCs w:val="22"/>
        </w:rPr>
      </w:pPr>
      <w:ins w:id="231"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"_Toc410914961"</w:instrText>
        </w:r>
        <w:r w:rsidRPr="001A0021">
          <w:rPr>
            <w:rStyle w:val="Hyperlink"/>
            <w:noProof/>
          </w:rPr>
          <w:instrText xml:space="preserve"> </w:instrText>
        </w:r>
        <w:r w:rsidRPr="001A0021">
          <w:rPr>
            <w:rStyle w:val="Hyperlink"/>
            <w:noProof/>
          </w:rPr>
          <w:fldChar w:fldCharType="separate"/>
        </w:r>
        <w:r w:rsidRPr="001A0021">
          <w:rPr>
            <w:rStyle w:val="Hyperlink"/>
            <w:noProof/>
          </w:rPr>
          <w:t>6.3.</w:t>
        </w:r>
        <w:r>
          <w:rPr>
            <w:rFonts w:asciiTheme="minorHAnsi" w:eastAsiaTheme="minorEastAsia" w:hAnsiTheme="minorHAnsi" w:cstheme="minorBidi"/>
            <w:b w:val="0"/>
            <w:noProof/>
            <w:sz w:val="22"/>
            <w:szCs w:val="22"/>
          </w:rPr>
          <w:tab/>
        </w:r>
        <w:r w:rsidRPr="001A0021">
          <w:rPr>
            <w:rStyle w:val="Hyperlink"/>
            <w:noProof/>
          </w:rPr>
          <w:t>Inputs</w:t>
        </w:r>
        <w:r>
          <w:rPr>
            <w:noProof/>
            <w:webHidden/>
          </w:rPr>
          <w:tab/>
        </w:r>
        <w:r>
          <w:rPr>
            <w:noProof/>
            <w:webHidden/>
          </w:rPr>
          <w:fldChar w:fldCharType="begin"/>
        </w:r>
        <w:r>
          <w:rPr>
            <w:noProof/>
            <w:webHidden/>
          </w:rPr>
          <w:instrText xml:space="preserve"> PAGEREF _Toc410914961 \h </w:instrText>
        </w:r>
      </w:ins>
      <w:r>
        <w:rPr>
          <w:noProof/>
          <w:webHidden/>
        </w:rPr>
      </w:r>
      <w:r>
        <w:rPr>
          <w:noProof/>
          <w:webHidden/>
        </w:rPr>
        <w:fldChar w:fldCharType="separate"/>
      </w:r>
      <w:ins w:id="232" w:author="Radina Ivanova" w:date="2015-02-05T15:52:00Z">
        <w:r>
          <w:rPr>
            <w:noProof/>
            <w:webHidden/>
          </w:rPr>
          <w:t>52</w:t>
        </w:r>
        <w:r>
          <w:rPr>
            <w:noProof/>
            <w:webHidden/>
          </w:rPr>
          <w:fldChar w:fldCharType="end"/>
        </w:r>
        <w:r w:rsidRPr="001A0021">
          <w:rPr>
            <w:rStyle w:val="Hyperlink"/>
            <w:noProof/>
          </w:rPr>
          <w:fldChar w:fldCharType="end"/>
        </w:r>
      </w:ins>
    </w:p>
    <w:p w:rsidR="0071563C" w:rsidRDefault="0071563C">
      <w:pPr>
        <w:pStyle w:val="TOC2"/>
        <w:rPr>
          <w:ins w:id="233" w:author="Radina Ivanova" w:date="2015-02-05T15:52:00Z"/>
          <w:rFonts w:asciiTheme="minorHAnsi" w:eastAsiaTheme="minorEastAsia" w:hAnsiTheme="minorHAnsi" w:cstheme="minorBidi"/>
          <w:b w:val="0"/>
          <w:noProof/>
          <w:sz w:val="22"/>
          <w:szCs w:val="22"/>
        </w:rPr>
      </w:pPr>
      <w:ins w:id="234"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"_Toc410914962"</w:instrText>
        </w:r>
        <w:r w:rsidRPr="001A0021">
          <w:rPr>
            <w:rStyle w:val="Hyperlink"/>
            <w:noProof/>
          </w:rPr>
          <w:instrText xml:space="preserve"> </w:instrText>
        </w:r>
        <w:r w:rsidRPr="001A0021">
          <w:rPr>
            <w:rStyle w:val="Hyperlink"/>
            <w:noProof/>
          </w:rPr>
          <w:fldChar w:fldCharType="separate"/>
        </w:r>
        <w:r w:rsidRPr="001A0021">
          <w:rPr>
            <w:rStyle w:val="Hyperlink"/>
            <w:noProof/>
          </w:rPr>
          <w:t>6.4.</w:t>
        </w:r>
        <w:r>
          <w:rPr>
            <w:rFonts w:asciiTheme="minorHAnsi" w:eastAsiaTheme="minorEastAsia" w:hAnsiTheme="minorHAnsi" w:cstheme="minorBidi"/>
            <w:b w:val="0"/>
            <w:noProof/>
            <w:sz w:val="22"/>
            <w:szCs w:val="22"/>
          </w:rPr>
          <w:tab/>
        </w:r>
        <w:r w:rsidRPr="001A0021">
          <w:rPr>
            <w:rStyle w:val="Hyperlink"/>
            <w:noProof/>
          </w:rPr>
          <w:t>Outputs</w:t>
        </w:r>
        <w:r>
          <w:rPr>
            <w:noProof/>
            <w:webHidden/>
          </w:rPr>
          <w:tab/>
        </w:r>
        <w:r>
          <w:rPr>
            <w:noProof/>
            <w:webHidden/>
          </w:rPr>
          <w:fldChar w:fldCharType="begin"/>
        </w:r>
        <w:r>
          <w:rPr>
            <w:noProof/>
            <w:webHidden/>
          </w:rPr>
          <w:instrText xml:space="preserve"> PAGEREF _Toc410914962 \h </w:instrText>
        </w:r>
      </w:ins>
      <w:r>
        <w:rPr>
          <w:noProof/>
          <w:webHidden/>
        </w:rPr>
      </w:r>
      <w:r>
        <w:rPr>
          <w:noProof/>
          <w:webHidden/>
        </w:rPr>
        <w:fldChar w:fldCharType="separate"/>
      </w:r>
      <w:ins w:id="235" w:author="Radina Ivanova" w:date="2015-02-05T15:52:00Z">
        <w:r>
          <w:rPr>
            <w:noProof/>
            <w:webHidden/>
          </w:rPr>
          <w:t>52</w:t>
        </w:r>
        <w:r>
          <w:rPr>
            <w:noProof/>
            <w:webHidden/>
          </w:rPr>
          <w:fldChar w:fldCharType="end"/>
        </w:r>
        <w:r w:rsidRPr="001A0021">
          <w:rPr>
            <w:rStyle w:val="Hyperlink"/>
            <w:noProof/>
          </w:rPr>
          <w:fldChar w:fldCharType="end"/>
        </w:r>
      </w:ins>
    </w:p>
    <w:p w:rsidR="0071563C" w:rsidRDefault="0071563C">
      <w:pPr>
        <w:pStyle w:val="TOC2"/>
        <w:rPr>
          <w:ins w:id="236" w:author="Radina Ivanova" w:date="2015-02-05T15:52:00Z"/>
          <w:rFonts w:asciiTheme="minorHAnsi" w:eastAsiaTheme="minorEastAsia" w:hAnsiTheme="minorHAnsi" w:cstheme="minorBidi"/>
          <w:b w:val="0"/>
          <w:noProof/>
          <w:sz w:val="22"/>
          <w:szCs w:val="22"/>
        </w:rPr>
      </w:pPr>
      <w:ins w:id="237"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"_Toc410914963"</w:instrText>
        </w:r>
        <w:r w:rsidRPr="001A0021">
          <w:rPr>
            <w:rStyle w:val="Hyperlink"/>
            <w:noProof/>
          </w:rPr>
          <w:instrText xml:space="preserve"> </w:instrText>
        </w:r>
        <w:r w:rsidRPr="001A0021">
          <w:rPr>
            <w:rStyle w:val="Hyperlink"/>
            <w:noProof/>
          </w:rPr>
          <w:fldChar w:fldCharType="separate"/>
        </w:r>
        <w:r w:rsidRPr="001A0021">
          <w:rPr>
            <w:rStyle w:val="Hyperlink"/>
            <w:noProof/>
          </w:rPr>
          <w:t>6.5.</w:t>
        </w:r>
        <w:r>
          <w:rPr>
            <w:rFonts w:asciiTheme="minorHAnsi" w:eastAsiaTheme="minorEastAsia" w:hAnsiTheme="minorHAnsi" w:cstheme="minorBidi"/>
            <w:b w:val="0"/>
            <w:noProof/>
            <w:sz w:val="22"/>
            <w:szCs w:val="22"/>
          </w:rPr>
          <w:tab/>
        </w:r>
        <w:r w:rsidRPr="001A0021">
          <w:rPr>
            <w:rStyle w:val="Hyperlink"/>
            <w:noProof/>
          </w:rPr>
          <w:t>Navigation Hierarchy</w:t>
        </w:r>
        <w:r>
          <w:rPr>
            <w:noProof/>
            <w:webHidden/>
          </w:rPr>
          <w:tab/>
        </w:r>
        <w:r>
          <w:rPr>
            <w:noProof/>
            <w:webHidden/>
          </w:rPr>
          <w:fldChar w:fldCharType="begin"/>
        </w:r>
        <w:r>
          <w:rPr>
            <w:noProof/>
            <w:webHidden/>
          </w:rPr>
          <w:instrText xml:space="preserve"> PAGEREF _Toc410914963 \h </w:instrText>
        </w:r>
      </w:ins>
      <w:r>
        <w:rPr>
          <w:noProof/>
          <w:webHidden/>
        </w:rPr>
      </w:r>
      <w:r>
        <w:rPr>
          <w:noProof/>
          <w:webHidden/>
        </w:rPr>
        <w:fldChar w:fldCharType="separate"/>
      </w:r>
      <w:ins w:id="238" w:author="Radina Ivanova" w:date="2015-02-05T15:52:00Z">
        <w:r>
          <w:rPr>
            <w:noProof/>
            <w:webHidden/>
          </w:rPr>
          <w:t>52</w:t>
        </w:r>
        <w:r>
          <w:rPr>
            <w:noProof/>
            <w:webHidden/>
          </w:rPr>
          <w:fldChar w:fldCharType="end"/>
        </w:r>
        <w:r w:rsidRPr="001A0021">
          <w:rPr>
            <w:rStyle w:val="Hyperlink"/>
            <w:noProof/>
          </w:rPr>
          <w:fldChar w:fldCharType="end"/>
        </w:r>
      </w:ins>
    </w:p>
    <w:p w:rsidR="0071563C" w:rsidRDefault="0071563C">
      <w:pPr>
        <w:pStyle w:val="TOC1"/>
        <w:rPr>
          <w:ins w:id="239" w:author="Radina Ivanova" w:date="2015-02-05T15:52:00Z"/>
          <w:rFonts w:asciiTheme="minorHAnsi" w:eastAsiaTheme="minorEastAsia" w:hAnsiTheme="minorHAnsi" w:cstheme="minorBidi"/>
          <w:b w:val="0"/>
          <w:noProof/>
          <w:sz w:val="22"/>
          <w:szCs w:val="22"/>
        </w:rPr>
      </w:pPr>
      <w:ins w:id="240"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"_Toc410914964"</w:instrText>
        </w:r>
        <w:r w:rsidRPr="001A0021">
          <w:rPr>
            <w:rStyle w:val="Hyperlink"/>
            <w:noProof/>
          </w:rPr>
          <w:instrText xml:space="preserve"> </w:instrText>
        </w:r>
        <w:r w:rsidRPr="001A0021">
          <w:rPr>
            <w:rStyle w:val="Hyperlink"/>
            <w:noProof/>
          </w:rPr>
          <w:fldChar w:fldCharType="separate"/>
        </w:r>
        <w:r w:rsidRPr="001A0021">
          <w:rPr>
            <w:rStyle w:val="Hyperlink"/>
            <w:noProof/>
          </w:rPr>
          <w:t>7.</w:t>
        </w:r>
        <w:r>
          <w:rPr>
            <w:rFonts w:asciiTheme="minorHAnsi" w:eastAsiaTheme="minorEastAsia" w:hAnsiTheme="minorHAnsi" w:cstheme="minorBidi"/>
            <w:b w:val="0"/>
            <w:noProof/>
            <w:sz w:val="22"/>
            <w:szCs w:val="22"/>
          </w:rPr>
          <w:tab/>
        </w:r>
        <w:r w:rsidRPr="001A0021">
          <w:rPr>
            <w:rStyle w:val="Hyperlink"/>
            <w:noProof/>
          </w:rPr>
          <w:t>Security and Privacy</w:t>
        </w:r>
        <w:r>
          <w:rPr>
            <w:noProof/>
            <w:webHidden/>
          </w:rPr>
          <w:tab/>
        </w:r>
        <w:r>
          <w:rPr>
            <w:noProof/>
            <w:webHidden/>
          </w:rPr>
          <w:fldChar w:fldCharType="begin"/>
        </w:r>
        <w:r>
          <w:rPr>
            <w:noProof/>
            <w:webHidden/>
          </w:rPr>
          <w:instrText xml:space="preserve"> PAGEREF _Toc410914964 \h </w:instrText>
        </w:r>
      </w:ins>
      <w:r>
        <w:rPr>
          <w:noProof/>
          <w:webHidden/>
        </w:rPr>
      </w:r>
      <w:r>
        <w:rPr>
          <w:noProof/>
          <w:webHidden/>
        </w:rPr>
        <w:fldChar w:fldCharType="separate"/>
      </w:r>
      <w:ins w:id="241" w:author="Radina Ivanova" w:date="2015-02-05T15:52:00Z">
        <w:r>
          <w:rPr>
            <w:noProof/>
            <w:webHidden/>
          </w:rPr>
          <w:t>52</w:t>
        </w:r>
        <w:r>
          <w:rPr>
            <w:noProof/>
            <w:webHidden/>
          </w:rPr>
          <w:fldChar w:fldCharType="end"/>
        </w:r>
        <w:r w:rsidRPr="001A0021">
          <w:rPr>
            <w:rStyle w:val="Hyperlink"/>
            <w:noProof/>
          </w:rPr>
          <w:fldChar w:fldCharType="end"/>
        </w:r>
      </w:ins>
    </w:p>
    <w:p w:rsidR="0071563C" w:rsidRDefault="0071563C">
      <w:pPr>
        <w:pStyle w:val="TOC2"/>
        <w:rPr>
          <w:ins w:id="242" w:author="Radina Ivanova" w:date="2015-02-05T15:52:00Z"/>
          <w:rFonts w:asciiTheme="minorHAnsi" w:eastAsiaTheme="minorEastAsia" w:hAnsiTheme="minorHAnsi" w:cstheme="minorBidi"/>
          <w:b w:val="0"/>
          <w:noProof/>
          <w:sz w:val="22"/>
          <w:szCs w:val="22"/>
        </w:rPr>
      </w:pPr>
      <w:ins w:id="243"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"_Toc410914965"</w:instrText>
        </w:r>
        <w:r w:rsidRPr="001A0021">
          <w:rPr>
            <w:rStyle w:val="Hyperlink"/>
            <w:noProof/>
          </w:rPr>
          <w:instrText xml:space="preserve"> </w:instrText>
        </w:r>
        <w:r w:rsidRPr="001A0021">
          <w:rPr>
            <w:rStyle w:val="Hyperlink"/>
            <w:noProof/>
          </w:rPr>
          <w:fldChar w:fldCharType="separate"/>
        </w:r>
        <w:r w:rsidRPr="001A0021">
          <w:rPr>
            <w:rStyle w:val="Hyperlink"/>
            <w:noProof/>
          </w:rPr>
          <w:t>7.1.</w:t>
        </w:r>
        <w:r>
          <w:rPr>
            <w:rFonts w:asciiTheme="minorHAnsi" w:eastAsiaTheme="minorEastAsia" w:hAnsiTheme="minorHAnsi" w:cstheme="minorBidi"/>
            <w:b w:val="0"/>
            <w:noProof/>
            <w:sz w:val="22"/>
            <w:szCs w:val="22"/>
          </w:rPr>
          <w:tab/>
        </w:r>
        <w:r w:rsidRPr="001A0021">
          <w:rPr>
            <w:rStyle w:val="Hyperlink"/>
            <w:noProof/>
          </w:rPr>
          <w:t>Security</w:t>
        </w:r>
        <w:r>
          <w:rPr>
            <w:noProof/>
            <w:webHidden/>
          </w:rPr>
          <w:tab/>
        </w:r>
        <w:r>
          <w:rPr>
            <w:noProof/>
            <w:webHidden/>
          </w:rPr>
          <w:fldChar w:fldCharType="begin"/>
        </w:r>
        <w:r>
          <w:rPr>
            <w:noProof/>
            <w:webHidden/>
          </w:rPr>
          <w:instrText xml:space="preserve"> PAGEREF _Toc410914965 \h </w:instrText>
        </w:r>
      </w:ins>
      <w:r>
        <w:rPr>
          <w:noProof/>
          <w:webHidden/>
        </w:rPr>
      </w:r>
      <w:r>
        <w:rPr>
          <w:noProof/>
          <w:webHidden/>
        </w:rPr>
        <w:fldChar w:fldCharType="separate"/>
      </w:r>
      <w:ins w:id="244" w:author="Radina Ivanova" w:date="2015-02-05T15:52:00Z">
        <w:r>
          <w:rPr>
            <w:noProof/>
            <w:webHidden/>
          </w:rPr>
          <w:t>52</w:t>
        </w:r>
        <w:r>
          <w:rPr>
            <w:noProof/>
            <w:webHidden/>
          </w:rPr>
          <w:fldChar w:fldCharType="end"/>
        </w:r>
        <w:r w:rsidRPr="001A0021">
          <w:rPr>
            <w:rStyle w:val="Hyperlink"/>
            <w:noProof/>
          </w:rPr>
          <w:fldChar w:fldCharType="end"/>
        </w:r>
      </w:ins>
    </w:p>
    <w:p w:rsidR="0071563C" w:rsidRDefault="0071563C">
      <w:pPr>
        <w:pStyle w:val="TOC2"/>
        <w:rPr>
          <w:ins w:id="245" w:author="Radina Ivanova" w:date="2015-02-05T15:52:00Z"/>
          <w:rFonts w:asciiTheme="minorHAnsi" w:eastAsiaTheme="minorEastAsia" w:hAnsiTheme="minorHAnsi" w:cstheme="minorBidi"/>
          <w:b w:val="0"/>
          <w:noProof/>
          <w:sz w:val="22"/>
          <w:szCs w:val="22"/>
        </w:rPr>
      </w:pPr>
      <w:ins w:id="246" w:author="Radina Ivanova" w:date="2015-02-05T15:52:00Z">
        <w:r w:rsidRPr="001A0021">
          <w:rPr>
            <w:rStyle w:val="Hyperlink"/>
            <w:noProof/>
          </w:rPr>
          <w:fldChar w:fldCharType="begin"/>
        </w:r>
        <w:r w:rsidRPr="001A0021">
          <w:rPr>
            <w:rStyle w:val="Hyperlink"/>
            <w:noProof/>
          </w:rPr>
          <w:instrText xml:space="preserve"> </w:instrText>
        </w:r>
        <w:r>
          <w:rPr>
            <w:noProof/>
          </w:rPr>
          <w:instrText>HYPERLINK \l "_Toc410914966"</w:instrText>
        </w:r>
        <w:r w:rsidRPr="001A0021">
          <w:rPr>
            <w:rStyle w:val="Hyperlink"/>
            <w:noProof/>
          </w:rPr>
          <w:instrText xml:space="preserve"> </w:instrText>
        </w:r>
        <w:r w:rsidRPr="001A0021">
          <w:rPr>
            <w:rStyle w:val="Hyperlink"/>
            <w:noProof/>
          </w:rPr>
          <w:fldChar w:fldCharType="separate"/>
        </w:r>
        <w:r w:rsidRPr="001A0021">
          <w:rPr>
            <w:rStyle w:val="Hyperlink"/>
            <w:noProof/>
          </w:rPr>
          <w:t>7.2.</w:t>
        </w:r>
        <w:r>
          <w:rPr>
            <w:rFonts w:asciiTheme="minorHAnsi" w:eastAsiaTheme="minorEastAsia" w:hAnsiTheme="minorHAnsi" w:cstheme="minorBidi"/>
            <w:b w:val="0"/>
            <w:noProof/>
            <w:sz w:val="22"/>
            <w:szCs w:val="22"/>
          </w:rPr>
          <w:tab/>
        </w:r>
        <w:r w:rsidRPr="001A0021">
          <w:rPr>
            <w:rStyle w:val="Hyperlink"/>
            <w:noProof/>
          </w:rPr>
          <w:t>Privacy</w:t>
        </w:r>
        <w:r>
          <w:rPr>
            <w:noProof/>
            <w:webHidden/>
          </w:rPr>
          <w:tab/>
        </w:r>
        <w:r>
          <w:rPr>
            <w:noProof/>
            <w:webHidden/>
          </w:rPr>
          <w:fldChar w:fldCharType="begin"/>
        </w:r>
        <w:r>
          <w:rPr>
            <w:noProof/>
            <w:webHidden/>
          </w:rPr>
          <w:instrText xml:space="preserve"> PAGEREF _Toc410914966 \h </w:instrText>
        </w:r>
      </w:ins>
      <w:r>
        <w:rPr>
          <w:noProof/>
          <w:webHidden/>
        </w:rPr>
      </w:r>
      <w:r>
        <w:rPr>
          <w:noProof/>
          <w:webHidden/>
        </w:rPr>
        <w:fldChar w:fldCharType="separate"/>
      </w:r>
      <w:ins w:id="247" w:author="Radina Ivanova" w:date="2015-02-05T15:52:00Z">
        <w:r>
          <w:rPr>
            <w:noProof/>
            <w:webHidden/>
          </w:rPr>
          <w:t>52</w:t>
        </w:r>
        <w:r>
          <w:rPr>
            <w:noProof/>
            <w:webHidden/>
          </w:rPr>
          <w:fldChar w:fldCharType="end"/>
        </w:r>
        <w:r w:rsidRPr="001A0021">
          <w:rPr>
            <w:rStyle w:val="Hyperlink"/>
            <w:noProof/>
          </w:rPr>
          <w:fldChar w:fldCharType="end"/>
        </w:r>
      </w:ins>
    </w:p>
    <w:p w:rsidR="009E791F" w:rsidRDefault="009E791F" w:rsidP="009E791F">
      <w:pPr>
        <w:pStyle w:val="TOC1"/>
        <w:sectPr w:rsidR="009E791F" w:rsidSect="00666F97">
          <w:footerReference w:type="default" r:id="rId11"/>
          <w:pgSz w:w="12240" w:h="15840" w:code="1"/>
          <w:pgMar w:top="1440" w:right="1440" w:bottom="1440" w:left="1440" w:header="720" w:footer="720" w:gutter="0"/>
          <w:pgNumType w:start="1"/>
          <w:cols w:space="720"/>
          <w:docGrid w:linePitch="360"/>
        </w:sectPr>
      </w:pPr>
      <w:r>
        <w:fldChar w:fldCharType="end"/>
      </w:r>
    </w:p>
    <w:p w:rsidR="009E791F" w:rsidRDefault="009E791F" w:rsidP="009E791F">
      <w:pPr>
        <w:pStyle w:val="Heading1"/>
      </w:pPr>
      <w:bookmarkStart w:id="251" w:name="_Toc410914895"/>
      <w:r>
        <w:lastRenderedPageBreak/>
        <w:t>About this document</w:t>
      </w:r>
      <w:bookmarkEnd w:id="251"/>
    </w:p>
    <w:p w:rsidR="009E791F" w:rsidRDefault="009E791F" w:rsidP="009E791F">
      <w:r w:rsidRPr="00CD5105">
        <w:rPr>
          <w:sz w:val="24"/>
        </w:rPr>
        <w:t xml:space="preserve">This document is a “work in progress”.  </w:t>
      </w:r>
      <w:r>
        <w:rPr>
          <w:sz w:val="24"/>
        </w:rPr>
        <w:t xml:space="preserve">Updates are provided to this document as </w:t>
      </w:r>
      <w:r w:rsidRPr="00CD5105">
        <w:rPr>
          <w:sz w:val="24"/>
        </w:rPr>
        <w:t>the design evolves</w:t>
      </w:r>
      <w:r>
        <w:rPr>
          <w:sz w:val="24"/>
        </w:rPr>
        <w:t xml:space="preserve"> with each sprint</w:t>
      </w:r>
      <w:r w:rsidRPr="00CD5105">
        <w:rPr>
          <w:sz w:val="24"/>
        </w:rPr>
        <w:t xml:space="preserve">.  The early versions of the document will focus on the conceptual design, key business requirements, and the primary user stories.  </w:t>
      </w:r>
    </w:p>
    <w:p w:rsidR="009E791F" w:rsidRPr="008844FF" w:rsidRDefault="009E791F" w:rsidP="009E791F">
      <w:pPr>
        <w:pStyle w:val="BodyText"/>
        <w:ind w:left="720"/>
      </w:pPr>
    </w:p>
    <w:p w:rsidR="009E791F" w:rsidRDefault="009E791F" w:rsidP="009E791F">
      <w:pPr>
        <w:pStyle w:val="Heading1"/>
      </w:pPr>
      <w:bookmarkStart w:id="252" w:name="_Toc410914896"/>
      <w:r>
        <w:t>Introduction</w:t>
      </w:r>
      <w:bookmarkEnd w:id="252"/>
    </w:p>
    <w:p w:rsidR="009E791F" w:rsidRPr="00453DC8" w:rsidRDefault="009E791F" w:rsidP="009E791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w:t>
      </w:r>
      <w:r>
        <w:t>Veteran</w:t>
      </w:r>
      <w:r w:rsidRPr="00453DC8">
        <w:t xml:space="preserve">s and the military culture as it relates to stigma and mental health is important for early intervention. The goal of the </w:t>
      </w:r>
      <w:r>
        <w:t>Integrated Reach Database System (IRDS)</w:t>
      </w:r>
      <w:r w:rsidRPr="00453DC8">
        <w:t xml:space="preserve"> innovation is to promote the general health of the </w:t>
      </w:r>
      <w:r>
        <w:t>Veteran</w:t>
      </w:r>
      <w:r w:rsidRPr="00453DC8">
        <w:t xml:space="preserve"> population and effectively intervene in issues before they escalate in crisis. </w:t>
      </w:r>
    </w:p>
    <w:p w:rsidR="009E791F" w:rsidRPr="00453DC8" w:rsidRDefault="009E791F" w:rsidP="009E791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9E791F" w:rsidRDefault="009E791F" w:rsidP="009E791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w:t>
      </w:r>
      <w:r>
        <w:t>Veteran</w:t>
      </w:r>
      <w:r w:rsidRPr="00453DC8">
        <w:t xml:space="preserve"> populations prior to the onset of risk to mitigate the development of risk.</w:t>
      </w:r>
    </w:p>
    <w:p w:rsidR="009E791F" w:rsidRDefault="009E791F" w:rsidP="009E791F">
      <w:pPr>
        <w:pStyle w:val="BodyText"/>
        <w:jc w:val="both"/>
      </w:pPr>
    </w:p>
    <w:p w:rsidR="009E791F" w:rsidRDefault="009E791F" w:rsidP="009E791F">
      <w:pPr>
        <w:pStyle w:val="Heading2"/>
      </w:pPr>
      <w:bookmarkStart w:id="253" w:name="_Toc410914897"/>
      <w:r w:rsidRPr="00210591">
        <w:t>Purpose of the SDD</w:t>
      </w:r>
      <w:bookmarkEnd w:id="253"/>
    </w:p>
    <w:p w:rsidR="009E791F" w:rsidRDefault="009E791F" w:rsidP="009E791F">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rPr>
          <w:i w:val="0"/>
          <w:color w:val="auto"/>
        </w:rPr>
        <w:t>.  For the purpose of this document, “system” will be used to reference the overall IRDS solution (Dashboard, Database, Direct Message, and Data Analytics) and “application” will be used to reference the portions of IRDS that will interface with an end user (Dashboard and Direct Message)</w:t>
      </w:r>
      <w:r>
        <w:t>.</w:t>
      </w:r>
    </w:p>
    <w:p w:rsidR="009E791F" w:rsidRDefault="009E791F" w:rsidP="009E791F">
      <w:pPr>
        <w:pStyle w:val="Heading2"/>
      </w:pPr>
      <w:bookmarkStart w:id="254" w:name="_Toc410914898"/>
      <w:r w:rsidRPr="00210591">
        <w:t>Identification</w:t>
      </w:r>
      <w:bookmarkEnd w:id="254"/>
    </w:p>
    <w:p w:rsidR="009E791F" w:rsidRDefault="009E791F" w:rsidP="009E791F">
      <w:pPr>
        <w:pStyle w:val="Heading2"/>
      </w:pPr>
      <w:bookmarkStart w:id="255" w:name="_Toc405813770"/>
      <w:bookmarkStart w:id="256" w:name="_Toc405814770"/>
      <w:bookmarkStart w:id="257" w:name="_Toc410914899"/>
      <w:bookmarkEnd w:id="255"/>
      <w:bookmarkEnd w:id="256"/>
      <w:r>
        <w:t>Scope</w:t>
      </w:r>
      <w:bookmarkEnd w:id="257"/>
    </w:p>
    <w:p w:rsidR="009E791F" w:rsidRDefault="009E791F" w:rsidP="009E791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E791F" w:rsidRDefault="009E791F" w:rsidP="009E791F">
      <w:pPr>
        <w:pStyle w:val="NoSpacing"/>
        <w:numPr>
          <w:ilvl w:val="0"/>
          <w:numId w:val="24"/>
        </w:numPr>
        <w:rPr>
          <w:rFonts w:eastAsia="MS Mincho"/>
          <w:sz w:val="24"/>
          <w:lang w:eastAsia="en-GB"/>
        </w:rPr>
      </w:pPr>
      <w:r>
        <w:rPr>
          <w:rFonts w:eastAsia="MS Mincho"/>
          <w:sz w:val="24"/>
          <w:lang w:eastAsia="en-GB"/>
        </w:rPr>
        <w:t>Reach Database – a SQL database storing data used for analytic input</w:t>
      </w:r>
    </w:p>
    <w:p w:rsidR="009E791F" w:rsidRDefault="009E791F" w:rsidP="009E791F">
      <w:pPr>
        <w:pStyle w:val="NoSpacing"/>
        <w:numPr>
          <w:ilvl w:val="0"/>
          <w:numId w:val="24"/>
        </w:numPr>
        <w:rPr>
          <w:rFonts w:eastAsia="MS Mincho"/>
          <w:sz w:val="24"/>
          <w:lang w:eastAsia="en-GB"/>
        </w:rPr>
      </w:pPr>
      <w:r>
        <w:rPr>
          <w:rFonts w:eastAsia="MS Mincho"/>
          <w:sz w:val="24"/>
          <w:lang w:eastAsia="en-GB"/>
        </w:rPr>
        <w:t xml:space="preserve">Data Analytics Platform – an integrated collection of tools </w:t>
      </w:r>
    </w:p>
    <w:p w:rsidR="009E791F" w:rsidRDefault="009E791F" w:rsidP="009E791F">
      <w:pPr>
        <w:pStyle w:val="NoSpacing"/>
        <w:numPr>
          <w:ilvl w:val="0"/>
          <w:numId w:val="24"/>
        </w:numPr>
        <w:rPr>
          <w:rFonts w:eastAsia="MS Mincho"/>
          <w:sz w:val="24"/>
          <w:lang w:eastAsia="en-GB"/>
        </w:rPr>
      </w:pPr>
      <w:r>
        <w:rPr>
          <w:rFonts w:eastAsia="MS Mincho"/>
          <w:sz w:val="24"/>
          <w:lang w:eastAsia="en-GB"/>
        </w:rPr>
        <w:t>Risk Model – the predictive model(s) used to identify high-risk Veterans</w:t>
      </w:r>
    </w:p>
    <w:p w:rsidR="009E791F" w:rsidRDefault="009E791F" w:rsidP="009E791F">
      <w:pPr>
        <w:pStyle w:val="NoSpacing"/>
        <w:numPr>
          <w:ilvl w:val="0"/>
          <w:numId w:val="24"/>
        </w:numPr>
        <w:rPr>
          <w:rFonts w:eastAsia="MS Mincho"/>
          <w:sz w:val="24"/>
          <w:lang w:eastAsia="en-GB"/>
        </w:rPr>
      </w:pPr>
      <w:r>
        <w:rPr>
          <w:rFonts w:eastAsia="MS Mincho"/>
          <w:sz w:val="24"/>
          <w:lang w:eastAsia="en-GB"/>
        </w:rPr>
        <w:lastRenderedPageBreak/>
        <w:t xml:space="preserve">Dashboard – a multi-view information portal displaying results from the analytic platform and risk model </w:t>
      </w:r>
    </w:p>
    <w:p w:rsidR="009E791F" w:rsidRDefault="009E791F" w:rsidP="009E791F">
      <w:pPr>
        <w:pStyle w:val="NoSpacing"/>
        <w:numPr>
          <w:ilvl w:val="0"/>
          <w:numId w:val="24"/>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9E791F" w:rsidRDefault="009E791F" w:rsidP="009E791F">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9E791F" w:rsidRDefault="009E791F" w:rsidP="009E791F">
      <w:pPr>
        <w:pStyle w:val="Heading2"/>
      </w:pPr>
      <w:bookmarkStart w:id="258" w:name="_User_Characteristics"/>
      <w:bookmarkStart w:id="259" w:name="_Toc410914900"/>
      <w:bookmarkEnd w:id="258"/>
      <w:r>
        <w:t>User Characteristics</w:t>
      </w:r>
      <w:bookmarkEnd w:id="259"/>
    </w:p>
    <w:p w:rsidR="009E791F" w:rsidRPr="00D35D5C" w:rsidRDefault="009E791F" w:rsidP="009E791F">
      <w:pPr>
        <w:rPr>
          <w:rFonts w:cstheme="minorHAnsi"/>
          <w:sz w:val="24"/>
        </w:rPr>
      </w:pPr>
      <w:r w:rsidRPr="00D35D5C">
        <w:rPr>
          <w:sz w:val="24"/>
        </w:rPr>
        <w:t>There are five user interaction scenarios envisioned, upstream at-risk notification, surveillance, research, reporting, and system sustainment,</w:t>
      </w:r>
      <w:r w:rsidRPr="00D35D5C">
        <w:rPr>
          <w:rFonts w:cstheme="minorHAnsi"/>
          <w:sz w:val="24"/>
        </w:rPr>
        <w:t xml:space="preserve"> including:</w:t>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Pr>
          <w:rFonts w:cstheme="minorHAnsi"/>
          <w:sz w:val="24"/>
        </w:rPr>
        <w:t xml:space="preserve">The application will consolidate various data sources, risk factors, and statistical models to identify at risk individuals and populations. </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E791F" w:rsidRPr="00EC2EBF" w:rsidRDefault="009E791F" w:rsidP="009E791F">
      <w:pPr>
        <w:pStyle w:val="ListParagraph"/>
        <w:spacing w:before="120" w:after="120"/>
        <w:rPr>
          <w:rFonts w:cstheme="minorHAnsi"/>
          <w:sz w:val="24"/>
        </w:rPr>
      </w:pP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E791F" w:rsidRDefault="009E791F" w:rsidP="009E791F"/>
    <w:p w:rsidR="009E791F" w:rsidRDefault="009E791F" w:rsidP="009E791F">
      <w:pPr>
        <w:pStyle w:val="Heading2"/>
      </w:pPr>
      <w:bookmarkStart w:id="260" w:name="_Toc410914901"/>
      <w:r>
        <w:t>Relationship to Other Documents and Plans</w:t>
      </w:r>
      <w:bookmarkEnd w:id="260"/>
    </w:p>
    <w:p w:rsidR="009E791F" w:rsidRPr="000406F8" w:rsidRDefault="009E791F" w:rsidP="009E791F">
      <w:pPr>
        <w:rPr>
          <w:sz w:val="24"/>
        </w:rPr>
      </w:pPr>
      <w:r w:rsidRPr="000406F8">
        <w:rPr>
          <w:sz w:val="24"/>
        </w:rPr>
        <w:t>The following IRDS documents may be referenced in tandem with the information recorded here:</w:t>
      </w:r>
    </w:p>
    <w:p w:rsidR="009E791F" w:rsidRPr="00B67371" w:rsidRDefault="002C77AB" w:rsidP="009E791F">
      <w:pPr>
        <w:pStyle w:val="ListParagraph"/>
        <w:numPr>
          <w:ilvl w:val="0"/>
          <w:numId w:val="16"/>
        </w:numPr>
        <w:rPr>
          <w:sz w:val="24"/>
        </w:rPr>
      </w:pPr>
      <w:hyperlink r:id="rId12" w:history="1">
        <w:r w:rsidR="009E791F" w:rsidRPr="00CF29C4">
          <w:rPr>
            <w:rStyle w:val="Hyperlink"/>
            <w:sz w:val="24"/>
          </w:rPr>
          <w:t>Project Management Plan (PMP)</w:t>
        </w:r>
      </w:hyperlink>
    </w:p>
    <w:p w:rsidR="009E791F" w:rsidRPr="00B67371" w:rsidRDefault="002C77AB" w:rsidP="009E791F">
      <w:pPr>
        <w:ind w:left="360"/>
        <w:rPr>
          <w:sz w:val="24"/>
        </w:rPr>
      </w:pPr>
      <w:hyperlink r:id="rId13" w:history="1">
        <w:r w:rsidR="009E791F" w:rsidRPr="00CF29C4">
          <w:rPr>
            <w:rStyle w:val="Hyperlink"/>
            <w:sz w:val="24"/>
          </w:rPr>
          <w:t>https://internal.vacloud.us/wiki/pages/81X0Z7X5/Perceptive_Reach_Deliverables.html</w:t>
        </w:r>
      </w:hyperlink>
    </w:p>
    <w:p w:rsidR="009E791F" w:rsidRPr="00B67371" w:rsidRDefault="002C77AB" w:rsidP="009E791F">
      <w:pPr>
        <w:pStyle w:val="ListParagraph"/>
        <w:numPr>
          <w:ilvl w:val="0"/>
          <w:numId w:val="16"/>
        </w:numPr>
        <w:rPr>
          <w:sz w:val="24"/>
        </w:rPr>
      </w:pPr>
      <w:hyperlink r:id="rId14" w:history="1">
        <w:r w:rsidR="009E791F" w:rsidRPr="00CF29C4">
          <w:rPr>
            <w:rStyle w:val="Hyperlink"/>
            <w:sz w:val="24"/>
          </w:rPr>
          <w:t>Interface Design Specification</w:t>
        </w:r>
      </w:hyperlink>
    </w:p>
    <w:p w:rsidR="009E791F" w:rsidRPr="00B67371" w:rsidRDefault="002C77AB" w:rsidP="009E791F">
      <w:pPr>
        <w:ind w:left="360"/>
        <w:rPr>
          <w:sz w:val="24"/>
        </w:rPr>
      </w:pPr>
      <w:hyperlink r:id="rId15" w:history="1">
        <w:r w:rsidR="009E791F" w:rsidRPr="00CF29C4">
          <w:rPr>
            <w:rStyle w:val="Hyperlink"/>
            <w:sz w:val="24"/>
          </w:rPr>
          <w:t>https://internal.vacloud.us/wiki/pages/81X0Z7X5/Perceptive_Reach_Deliverables.html</w:t>
        </w:r>
      </w:hyperlink>
    </w:p>
    <w:p w:rsidR="009E791F" w:rsidRPr="00B67371" w:rsidRDefault="002C77AB" w:rsidP="009E791F">
      <w:pPr>
        <w:pStyle w:val="ListParagraph"/>
        <w:numPr>
          <w:ilvl w:val="0"/>
          <w:numId w:val="16"/>
        </w:numPr>
        <w:rPr>
          <w:sz w:val="24"/>
        </w:rPr>
      </w:pPr>
      <w:hyperlink r:id="rId16" w:history="1">
        <w:r w:rsidR="009E791F" w:rsidRPr="00CF29C4">
          <w:rPr>
            <w:rStyle w:val="Hyperlink"/>
            <w:sz w:val="24"/>
          </w:rPr>
          <w:t>Requirements Specification Document (RSD)</w:t>
        </w:r>
      </w:hyperlink>
    </w:p>
    <w:p w:rsidR="009E791F" w:rsidRPr="00B67371" w:rsidRDefault="002C77AB" w:rsidP="009E791F">
      <w:pPr>
        <w:ind w:left="360"/>
        <w:rPr>
          <w:sz w:val="24"/>
        </w:rPr>
      </w:pPr>
      <w:hyperlink r:id="rId17" w:history="1">
        <w:r w:rsidR="009E791F" w:rsidRPr="00CF29C4">
          <w:rPr>
            <w:rStyle w:val="Hyperlink"/>
            <w:sz w:val="24"/>
          </w:rPr>
          <w:t>https://internal.vacloud.us/wiki/pages/81X0Z7X5/Perceptive_Reach_Deliverables.html</w:t>
        </w:r>
      </w:hyperlink>
    </w:p>
    <w:p w:rsidR="009E791F" w:rsidRPr="00B67371" w:rsidRDefault="002C77AB" w:rsidP="009E791F">
      <w:pPr>
        <w:pStyle w:val="ListParagraph"/>
        <w:numPr>
          <w:ilvl w:val="0"/>
          <w:numId w:val="16"/>
        </w:numPr>
        <w:rPr>
          <w:sz w:val="24"/>
        </w:rPr>
      </w:pPr>
      <w:hyperlink r:id="rId18" w:history="1">
        <w:r w:rsidR="009E791F" w:rsidRPr="00CF29C4">
          <w:rPr>
            <w:rStyle w:val="Hyperlink"/>
            <w:sz w:val="24"/>
          </w:rPr>
          <w:t>User Research Report</w:t>
        </w:r>
      </w:hyperlink>
    </w:p>
    <w:p w:rsidR="009E791F" w:rsidRPr="00B67371" w:rsidRDefault="002C77AB" w:rsidP="009E791F">
      <w:pPr>
        <w:ind w:left="360"/>
        <w:rPr>
          <w:sz w:val="24"/>
        </w:rPr>
      </w:pPr>
      <w:hyperlink r:id="rId19" w:history="1">
        <w:r w:rsidR="009E791F" w:rsidRPr="00CF29C4">
          <w:rPr>
            <w:rStyle w:val="Hyperlink"/>
            <w:sz w:val="24"/>
          </w:rPr>
          <w:t>https://internal.vacloud.us/wiki/pages/81X0Z7X5/Perceptive_Reach_Deliverables.html</w:t>
        </w:r>
      </w:hyperlink>
    </w:p>
    <w:p w:rsidR="009E791F" w:rsidRPr="00B67371" w:rsidRDefault="002C77AB" w:rsidP="009E791F">
      <w:pPr>
        <w:pStyle w:val="ListParagraph"/>
        <w:numPr>
          <w:ilvl w:val="0"/>
          <w:numId w:val="16"/>
        </w:numPr>
        <w:rPr>
          <w:sz w:val="24"/>
        </w:rPr>
      </w:pPr>
      <w:hyperlink r:id="rId20" w:history="1">
        <w:r w:rsidR="009E791F" w:rsidRPr="00CF29C4">
          <w:rPr>
            <w:rStyle w:val="Hyperlink"/>
            <w:sz w:val="24"/>
          </w:rPr>
          <w:t>Requirements Traceability Matrix (RTM)</w:t>
        </w:r>
      </w:hyperlink>
    </w:p>
    <w:p w:rsidR="009E791F" w:rsidRPr="00B67371" w:rsidRDefault="002C77AB" w:rsidP="009E791F">
      <w:pPr>
        <w:ind w:left="360"/>
        <w:rPr>
          <w:sz w:val="24"/>
        </w:rPr>
      </w:pPr>
      <w:hyperlink r:id="rId21" w:history="1">
        <w:r w:rsidR="009E791F" w:rsidRPr="00CF29C4">
          <w:rPr>
            <w:rStyle w:val="Hyperlink"/>
            <w:sz w:val="24"/>
          </w:rPr>
          <w:t>https://internal.vacloud.us/wiki/pages/81X0Z7X5/Perceptive_Reach_Deliverables.html</w:t>
        </w:r>
      </w:hyperlink>
    </w:p>
    <w:p w:rsidR="009E791F" w:rsidRPr="00B67371" w:rsidRDefault="002C77AB" w:rsidP="009E791F">
      <w:pPr>
        <w:pStyle w:val="ListParagraph"/>
        <w:numPr>
          <w:ilvl w:val="0"/>
          <w:numId w:val="16"/>
        </w:numPr>
        <w:rPr>
          <w:sz w:val="24"/>
        </w:rPr>
      </w:pPr>
      <w:hyperlink r:id="rId22" w:history="1">
        <w:r w:rsidR="009E791F" w:rsidRPr="00CF29C4">
          <w:rPr>
            <w:rStyle w:val="Hyperlink"/>
            <w:sz w:val="24"/>
          </w:rPr>
          <w:t>Database Design Specification</w:t>
        </w:r>
      </w:hyperlink>
    </w:p>
    <w:p w:rsidR="009E791F" w:rsidRPr="00B67371" w:rsidRDefault="002C77AB" w:rsidP="009E791F">
      <w:pPr>
        <w:ind w:left="360"/>
        <w:rPr>
          <w:sz w:val="24"/>
        </w:rPr>
      </w:pPr>
      <w:hyperlink r:id="rId23" w:history="1">
        <w:r w:rsidR="009E791F" w:rsidRPr="00CF29C4">
          <w:rPr>
            <w:rStyle w:val="Hyperlink"/>
            <w:sz w:val="24"/>
          </w:rPr>
          <w:t>https://internal.vacloud.us/wiki/pages/81X0Z7X5/Perceptive_Reach_Deliverables.html</w:t>
        </w:r>
      </w:hyperlink>
    </w:p>
    <w:p w:rsidR="009E791F" w:rsidRPr="00B67371" w:rsidRDefault="002C77AB" w:rsidP="009E791F">
      <w:pPr>
        <w:pStyle w:val="ListParagraph"/>
        <w:numPr>
          <w:ilvl w:val="0"/>
          <w:numId w:val="16"/>
        </w:numPr>
        <w:rPr>
          <w:sz w:val="24"/>
        </w:rPr>
      </w:pPr>
      <w:hyperlink r:id="rId24" w:history="1">
        <w:r w:rsidR="009E791F" w:rsidRPr="00CF29C4">
          <w:rPr>
            <w:rStyle w:val="Hyperlink"/>
            <w:sz w:val="24"/>
          </w:rPr>
          <w:t>Data Analytics Sandbox Specification</w:t>
        </w:r>
      </w:hyperlink>
    </w:p>
    <w:p w:rsidR="009E791F" w:rsidRPr="00B67371" w:rsidRDefault="002C77AB" w:rsidP="009E791F">
      <w:pPr>
        <w:ind w:left="360"/>
        <w:rPr>
          <w:sz w:val="24"/>
        </w:rPr>
      </w:pPr>
      <w:hyperlink r:id="rId25" w:history="1">
        <w:r w:rsidR="009E791F" w:rsidRPr="00CF29C4">
          <w:rPr>
            <w:rStyle w:val="Hyperlink"/>
            <w:sz w:val="24"/>
          </w:rPr>
          <w:t>https://internal.vacloud.us/wiki/pages/81X0Z7X5/Perceptive_Reach_Deliverables.html</w:t>
        </w:r>
      </w:hyperlink>
    </w:p>
    <w:p w:rsidR="009E791F" w:rsidRPr="00B67371" w:rsidRDefault="002C77AB" w:rsidP="009E791F">
      <w:pPr>
        <w:pStyle w:val="ListParagraph"/>
        <w:numPr>
          <w:ilvl w:val="0"/>
          <w:numId w:val="16"/>
        </w:numPr>
        <w:rPr>
          <w:sz w:val="24"/>
        </w:rPr>
      </w:pPr>
      <w:hyperlink r:id="rId26" w:history="1">
        <w:r w:rsidR="009E791F" w:rsidRPr="00CF29C4">
          <w:rPr>
            <w:rStyle w:val="Hyperlink"/>
            <w:sz w:val="24"/>
          </w:rPr>
          <w:t>Dashboard Design Document</w:t>
        </w:r>
      </w:hyperlink>
    </w:p>
    <w:p w:rsidR="009E791F" w:rsidRPr="00B67371" w:rsidRDefault="002C77AB" w:rsidP="009E791F">
      <w:pPr>
        <w:ind w:left="360"/>
        <w:rPr>
          <w:sz w:val="24"/>
        </w:rPr>
      </w:pPr>
      <w:hyperlink r:id="rId27" w:history="1">
        <w:r w:rsidR="009E791F" w:rsidRPr="00CF29C4">
          <w:rPr>
            <w:rStyle w:val="Hyperlink"/>
            <w:sz w:val="24"/>
          </w:rPr>
          <w:t>https://internal.vacloud.us/wiki/pages/81X0Z7X5/Perceptive_Reach_Deliverables.html</w:t>
        </w:r>
      </w:hyperlink>
    </w:p>
    <w:p w:rsidR="009E791F" w:rsidRPr="00E258CD" w:rsidRDefault="009E791F" w:rsidP="009E791F">
      <w:pPr>
        <w:rPr>
          <w:sz w:val="24"/>
        </w:rPr>
      </w:pPr>
    </w:p>
    <w:p w:rsidR="009E791F" w:rsidRPr="00203EC2" w:rsidRDefault="009E791F" w:rsidP="009E791F">
      <w:pPr>
        <w:rPr>
          <w:rFonts w:ascii="Arial" w:hAnsi="Arial"/>
        </w:rPr>
      </w:pPr>
    </w:p>
    <w:p w:rsidR="009E791F" w:rsidRDefault="009E791F" w:rsidP="009E791F">
      <w:pPr>
        <w:pStyle w:val="Heading2"/>
      </w:pPr>
      <w:bookmarkStart w:id="261" w:name="_Toc410914902"/>
      <w:r>
        <w:t>Acronyms and Abbreviations</w:t>
      </w:r>
      <w:bookmarkEnd w:id="261"/>
    </w:p>
    <w:p w:rsidR="009E791F" w:rsidDel="00DA1D38" w:rsidRDefault="009E791F" w:rsidP="009E791F">
      <w:pPr>
        <w:pStyle w:val="InstructionalText1"/>
        <w:rPr>
          <w:del w:id="262" w:author="Monica Mohler" w:date="2015-02-09T10:47:00Z"/>
        </w:rPr>
      </w:pPr>
    </w:p>
    <w:p w:rsidR="009E791F" w:rsidRDefault="009E791F" w:rsidP="009E791F">
      <w:pPr>
        <w:pStyle w:val="Caption"/>
      </w:pPr>
      <w:r>
        <w:t xml:space="preserve">Table </w:t>
      </w:r>
      <w:fldSimple w:instr=" SEQ Table \* ARABIC ">
        <w:r w:rsidR="00E95842">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F6620D" w:rsidRPr="000A1577" w:rsidTr="00B24E38">
        <w:trPr>
          <w:cantSplit/>
          <w:trHeight w:val="421"/>
          <w:tblHeader/>
          <w:jc w:val="center"/>
        </w:trPr>
        <w:tc>
          <w:tcPr>
            <w:tcW w:w="97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Term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FileMan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HMAC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JDBC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JSON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PMP</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RESTful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RPC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VistA</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PMAS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HHS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MUltifrontal Massively Parallel sparse direct Solver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rsidR="009E791F" w:rsidRDefault="009E791F" w:rsidP="009E791F">
      <w:pPr>
        <w:pStyle w:val="BodyText"/>
      </w:pPr>
    </w:p>
    <w:p w:rsidR="009E791F" w:rsidRDefault="009E791F" w:rsidP="009E791F">
      <w:pPr>
        <w:pStyle w:val="Heading1"/>
      </w:pPr>
      <w:bookmarkStart w:id="263" w:name="_Toc410914903"/>
      <w:r>
        <w:t>Background</w:t>
      </w:r>
      <w:bookmarkEnd w:id="263"/>
    </w:p>
    <w:p w:rsidR="009E791F" w:rsidRDefault="009E791F" w:rsidP="009E791F">
      <w:pPr>
        <w:pStyle w:val="Heading2"/>
      </w:pPr>
      <w:bookmarkStart w:id="264" w:name="_Toc410914904"/>
      <w:r w:rsidRPr="00D10B95">
        <w:t>Overview of the System</w:t>
      </w:r>
      <w:bookmarkEnd w:id="264"/>
    </w:p>
    <w:p w:rsidR="009E791F" w:rsidRPr="00453DC8" w:rsidRDefault="009E791F" w:rsidP="009E791F">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t>The application will include capability</w:t>
      </w:r>
      <w:r w:rsidRPr="00453DC8">
        <w:t xml:space="preserve"> for analyzing multiple and integrated data sets with cutting-edge data analytic techniques and visualizations to identify at-risk individuals and </w:t>
      </w:r>
      <w:r w:rsidRPr="00453DC8">
        <w:lastRenderedPageBreak/>
        <w:t xml:space="preserve">populations and provide proactive and secure notifications of these results to </w:t>
      </w:r>
      <w:r>
        <w:t>Veteran</w:t>
      </w:r>
      <w:r w:rsidRPr="00453DC8">
        <w:t xml:space="preserve"> support services. </w:t>
      </w:r>
    </w:p>
    <w:p w:rsidR="009E791F" w:rsidRPr="00453DC8" w:rsidRDefault="009E791F" w:rsidP="009E791F">
      <w:pPr>
        <w:pStyle w:val="PSPBodytext"/>
      </w:pPr>
      <w:del w:id="265" w:author="Paul Bradley" w:date="2015-02-13T12:26:00Z">
        <w:r w:rsidRPr="00453DC8" w:rsidDel="002C77AB">
          <w:delText xml:space="preserve">A central component of the </w:delText>
        </w:r>
        <w:r w:rsidDel="002C77AB">
          <w:delText>IRDS</w:delText>
        </w:r>
        <w:r w:rsidRPr="00453DC8" w:rsidDel="002C77AB">
          <w:delText xml:space="preserve"> project is VA</w:delText>
        </w:r>
        <w:r w:rsidDel="002C77AB">
          <w:delText>’</w:delText>
        </w:r>
        <w:r w:rsidRPr="00453DC8" w:rsidDel="002C77AB">
          <w:delText xml:space="preserve">s </w:delText>
        </w:r>
        <w:r w:rsidDel="002C77AB">
          <w:delText>Suicide Data Repository (</w:delText>
        </w:r>
        <w:r w:rsidRPr="00453DC8" w:rsidDel="002C77AB">
          <w:delText>SDR</w:delText>
        </w:r>
        <w:r w:rsidDel="002C77AB">
          <w:delText>.).</w:delText>
        </w:r>
        <w:r w:rsidRPr="00453DC8" w:rsidDel="002C77AB">
          <w:delText xml:space="preserve"> The SDR is a centralized SQL Server database consolidating multiple sources of data containing suicide and mortality data of </w:delText>
        </w:r>
        <w:r w:rsidDel="002C77AB">
          <w:delText>Veteran</w:delText>
        </w:r>
        <w:r w:rsidRPr="00453DC8" w:rsidDel="002C77AB">
          <w:delText xml:space="preserve">s. The </w:delText>
        </w:r>
        <w:r w:rsidDel="002C77AB">
          <w:delText>IRDS</w:delText>
        </w:r>
        <w:r w:rsidRPr="00453DC8" w:rsidDel="002C77AB">
          <w:delText xml:space="preserve"> project proposes to expand the capabilities of the </w:delText>
        </w:r>
        <w:r w:rsidDel="002C77AB">
          <w:delText>SDR</w:delText>
        </w:r>
        <w:r w:rsidRPr="00453DC8" w:rsidDel="002C77AB">
          <w:delText xml:space="preserve"> to include new interfaces to clinical data sources, integrated data analytics/predictive modelling capabilities, a surveillance dashboard, and secure messaging – thus enhancing SDR capabilities to include upstream suicide intervention.</w:delText>
        </w:r>
      </w:del>
    </w:p>
    <w:p w:rsidR="009E791F" w:rsidRPr="00453DC8" w:rsidRDefault="009E791F" w:rsidP="009E791F">
      <w:pPr>
        <w:pStyle w:val="PSPBodytext"/>
      </w:pPr>
      <w:r w:rsidRPr="00453DC8">
        <w:t>As shown in</w:t>
      </w:r>
      <w:r>
        <w:rPr>
          <w:b/>
        </w:rPr>
        <w:t xml:space="preserve"> </w:t>
      </w:r>
      <w:r w:rsidR="00E95842">
        <w:rPr>
          <w:b/>
        </w:rPr>
        <w:t>Figure 1</w:t>
      </w:r>
      <w:r w:rsidRPr="00453DC8">
        <w:t xml:space="preserve">, </w:t>
      </w:r>
      <w:r>
        <w:t>IRDS</w:t>
      </w:r>
      <w:r w:rsidRPr="00453DC8">
        <w:t xml:space="preserve"> will be an integrated system </w:t>
      </w:r>
      <w:del w:id="266" w:author="Paul Bradley" w:date="2015-02-13T12:27:00Z">
        <w:r w:rsidRPr="00453DC8" w:rsidDel="002C77AB">
          <w:delText xml:space="preserve">that builds upon the existing </w:delText>
        </w:r>
        <w:r w:rsidDel="002C77AB">
          <w:delText>SDR</w:delText>
        </w:r>
        <w:r w:rsidRPr="00453DC8" w:rsidDel="002C77AB">
          <w:delText xml:space="preserve"> with</w:delText>
        </w:r>
      </w:del>
      <w:ins w:id="267" w:author="Paul Bradley" w:date="2015-02-13T12:27:00Z">
        <w:r w:rsidR="002C77AB">
          <w:t>comprised of</w:t>
        </w:r>
      </w:ins>
      <w:r w:rsidRPr="00453DC8">
        <w:t xml:space="preserve"> the following</w:t>
      </w:r>
      <w:del w:id="268" w:author="Paul Bradley" w:date="2015-02-13T12:27:00Z">
        <w:r w:rsidRPr="00453DC8" w:rsidDel="002C77AB">
          <w:delText xml:space="preserve"> capabilities</w:delText>
        </w:r>
      </w:del>
      <w:r w:rsidRPr="00453DC8">
        <w:t>:</w:t>
      </w:r>
    </w:p>
    <w:p w:rsidR="009E791F" w:rsidRPr="006D3F08" w:rsidRDefault="009E791F" w:rsidP="009E791F">
      <w:pPr>
        <w:pStyle w:val="PSPBullet1"/>
        <w:spacing w:after="0"/>
      </w:pPr>
      <w:r w:rsidRPr="00BD007C">
        <w:rPr>
          <w:b/>
        </w:rPr>
        <w:t>Reach Database.</w:t>
      </w:r>
      <w:r w:rsidRPr="006D3F08">
        <w:t xml:space="preserve"> A SQL database used to aggregate new data sources and relevant SDR data.</w:t>
      </w:r>
    </w:p>
    <w:p w:rsidR="009E791F" w:rsidRPr="003213C1" w:rsidRDefault="009E791F" w:rsidP="009E791F">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t>populations</w:t>
      </w:r>
    </w:p>
    <w:p w:rsidR="009E791F" w:rsidRPr="006D3F08" w:rsidRDefault="009E791F" w:rsidP="009E791F">
      <w:pPr>
        <w:pStyle w:val="PSPBullet1"/>
        <w:spacing w:after="0"/>
      </w:pPr>
      <w:r w:rsidRPr="00BD007C">
        <w:rPr>
          <w:b/>
        </w:rPr>
        <w:t>Direct Messaging.</w:t>
      </w:r>
      <w:r w:rsidRPr="006D3F08">
        <w:t xml:space="preserve"> A method to construct and transmit a secure message to authorized outreach and intervention service providers.</w:t>
      </w:r>
    </w:p>
    <w:p w:rsidR="009E791F" w:rsidRPr="00691A64" w:rsidRDefault="009E791F" w:rsidP="009E791F">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rsidR="009E791F" w:rsidRPr="000406F8" w:rsidRDefault="009E791F" w:rsidP="009E791F">
      <w:pPr>
        <w:rPr>
          <w:sz w:val="24"/>
        </w:rPr>
      </w:pPr>
    </w:p>
    <w:p w:rsidR="009E791F" w:rsidRDefault="009E791F" w:rsidP="009E791F">
      <w:pPr>
        <w:keepNext/>
        <w:jc w:val="center"/>
      </w:pPr>
      <w:r w:rsidRPr="0017153A">
        <w:rPr>
          <w:noProof/>
        </w:rPr>
        <w:drawing>
          <wp:inline distT="0" distB="0" distL="0" distR="0" wp14:anchorId="1E7B2A07" wp14:editId="76081A4B">
            <wp:extent cx="4743527"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9E791F" w:rsidRDefault="009E791F" w:rsidP="009E791F">
      <w:pPr>
        <w:pStyle w:val="Caption"/>
      </w:pPr>
      <w:r>
        <w:t xml:space="preserve">Figure </w:t>
      </w:r>
      <w:fldSimple w:instr=" SEQ Figure \* ARABIC ">
        <w:r w:rsidR="0071563C">
          <w:rPr>
            <w:noProof/>
          </w:rPr>
          <w:t>1</w:t>
        </w:r>
      </w:fldSimple>
      <w:r>
        <w:rPr>
          <w:noProof/>
        </w:rPr>
        <w:t>: Conceptual Program Design</w:t>
      </w:r>
    </w:p>
    <w:p w:rsidR="009E791F" w:rsidRPr="00453DC8" w:rsidRDefault="009E791F" w:rsidP="009E791F">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t xml:space="preserve">  </w:t>
      </w:r>
      <w:r w:rsidR="00E95842">
        <w:rPr>
          <w:b/>
          <w:color w:val="000000" w:themeColor="text1"/>
        </w:rPr>
        <w:t>Figure 2</w:t>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lastRenderedPageBreak/>
        <w:drawing>
          <wp:inline distT="0" distB="0" distL="0" distR="0" wp14:anchorId="2FE5A197" wp14:editId="1774D861">
            <wp:extent cx="5943612"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9E791F" w:rsidRPr="00B04F1B" w:rsidRDefault="009E791F" w:rsidP="009E791F">
      <w:pPr>
        <w:pStyle w:val="Caption"/>
      </w:pPr>
      <w:bookmarkStart w:id="269" w:name="_Ref403714448"/>
      <w:r>
        <w:t xml:space="preserve">Figure </w:t>
      </w:r>
      <w:fldSimple w:instr=" SEQ Figure \* ARABIC ">
        <w:r w:rsidR="0071563C">
          <w:rPr>
            <w:noProof/>
          </w:rPr>
          <w:t>2</w:t>
        </w:r>
      </w:fldSimple>
      <w:bookmarkEnd w:id="269"/>
      <w:r>
        <w:rPr>
          <w:noProof/>
        </w:rPr>
        <w:t>: Conceptual System Design</w:t>
      </w:r>
    </w:p>
    <w:p w:rsidR="009E791F" w:rsidRPr="00414897" w:rsidRDefault="009E791F" w:rsidP="009E791F">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w:t>
      </w:r>
      <w:r>
        <w:rPr>
          <w:sz w:val="24"/>
        </w:rPr>
        <w:t>Veteran</w:t>
      </w:r>
      <w:r w:rsidRPr="00414897">
        <w:rPr>
          <w:sz w:val="24"/>
        </w:rPr>
        <w:t xml:space="preserve"> support services organizations via Direct Messaging.</w:t>
      </w:r>
    </w:p>
    <w:p w:rsidR="009E791F" w:rsidRPr="00453DC8" w:rsidRDefault="009E791F" w:rsidP="009E791F">
      <w:pPr>
        <w:pStyle w:val="Heading3"/>
      </w:pPr>
      <w:bookmarkStart w:id="270" w:name="_SDR_Database_Background"/>
      <w:bookmarkStart w:id="271" w:name="_Toc387140591"/>
      <w:bookmarkStart w:id="272" w:name="_Toc387178632"/>
      <w:bookmarkStart w:id="273" w:name="_Toc397445254"/>
      <w:bookmarkStart w:id="274" w:name="_Toc397963197"/>
      <w:bookmarkStart w:id="275" w:name="_Toc410914905"/>
      <w:bookmarkEnd w:id="270"/>
      <w:r w:rsidRPr="00453DC8">
        <w:t>SDR Database Background</w:t>
      </w:r>
      <w:bookmarkEnd w:id="271"/>
      <w:bookmarkEnd w:id="272"/>
      <w:bookmarkEnd w:id="273"/>
      <w:bookmarkEnd w:id="274"/>
      <w:bookmarkEnd w:id="275"/>
    </w:p>
    <w:p w:rsidR="009E791F" w:rsidRPr="00453DC8" w:rsidRDefault="009E791F" w:rsidP="009E791F">
      <w:pPr>
        <w:pStyle w:val="PSPBodytext"/>
      </w:pPr>
      <w:r w:rsidRPr="00453DC8">
        <w:t>As previously mentioned, the SDR is a centralized SQL Server database</w:t>
      </w:r>
      <w:r>
        <w:t>,</w:t>
      </w:r>
      <w:r w:rsidRPr="00453DC8">
        <w:t xml:space="preserve"> which currently consolidates multiple sources of data containing suicide and mortality data of </w:t>
      </w:r>
      <w:r>
        <w:t>Veteran</w:t>
      </w:r>
      <w:r w:rsidRPr="00453DC8">
        <w:t xml:space="preserve">s. The SDR will be one of the data sources for the </w:t>
      </w:r>
      <w:r>
        <w:t>IRDS</w:t>
      </w:r>
      <w:r w:rsidRPr="00453DC8">
        <w:t xml:space="preserve"> innovation. Data from the sources below are periodically imported into the SDR. Sources include:</w:t>
      </w:r>
    </w:p>
    <w:p w:rsidR="009E791F" w:rsidRPr="00453DC8" w:rsidRDefault="009E791F" w:rsidP="009E791F">
      <w:pPr>
        <w:pStyle w:val="PSPBullet1"/>
        <w:contextualSpacing/>
      </w:pPr>
      <w:r w:rsidRPr="00453DC8">
        <w:t xml:space="preserve">National Death Index (NDI) based on </w:t>
      </w:r>
      <w:r>
        <w:t>DoD</w:t>
      </w:r>
      <w:r w:rsidRPr="00453DC8">
        <w:t xml:space="preserve"> and VA NDI search criteria</w:t>
      </w:r>
    </w:p>
    <w:p w:rsidR="009E791F" w:rsidRPr="00453DC8" w:rsidRDefault="009E791F" w:rsidP="009E791F">
      <w:pPr>
        <w:pStyle w:val="PSPBullet1"/>
        <w:contextualSpacing/>
      </w:pPr>
      <w:r w:rsidRPr="00453DC8">
        <w:t>State Death Certificate Data (SDCD)</w:t>
      </w:r>
    </w:p>
    <w:p w:rsidR="009E791F" w:rsidRPr="00453DC8" w:rsidRDefault="009E791F" w:rsidP="009E791F">
      <w:pPr>
        <w:pStyle w:val="PSPBullet1"/>
        <w:contextualSpacing/>
      </w:pPr>
      <w:r w:rsidRPr="00453DC8">
        <w:t>Suicide Prevention Applications Network (SPAN)</w:t>
      </w:r>
    </w:p>
    <w:p w:rsidR="009E791F" w:rsidRPr="00453DC8" w:rsidRDefault="009E791F" w:rsidP="009E791F">
      <w:pPr>
        <w:pStyle w:val="PSPBullet1"/>
        <w:contextualSpacing/>
      </w:pPr>
      <w:r>
        <w:t>Veteran</w:t>
      </w:r>
      <w:r w:rsidRPr="00453DC8">
        <w:t>s Crisis Line (VCL)</w:t>
      </w:r>
    </w:p>
    <w:p w:rsidR="009E791F" w:rsidRPr="00453DC8" w:rsidRDefault="009E791F" w:rsidP="009E791F">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9E791F" w:rsidRPr="00416F75" w:rsidRDefault="009E791F" w:rsidP="009E791F">
      <w:pPr>
        <w:pStyle w:val="PSPBodytext"/>
      </w:pPr>
      <w:r w:rsidRPr="00453DC8">
        <w:lastRenderedPageBreak/>
        <w:t xml:space="preserve">Importantly, the SDR provides a view into the unique characteristics of </w:t>
      </w:r>
      <w:r>
        <w:t>Veteran</w:t>
      </w:r>
      <w:r w:rsidRPr="00453DC8">
        <w:t xml:space="preserve">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w:t>
      </w:r>
      <w:r>
        <w:t>Veteran</w:t>
      </w:r>
      <w:r w:rsidRPr="00453DC8">
        <w:t xml:space="preserve">s using data unique to </w:t>
      </w:r>
      <w:r>
        <w:t>Veteran</w:t>
      </w:r>
      <w:r w:rsidRPr="00453DC8">
        <w:t xml:space="preserve">s. </w:t>
      </w:r>
      <w:r>
        <w:br/>
      </w:r>
    </w:p>
    <w:p w:rsidR="009E791F" w:rsidRDefault="009E791F" w:rsidP="009E791F">
      <w:pPr>
        <w:pStyle w:val="Heading2"/>
      </w:pPr>
      <w:bookmarkStart w:id="276" w:name="_Toc410914906"/>
      <w:r w:rsidRPr="00D10B95">
        <w:t>Overview of the Business Process</w:t>
      </w:r>
      <w:bookmarkEnd w:id="276"/>
    </w:p>
    <w:p w:rsidR="009E791F" w:rsidRDefault="002C77AB" w:rsidP="009E791F">
      <w:pPr>
        <w:pStyle w:val="BodyText"/>
      </w:pPr>
      <w:hyperlink w:anchor="_User_Characteristics" w:history="1">
        <w:r w:rsidR="009E791F">
          <w:rPr>
            <w:rStyle w:val="Hyperlink"/>
          </w:rPr>
          <w:t>Section 2.4</w:t>
        </w:r>
      </w:hyperlink>
      <w:r w:rsidR="009E791F">
        <w:t xml:space="preserve"> of this document outlines the major use cases associated with the IRDS application. Of these use cases, the ones that have the most significant business process component are Surveillance and </w:t>
      </w:r>
      <w:r w:rsidR="009E791F" w:rsidRPr="006C1C5C">
        <w:t>Upstream At-Risk Notification</w:t>
      </w:r>
      <w:r w:rsidR="009E791F">
        <w:t xml:space="preserve">. The business process diagrams below represents a high level overview of how the IRDS application will integrate within these use cases, however it should be noted that the details of each business process may vary on a case by case and facility by facility basis. As more business processes are identified during the development process, this document will be updated. </w:t>
      </w:r>
    </w:p>
    <w:p w:rsidR="009E791F" w:rsidRDefault="009E791F" w:rsidP="009E791F">
      <w:pPr>
        <w:pStyle w:val="BodyText"/>
        <w:numPr>
          <w:ilvl w:val="0"/>
          <w:numId w:val="32"/>
        </w:numPr>
      </w:pPr>
      <w:r>
        <w:t>Data sources are imported into the IRDS system via SQL Server Integration Services (SSIS) import solutions. Each data source will have its own SSIS package (.dtsx). In the case of importing data from a VistA installation, one or more RPC calls will be executed from within an SSIS import. The import solution will transform the data and load into the appropriate tables in the Reach database.</w:t>
      </w:r>
    </w:p>
    <w:p w:rsidR="009E791F" w:rsidRDefault="009E791F" w:rsidP="009E791F">
      <w:pPr>
        <w:pStyle w:val="BodyText"/>
        <w:numPr>
          <w:ilvl w:val="0"/>
          <w:numId w:val="32"/>
        </w:numPr>
      </w:pPr>
      <w:r>
        <w:t>An R program is run periodically (every year or so) on the production server to update the Risk model. The results of the run are stored in a table in the Reach database.</w:t>
      </w:r>
    </w:p>
    <w:p w:rsidR="009E791F" w:rsidRDefault="009E791F" w:rsidP="009E791F">
      <w:pPr>
        <w:pStyle w:val="BodyText"/>
        <w:numPr>
          <w:ilvl w:val="0"/>
          <w:numId w:val="32"/>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9E791F" w:rsidRDefault="009E791F" w:rsidP="009E791F">
      <w:pPr>
        <w:pStyle w:val="BodyText"/>
        <w:numPr>
          <w:ilvl w:val="0"/>
          <w:numId w:val="32"/>
        </w:numPr>
      </w:pPr>
      <w:r>
        <w:t xml:space="preserve">The results of the surveillance run are emailed to the appropriate contacts for those Veterans via a secure message that leverages the VA </w:t>
      </w:r>
      <w:r w:rsidRPr="007873CC">
        <w:t>Virtual Lifetime Electronic Record (VLER</w:t>
      </w:r>
      <w:r w:rsidR="00625BA0" w:rsidRPr="007873CC">
        <w:t>)</w:t>
      </w:r>
      <w:r w:rsidR="00625BA0">
        <w:t xml:space="preserve"> architecture</w:t>
      </w:r>
      <w:r>
        <w:t>.</w:t>
      </w:r>
    </w:p>
    <w:p w:rsidR="009E791F" w:rsidRDefault="009E791F" w:rsidP="009E791F">
      <w:pPr>
        <w:pStyle w:val="BodyText"/>
        <w:numPr>
          <w:ilvl w:val="0"/>
          <w:numId w:val="32"/>
        </w:numPr>
      </w:pPr>
      <w:r>
        <w:t>A system user will access the dashboard via a compatible web browser.  The dashboard is a web application that provides a visual presentation</w:t>
      </w:r>
      <w:r w:rsidRPr="00744382">
        <w:t xml:space="preserve"> </w:t>
      </w:r>
      <w:r>
        <w:t>in the web browser of data that has been accessed via a REST API, which queries the Reach database for both specific and aggregate data regarding high risk Veterans at their management level (region, state, VISN, VAMC). The query results are passed to the client browser and populated in the web page.</w:t>
      </w:r>
    </w:p>
    <w:p w:rsidR="009E791F" w:rsidRDefault="009E791F" w:rsidP="009E791F">
      <w:pPr>
        <w:pStyle w:val="BodyText"/>
        <w:ind w:left="720"/>
      </w:pPr>
    </w:p>
    <w:p w:rsidR="009E791F" w:rsidRDefault="009E791F" w:rsidP="009E791F">
      <w:pPr>
        <w:pStyle w:val="BodyText"/>
        <w:keepNext/>
      </w:pPr>
      <w:r>
        <w:object w:dxaOrig="9004" w:dyaOrig="11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547.2pt" o:ole="">
            <v:imagedata r:id="rId30" o:title=""/>
          </v:shape>
          <o:OLEObject Type="Embed" ProgID="Visio.Drawing.11" ShapeID="_x0000_i1025" DrawAspect="Content" ObjectID="_1485335930" r:id="rId31"/>
        </w:object>
      </w:r>
    </w:p>
    <w:p w:rsidR="009E791F" w:rsidRDefault="009E791F" w:rsidP="009E791F">
      <w:pPr>
        <w:pStyle w:val="Caption"/>
      </w:pPr>
      <w:r>
        <w:t xml:space="preserve">Figure </w:t>
      </w:r>
      <w:fldSimple w:instr=" SEQ Figure \* ARABIC ">
        <w:r w:rsidR="0071563C">
          <w:rPr>
            <w:noProof/>
          </w:rPr>
          <w:t>3</w:t>
        </w:r>
      </w:fldSimple>
      <w:r>
        <w:t>: Dashboard Surveillance</w:t>
      </w:r>
    </w:p>
    <w:p w:rsidR="009E791F" w:rsidRDefault="009E791F" w:rsidP="009E791F">
      <w:pPr>
        <w:pStyle w:val="BodyText"/>
      </w:pPr>
    </w:p>
    <w:p w:rsidR="009E791F" w:rsidRDefault="009E791F" w:rsidP="009E791F">
      <w:pPr>
        <w:pStyle w:val="Caption"/>
      </w:pPr>
    </w:p>
    <w:p w:rsidR="009E791F" w:rsidRPr="000D4019" w:rsidRDefault="009E791F" w:rsidP="009E791F">
      <w:pPr>
        <w:pStyle w:val="BodyText"/>
      </w:pPr>
    </w:p>
    <w:p w:rsidR="009E791F" w:rsidRDefault="009E791F" w:rsidP="009E791F">
      <w:pPr>
        <w:pStyle w:val="BodyText"/>
        <w:keepNext/>
      </w:pPr>
    </w:p>
    <w:p w:rsidR="009E791F" w:rsidRDefault="009E791F" w:rsidP="009E791F">
      <w:pPr>
        <w:pStyle w:val="BodyText"/>
        <w:keepNext/>
      </w:pPr>
      <w:r>
        <w:object w:dxaOrig="17251" w:dyaOrig="4575">
          <v:shape id="_x0000_i1026" type="#_x0000_t75" style="width:468pt;height:122.4pt" o:ole="">
            <v:imagedata r:id="rId32" o:title=""/>
          </v:shape>
          <o:OLEObject Type="Embed" ProgID="Visio.Drawing.11" ShapeID="_x0000_i1026" DrawAspect="Content" ObjectID="_1485335931" r:id="rId33"/>
        </w:object>
      </w:r>
    </w:p>
    <w:p w:rsidR="009E791F" w:rsidRDefault="009E791F" w:rsidP="009E791F">
      <w:pPr>
        <w:pStyle w:val="Caption"/>
      </w:pPr>
      <w:r>
        <w:t xml:space="preserve">Figure </w:t>
      </w:r>
      <w:fldSimple w:instr=" SEQ Figure \* ARABIC ">
        <w:r w:rsidR="0071563C">
          <w:rPr>
            <w:noProof/>
          </w:rPr>
          <w:t>4</w:t>
        </w:r>
      </w:fldSimple>
      <w:r>
        <w:t>: Direct Message, New Veteran Identified</w:t>
      </w:r>
    </w:p>
    <w:p w:rsidR="009E791F" w:rsidRPr="008E425D" w:rsidRDefault="009E791F" w:rsidP="009E791F">
      <w:pPr>
        <w:pStyle w:val="BodyText"/>
      </w:pPr>
    </w:p>
    <w:p w:rsidR="009E791F" w:rsidRDefault="009E791F" w:rsidP="009E791F">
      <w:pPr>
        <w:pStyle w:val="BodyText"/>
        <w:keepNext/>
      </w:pPr>
      <w:r>
        <w:object w:dxaOrig="17071" w:dyaOrig="4619">
          <v:shape id="_x0000_i1027" type="#_x0000_t75" style="width:468pt;height:129.6pt" o:ole="">
            <v:imagedata r:id="rId34" o:title=""/>
          </v:shape>
          <o:OLEObject Type="Embed" ProgID="Visio.Drawing.11" ShapeID="_x0000_i1027" DrawAspect="Content" ObjectID="_1485335932" r:id="rId35"/>
        </w:object>
      </w:r>
    </w:p>
    <w:p w:rsidR="009E791F" w:rsidRPr="000D4019" w:rsidRDefault="009E791F" w:rsidP="009E791F">
      <w:pPr>
        <w:pStyle w:val="Caption"/>
      </w:pPr>
      <w:r>
        <w:t xml:space="preserve">Figure </w:t>
      </w:r>
      <w:fldSimple w:instr=" SEQ Figure \* ARABIC ">
        <w:r w:rsidR="0071563C">
          <w:rPr>
            <w:noProof/>
          </w:rPr>
          <w:t>5</w:t>
        </w:r>
      </w:fldSimple>
      <w:r>
        <w:t>: Direct Message, Veteran Data Update</w:t>
      </w:r>
    </w:p>
    <w:p w:rsidR="009E791F" w:rsidRDefault="009E791F" w:rsidP="009E791F">
      <w:pPr>
        <w:pStyle w:val="Caption"/>
      </w:pPr>
    </w:p>
    <w:p w:rsidR="009E791F" w:rsidRPr="00414897" w:rsidRDefault="009E791F" w:rsidP="009E791F">
      <w:pPr>
        <w:pStyle w:val="Caption"/>
      </w:pPr>
      <w:r>
        <w:t xml:space="preserve">Table </w:t>
      </w:r>
      <w:fldSimple w:instr=" SEQ Table \* ARABIC ">
        <w:r w:rsidR="00E95842">
          <w:rPr>
            <w:noProof/>
          </w:rPr>
          <w:t>2</w:t>
        </w:r>
      </w:fldSimple>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9E791F" w:rsidRPr="00D35D5C" w:rsidTr="00666F97">
        <w:trPr>
          <w:cantSplit/>
          <w:tblHeader/>
        </w:trPr>
        <w:tc>
          <w:tcPr>
            <w:tcW w:w="624" w:type="pct"/>
            <w:shd w:val="clear" w:color="auto" w:fill="D9D9D9"/>
            <w:vAlign w:val="center"/>
          </w:tcPr>
          <w:p w:rsidR="009E791F" w:rsidRPr="00D35D5C" w:rsidRDefault="009E791F" w:rsidP="00666F97">
            <w:pPr>
              <w:pStyle w:val="TableHeading"/>
              <w:rPr>
                <w:rFonts w:ascii="Times New Roman" w:hAnsi="Times New Roman" w:cs="Times New Roman"/>
              </w:rPr>
            </w:pPr>
            <w:bookmarkStart w:id="277" w:name="ColumnTitle_05"/>
            <w:bookmarkEnd w:id="277"/>
            <w:r w:rsidRPr="00D35D5C">
              <w:rPr>
                <w:rFonts w:ascii="Times New Roman" w:hAnsi="Times New Roman" w:cs="Times New Roman"/>
              </w:rPr>
              <w:t>Business Process ID</w:t>
            </w:r>
          </w:p>
        </w:tc>
        <w:tc>
          <w:tcPr>
            <w:tcW w:w="74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1</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Dashboard Surveillance </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Modernized</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High-level description of how VA staff identifies high-risk </w:t>
            </w:r>
            <w:r>
              <w:rPr>
                <w:i w:val="0"/>
                <w:color w:val="auto"/>
              </w:rPr>
              <w:t>Veteran</w:t>
            </w:r>
            <w:r w:rsidRPr="00D35D5C">
              <w:rPr>
                <w:i w:val="0"/>
                <w:color w:val="auto"/>
              </w:rPr>
              <w:t xml:space="preserve">s and adds them to the local “High Risk List,” the primary tool for tracking and monitoring high risk </w:t>
            </w:r>
            <w:r>
              <w:rPr>
                <w:i w:val="0"/>
                <w:color w:val="auto"/>
              </w:rPr>
              <w:t>Veteran</w:t>
            </w:r>
            <w:r w:rsidRPr="00D35D5C">
              <w:rPr>
                <w:i w:val="0"/>
                <w:color w:val="auto"/>
              </w:rPr>
              <w:t>s within a facility’s service area. Staff will also use the dashboard for ad</w:t>
            </w:r>
            <w:r>
              <w:rPr>
                <w:i w:val="0"/>
                <w:color w:val="auto"/>
              </w:rPr>
              <w:t xml:space="preserve"> </w:t>
            </w:r>
            <w:r w:rsidRPr="00D35D5C">
              <w:rPr>
                <w:i w:val="0"/>
                <w:color w:val="auto"/>
              </w:rPr>
              <w:t xml:space="preserve">hoc research and lookups not associated with a defined business process.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lastRenderedPageBreak/>
              <w:t xml:space="preserve">2 </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New </w:t>
            </w:r>
            <w:r>
              <w:rPr>
                <w:i w:val="0"/>
                <w:color w:val="auto"/>
              </w:rPr>
              <w:t>Veteran</w:t>
            </w:r>
            <w:r w:rsidRPr="00D35D5C">
              <w:rPr>
                <w:i w:val="0"/>
                <w:color w:val="auto"/>
              </w:rPr>
              <w:t xml:space="preserve"> Identified</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has identified a </w:t>
            </w:r>
            <w:r>
              <w:rPr>
                <w:i w:val="0"/>
                <w:color w:val="auto"/>
              </w:rPr>
              <w:t>Veteran</w:t>
            </w:r>
            <w:r w:rsidRPr="00D35D5C">
              <w:rPr>
                <w:i w:val="0"/>
                <w:color w:val="auto"/>
              </w:rPr>
              <w:t xml:space="preserve"> not previously displayed in the system.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3</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w:t>
            </w:r>
            <w:r>
              <w:rPr>
                <w:i w:val="0"/>
                <w:color w:val="auto"/>
              </w:rPr>
              <w:t>Veteran</w:t>
            </w:r>
            <w:r w:rsidRPr="00D35D5C">
              <w:rPr>
                <w:i w:val="0"/>
                <w:color w:val="auto"/>
              </w:rPr>
              <w:t xml:space="preserve"> Data Update</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identifies a </w:t>
            </w:r>
            <w:r>
              <w:rPr>
                <w:i w:val="0"/>
                <w:color w:val="auto"/>
              </w:rPr>
              <w:t>Veteran</w:t>
            </w:r>
            <w:r w:rsidRPr="00D35D5C">
              <w:rPr>
                <w:i w:val="0"/>
                <w:color w:val="auto"/>
              </w:rPr>
              <w:t xml:space="preserve"> who has been previously identified, but has a significant negative event or trigger in the database which may induce an increased risk for suicidal behavior. </w:t>
            </w:r>
          </w:p>
        </w:tc>
      </w:tr>
    </w:tbl>
    <w:p w:rsidR="009E791F" w:rsidRDefault="009E791F" w:rsidP="009E791F"/>
    <w:p w:rsidR="009E791F" w:rsidRPr="00EA5E62" w:rsidRDefault="009E791F" w:rsidP="009E791F">
      <w:pPr>
        <w:pStyle w:val="Heading2"/>
      </w:pPr>
      <w:bookmarkStart w:id="278" w:name="_Toc410914907"/>
      <w:r>
        <w:t>Business Benefits</w:t>
      </w:r>
      <w:bookmarkEnd w:id="278"/>
    </w:p>
    <w:p w:rsidR="009E791F" w:rsidRPr="00453DC8" w:rsidRDefault="009E791F" w:rsidP="009E791F">
      <w:pPr>
        <w:pStyle w:val="PSPBodytext"/>
      </w:pPr>
      <w:r>
        <w:t>S</w:t>
      </w:r>
      <w:r w:rsidRPr="00453DC8">
        <w:t xml:space="preserve">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w:t>
      </w:r>
      <w:r>
        <w:t>Veteran</w:t>
      </w:r>
      <w:r w:rsidRPr="00453DC8">
        <w:t>s at risk, notification, reporting, and continuous monitoring processes.</w:t>
      </w:r>
    </w:p>
    <w:p w:rsidR="009E791F" w:rsidRPr="00453DC8" w:rsidRDefault="009E791F" w:rsidP="009E791F">
      <w:pPr>
        <w:pStyle w:val="PSPBodytext"/>
      </w:pPr>
      <w:r>
        <w:t>The</w:t>
      </w:r>
      <w:r w:rsidRPr="00453DC8">
        <w:t xml:space="preserve"> </w:t>
      </w:r>
      <w:r>
        <w:t>IRDS</w:t>
      </w:r>
      <w:r w:rsidRPr="00453DC8">
        <w:t xml:space="preserve"> concept will address two major e</w:t>
      </w:r>
      <w:r>
        <w:t>lements of suicide intervention,</w:t>
      </w:r>
      <w:r w:rsidRPr="00453DC8">
        <w:t xml:space="preserve"> information and time. </w:t>
      </w:r>
    </w:p>
    <w:p w:rsidR="009E791F" w:rsidRPr="00453DC8" w:rsidRDefault="009E791F" w:rsidP="009E791F">
      <w:pPr>
        <w:pStyle w:val="PSPBullet1"/>
      </w:pPr>
      <w:r w:rsidRPr="00453DC8">
        <w:t xml:space="preserve">Can information on </w:t>
      </w:r>
      <w:r>
        <w:t>Veteran</w:t>
      </w:r>
      <w:r w:rsidRPr="00453DC8">
        <w:t>s both under and outside VHA care be aggregated to produce a useful prediction of suicide risk?</w:t>
      </w:r>
    </w:p>
    <w:p w:rsidR="009E791F" w:rsidRPr="00453DC8" w:rsidRDefault="009E791F" w:rsidP="009E791F">
      <w:pPr>
        <w:pStyle w:val="PSPBullet1"/>
      </w:pPr>
      <w:r w:rsidRPr="00453DC8">
        <w:t>Can effective interventions be developed and deployed in time to avoid problems from escalating into crises?</w:t>
      </w:r>
    </w:p>
    <w:p w:rsidR="009E791F" w:rsidRPr="00453DC8" w:rsidRDefault="009E791F" w:rsidP="009E791F">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791F" w:rsidRPr="00453DC8" w:rsidTr="00666F97">
        <w:trPr>
          <w:jc w:val="center"/>
        </w:trPr>
        <w:tc>
          <w:tcPr>
            <w:tcW w:w="9576" w:type="dxa"/>
          </w:tcPr>
          <w:p w:rsidR="009E791F" w:rsidRPr="00453DC8" w:rsidRDefault="009E791F" w:rsidP="00666F97">
            <w:pPr>
              <w:pStyle w:val="PSPGraphic"/>
            </w:pPr>
            <w:r w:rsidRPr="00453DC8">
              <w:rPr>
                <w:noProof/>
              </w:rPr>
              <w:drawing>
                <wp:inline distT="0" distB="0" distL="0" distR="0" wp14:anchorId="3958AFA6" wp14:editId="1A57474D">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9E791F" w:rsidRPr="00453DC8" w:rsidTr="00666F97">
        <w:trPr>
          <w:jc w:val="center"/>
        </w:trPr>
        <w:tc>
          <w:tcPr>
            <w:tcW w:w="9576" w:type="dxa"/>
          </w:tcPr>
          <w:p w:rsidR="009E791F" w:rsidRPr="00453DC8" w:rsidRDefault="009E791F" w:rsidP="00666F97">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9E791F" w:rsidRDefault="009E791F" w:rsidP="009E791F">
      <w:pPr>
        <w:pStyle w:val="Caption"/>
      </w:pPr>
      <w:r>
        <w:t xml:space="preserve">Figure </w:t>
      </w:r>
      <w:fldSimple w:instr=" SEQ Figure \* ARABIC ">
        <w:r w:rsidR="0071563C">
          <w:rPr>
            <w:noProof/>
          </w:rPr>
          <w:t>6</w:t>
        </w:r>
      </w:fldSimple>
      <w:r>
        <w:rPr>
          <w:noProof/>
        </w:rPr>
        <w:t>: Surveillance Process Model</w:t>
      </w:r>
    </w:p>
    <w:p w:rsidR="009E791F" w:rsidRPr="00EA5E62" w:rsidRDefault="009E791F" w:rsidP="009E791F">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9E791F" w:rsidRPr="00453DC8" w:rsidTr="00666F97">
        <w:trPr>
          <w:jc w:val="center"/>
        </w:trPr>
        <w:tc>
          <w:tcPr>
            <w:tcW w:w="9360" w:type="dxa"/>
            <w:shd w:val="clear" w:color="auto" w:fill="DC6900"/>
          </w:tcPr>
          <w:p w:rsidR="009E791F" w:rsidRPr="00453DC8" w:rsidRDefault="009E791F" w:rsidP="00666F97">
            <w:pPr>
              <w:pStyle w:val="PSPTableheader"/>
            </w:pPr>
            <w:r w:rsidRPr="00453DC8">
              <w:t>Impact</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 xml:space="preserve">The IRDS innovation will dramatically change the manner in which VA plans, funds, manages, and </w:t>
            </w:r>
            <w:r w:rsidRPr="009625B6">
              <w:rPr>
                <w:sz w:val="22"/>
              </w:rPr>
              <w:lastRenderedPageBreak/>
              <w:t xml:space="preserve">assesses suicide intervention and prevention programs. </w:t>
            </w:r>
          </w:p>
          <w:p w:rsidR="009E791F" w:rsidRPr="009625B6" w:rsidRDefault="009E791F" w:rsidP="00666F97">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rsidR="009E791F" w:rsidRPr="009625B6" w:rsidRDefault="009E791F" w:rsidP="00666F97">
            <w:pPr>
              <w:pStyle w:val="PSPTableBullet1"/>
              <w:rPr>
                <w:sz w:val="22"/>
              </w:rPr>
            </w:pPr>
            <w:r w:rsidRPr="009625B6">
              <w:rPr>
                <w:sz w:val="22"/>
              </w:rPr>
              <w:t xml:space="preserve">As risk factors change over time, and as new risk factors are identified, new analytical models and new data sources can be incorporated into IRDS and the method of identification, notification, and intervention can be re-applied. </w:t>
            </w:r>
          </w:p>
          <w:p w:rsidR="009E791F" w:rsidRPr="009625B6" w:rsidRDefault="009E791F" w:rsidP="00666F97">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9E791F" w:rsidRPr="009625B6" w:rsidRDefault="009E791F" w:rsidP="00666F97">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lastRenderedPageBreak/>
              <w:t>Benefits</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9E791F" w:rsidRPr="009625B6" w:rsidRDefault="009E791F" w:rsidP="00666F97">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9E791F" w:rsidRPr="009625B6" w:rsidRDefault="009E791F" w:rsidP="00666F97">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9E791F" w:rsidRPr="009625B6" w:rsidRDefault="009E791F" w:rsidP="00666F97">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9E791F" w:rsidRPr="009625B6" w:rsidRDefault="009E791F" w:rsidP="00666F97">
            <w:pPr>
              <w:pStyle w:val="PSPTableBullet1"/>
              <w:rPr>
                <w:sz w:val="22"/>
              </w:rPr>
            </w:pPr>
            <w:r w:rsidRPr="009625B6">
              <w:rPr>
                <w:sz w:val="22"/>
              </w:rPr>
              <w:t>Program funding and resources can be optimized and tailored to specific regional needs, preventing waste.</w:t>
            </w:r>
          </w:p>
          <w:p w:rsidR="009E791F" w:rsidRPr="009625B6" w:rsidRDefault="009E791F" w:rsidP="00666F97">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t>Scalability</w:t>
            </w:r>
          </w:p>
        </w:tc>
      </w:tr>
      <w:tr w:rsidR="009E791F" w:rsidRPr="00453DC8" w:rsidTr="00666F97">
        <w:trPr>
          <w:jc w:val="center"/>
        </w:trPr>
        <w:tc>
          <w:tcPr>
            <w:tcW w:w="9360" w:type="dxa"/>
          </w:tcPr>
          <w:p w:rsidR="009E791F" w:rsidRPr="009625B6" w:rsidRDefault="009E791F" w:rsidP="00666F97">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9E791F" w:rsidRPr="009625B6" w:rsidRDefault="009E791F" w:rsidP="00666F97">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9E791F" w:rsidRPr="009625B6" w:rsidRDefault="009E791F" w:rsidP="00666F97">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OneVA Enterprise Architecture principles and requirements. </w:t>
            </w:r>
          </w:p>
        </w:tc>
      </w:tr>
    </w:tbl>
    <w:p w:rsidR="009E791F" w:rsidRDefault="009E791F" w:rsidP="009E791F">
      <w:pPr>
        <w:pStyle w:val="Caption"/>
      </w:pPr>
      <w:r>
        <w:t xml:space="preserve">Figure </w:t>
      </w:r>
      <w:fldSimple w:instr=" SEQ Figure \* ARABIC ">
        <w:r w:rsidR="0071563C">
          <w:rPr>
            <w:noProof/>
          </w:rPr>
          <w:t>7</w:t>
        </w:r>
      </w:fldSimple>
      <w:r>
        <w:rPr>
          <w:noProof/>
        </w:rPr>
        <w:t>: System Benefits</w:t>
      </w:r>
    </w:p>
    <w:p w:rsidR="009E791F" w:rsidRPr="00EA5E62" w:rsidRDefault="009E791F" w:rsidP="009E791F">
      <w:pPr>
        <w:pStyle w:val="BodyText"/>
      </w:pPr>
    </w:p>
    <w:p w:rsidR="009E791F" w:rsidRDefault="009E791F" w:rsidP="009E791F">
      <w:pPr>
        <w:pStyle w:val="Heading2"/>
      </w:pPr>
      <w:bookmarkStart w:id="279" w:name="_Toc410914908"/>
      <w:r>
        <w:t>Assumptions and Constraints</w:t>
      </w:r>
      <w:bookmarkEnd w:id="279"/>
    </w:p>
    <w:p w:rsidR="009E791F" w:rsidRDefault="009E791F" w:rsidP="009E791F">
      <w:pPr>
        <w:pStyle w:val="InstructionalText1"/>
        <w:rPr>
          <w:i w:val="0"/>
          <w:color w:val="auto"/>
        </w:rPr>
      </w:pPr>
      <w:r>
        <w:rPr>
          <w:i w:val="0"/>
          <w:color w:val="auto"/>
        </w:rPr>
        <w:t>The details of the system design are subject to change as requirements are being gathered in parallel with development.</w:t>
      </w:r>
    </w:p>
    <w:p w:rsidR="009E791F" w:rsidRDefault="009E791F" w:rsidP="009E791F">
      <w:pPr>
        <w:pStyle w:val="BodyText"/>
      </w:pPr>
      <w:r>
        <w:lastRenderedPageBreak/>
        <w:t>This SDD will be regularly updated and identified with version numbers to describe the expanded system design.</w:t>
      </w:r>
    </w:p>
    <w:p w:rsidR="009E791F" w:rsidRPr="007C56DF" w:rsidRDefault="009E791F" w:rsidP="009E791F">
      <w:pPr>
        <w:pStyle w:val="BodyText"/>
      </w:pPr>
      <w:r>
        <w:t>Unless otherwise stated, software will be open source and compliant with VA's Technical Reference Manual (TRM).</w:t>
      </w:r>
    </w:p>
    <w:p w:rsidR="009E791F" w:rsidRDefault="009E791F" w:rsidP="009E791F">
      <w:pPr>
        <w:pStyle w:val="Heading3"/>
      </w:pPr>
      <w:bookmarkStart w:id="280" w:name="_Toc410914909"/>
      <w:r>
        <w:t>Design Assumptions</w:t>
      </w:r>
      <w:bookmarkEnd w:id="280"/>
    </w:p>
    <w:p w:rsidR="009E791F" w:rsidRPr="00AE6461" w:rsidRDefault="009E791F" w:rsidP="009E791F">
      <w:pPr>
        <w:pStyle w:val="BodyText"/>
        <w:numPr>
          <w:ilvl w:val="0"/>
          <w:numId w:val="37"/>
        </w:numPr>
      </w:pPr>
      <w:r w:rsidRPr="00851CD1">
        <w:t>The overall design and development process is based on iterative development and rapid prototyping incorporating key stakeholder input allowing for design factoring and enhancement.</w:t>
      </w:r>
    </w:p>
    <w:p w:rsidR="009E791F" w:rsidRDefault="009E791F" w:rsidP="009E791F">
      <w:pPr>
        <w:pStyle w:val="Heading3"/>
      </w:pPr>
      <w:bookmarkStart w:id="281" w:name="_Toc410914910"/>
      <w:r>
        <w:t>Design Constraints</w:t>
      </w:r>
      <w:bookmarkEnd w:id="281"/>
    </w:p>
    <w:p w:rsidR="009E791F" w:rsidRPr="00694966" w:rsidRDefault="009E791F" w:rsidP="009E791F">
      <w:pPr>
        <w:numPr>
          <w:ilvl w:val="0"/>
          <w:numId w:val="35"/>
        </w:numPr>
        <w:spacing w:before="120" w:after="120"/>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 front end presentation layer of the system, testing tools, and statistical / analytics tools. </w:t>
      </w:r>
    </w:p>
    <w:p w:rsidR="009E791F" w:rsidRPr="00694966" w:rsidRDefault="009E791F" w:rsidP="009E791F">
      <w:pPr>
        <w:numPr>
          <w:ilvl w:val="0"/>
          <w:numId w:val="35"/>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p>
    <w:p w:rsidR="009E791F" w:rsidRPr="00694966" w:rsidRDefault="009E791F" w:rsidP="009E791F">
      <w:pPr>
        <w:pStyle w:val="BodyText"/>
      </w:pPr>
    </w:p>
    <w:p w:rsidR="009E791F" w:rsidRPr="00D001BD" w:rsidRDefault="009E791F" w:rsidP="009E791F">
      <w:pPr>
        <w:pStyle w:val="Heading3"/>
      </w:pPr>
      <w:bookmarkStart w:id="282" w:name="_Toc410914911"/>
      <w:r>
        <w:t>Design Trade-offs</w:t>
      </w:r>
      <w:bookmarkEnd w:id="282"/>
    </w:p>
    <w:p w:rsidR="009E791F" w:rsidRDefault="009E791F" w:rsidP="009E791F">
      <w:pPr>
        <w:pStyle w:val="InstructionalBullet1"/>
        <w:numPr>
          <w:ilvl w:val="0"/>
          <w:numId w:val="0"/>
        </w:numPr>
        <w:rPr>
          <w:i w:val="0"/>
          <w:color w:val="auto"/>
        </w:rPr>
      </w:pPr>
      <w:r w:rsidRPr="00A23F82">
        <w:rPr>
          <w:i w:val="0"/>
          <w:color w:val="auto"/>
        </w:rPr>
        <w:t xml:space="preserve">The system responsibility is to provide a feature-rich and responsive </w:t>
      </w:r>
      <w:r>
        <w:rPr>
          <w:i w:val="0"/>
          <w:color w:val="auto"/>
        </w:rPr>
        <w:t xml:space="preserve">Dashboard </w:t>
      </w:r>
      <w:r w:rsidRPr="00A23F82">
        <w:rPr>
          <w:i w:val="0"/>
          <w:color w:val="auto"/>
        </w:rPr>
        <w:t xml:space="preserve">UI.  </w:t>
      </w:r>
      <w:r>
        <w:rPr>
          <w:i w:val="0"/>
          <w:color w:val="auto"/>
        </w:rPr>
        <w:t xml:space="preserve">The Reach Database </w:t>
      </w:r>
      <w:r w:rsidRPr="00A23F82">
        <w:rPr>
          <w:i w:val="0"/>
          <w:color w:val="auto"/>
        </w:rPr>
        <w:t xml:space="preserve">provides the consolidated data services to drive the UI. It is expected that the number of users will be relatively low </w:t>
      </w:r>
      <w:r>
        <w:rPr>
          <w:i w:val="0"/>
          <w:color w:val="auto"/>
        </w:rPr>
        <w:t xml:space="preserve">but the responsiveness of the Dashboard to query and display near real-time data is essential.  </w:t>
      </w:r>
      <w:r w:rsidRPr="00A23F82">
        <w:rPr>
          <w:i w:val="0"/>
          <w:color w:val="auto"/>
        </w:rPr>
        <w:t xml:space="preserve">Thus, </w:t>
      </w:r>
      <w:r>
        <w:rPr>
          <w:i w:val="0"/>
          <w:color w:val="auto"/>
        </w:rPr>
        <w:t>the IRDS Dashboard</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rsidR="009E791F" w:rsidRPr="00D001BD" w:rsidRDefault="009E791F" w:rsidP="009E791F">
      <w:pPr>
        <w:pStyle w:val="ListParagraph"/>
        <w:numPr>
          <w:ilvl w:val="0"/>
          <w:numId w:val="38"/>
        </w:numPr>
        <w:rPr>
          <w:sz w:val="24"/>
        </w:rPr>
      </w:pPr>
      <w:r w:rsidRPr="00D001BD">
        <w:rPr>
          <w:sz w:val="24"/>
        </w:rPr>
        <w:t>Maximize the responsiveness of the UI by utilizing client side controllers, and only making network calls to retrieve data.  This is achieved through the use of a Single Page Application</w:t>
      </w:r>
    </w:p>
    <w:p w:rsidR="009E791F" w:rsidRPr="00D001BD" w:rsidRDefault="009E791F" w:rsidP="009E791F">
      <w:pPr>
        <w:pStyle w:val="ListParagraph"/>
        <w:numPr>
          <w:ilvl w:val="0"/>
          <w:numId w:val="38"/>
        </w:numPr>
        <w:rPr>
          <w:sz w:val="24"/>
        </w:rPr>
      </w:pPr>
      <w:r w:rsidRPr="00D001BD">
        <w:rPr>
          <w:sz w:val="24"/>
        </w:rPr>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  In light of this approach, the Dashboard will cache data when sensible in order to continue performance gains. This approach is further explained in Section 5.2.5 (RESTful Data Services).</w:t>
      </w:r>
    </w:p>
    <w:p w:rsidR="009E791F" w:rsidRPr="00D001BD" w:rsidRDefault="009E791F" w:rsidP="009E791F">
      <w:pPr>
        <w:pStyle w:val="ListParagraph"/>
        <w:numPr>
          <w:ilvl w:val="0"/>
          <w:numId w:val="38"/>
        </w:numPr>
        <w:rPr>
          <w:sz w:val="24"/>
        </w:rPr>
      </w:pPr>
      <w:r w:rsidRPr="00D001BD">
        <w:rPr>
          <w:sz w:val="24"/>
        </w:rPr>
        <w:t>Favor the usage of micro-services, rather than traditional web server clusters, to maximize discrete scalability options and to ensure that services remain loosely coupled.</w:t>
      </w:r>
    </w:p>
    <w:p w:rsidR="009E791F" w:rsidRPr="00D001BD" w:rsidRDefault="009E791F" w:rsidP="009E791F">
      <w:pPr>
        <w:pStyle w:val="ListParagraph"/>
        <w:numPr>
          <w:ilvl w:val="0"/>
          <w:numId w:val="38"/>
        </w:numPr>
        <w:rPr>
          <w:sz w:val="24"/>
        </w:rPr>
      </w:pPr>
      <w:r w:rsidRPr="00D001BD">
        <w:rPr>
          <w:sz w:val="24"/>
        </w:rPr>
        <w:t>The IRDS database is composed on data aggregated and refined through an analytics platform and does not include all available data from external data sources utilized by the analytics platform.</w:t>
      </w:r>
    </w:p>
    <w:p w:rsidR="009E791F" w:rsidRDefault="009E791F" w:rsidP="009E791F">
      <w:pPr>
        <w:pStyle w:val="InstructionalBullet1"/>
        <w:numPr>
          <w:ilvl w:val="0"/>
          <w:numId w:val="0"/>
        </w:numPr>
        <w:rPr>
          <w:i w:val="0"/>
          <w:color w:val="auto"/>
        </w:rPr>
      </w:pPr>
    </w:p>
    <w:p w:rsidR="009E791F" w:rsidRPr="00C83EC8" w:rsidRDefault="009E791F" w:rsidP="009E791F">
      <w:pPr>
        <w:pStyle w:val="InstructionalBullet1"/>
        <w:numPr>
          <w:ilvl w:val="0"/>
          <w:numId w:val="0"/>
        </w:numPr>
        <w:rPr>
          <w:i w:val="0"/>
          <w:color w:val="auto"/>
        </w:rPr>
      </w:pPr>
    </w:p>
    <w:p w:rsidR="009E791F" w:rsidRDefault="009E791F" w:rsidP="009E791F">
      <w:pPr>
        <w:pStyle w:val="Heading2"/>
      </w:pPr>
      <w:bookmarkStart w:id="283" w:name="_Toc410914912"/>
      <w:r>
        <w:lastRenderedPageBreak/>
        <w:t>Overview of the Significant Requirements</w:t>
      </w:r>
      <w:bookmarkEnd w:id="283"/>
    </w:p>
    <w:p w:rsidR="009E791F" w:rsidRDefault="009E791F" w:rsidP="009E791F">
      <w:pPr>
        <w:pStyle w:val="Heading3"/>
      </w:pPr>
      <w:bookmarkStart w:id="284" w:name="_Toc410914913"/>
      <w:r>
        <w:t>Overview of Significant Functional Requirements</w:t>
      </w:r>
      <w:bookmarkEnd w:id="284"/>
    </w:p>
    <w:p w:rsidR="009E791F" w:rsidRPr="00B01929" w:rsidRDefault="009E791F" w:rsidP="009E791F">
      <w:pPr>
        <w:autoSpaceDE w:val="0"/>
        <w:autoSpaceDN w:val="0"/>
        <w:adjustRightInd w:val="0"/>
        <w:spacing w:before="120" w:after="120"/>
        <w:rPr>
          <w:color w:val="000000"/>
          <w:sz w:val="24"/>
        </w:rPr>
      </w:pPr>
      <w:r w:rsidRPr="00B01929">
        <w:rPr>
          <w:color w:val="000000"/>
          <w:sz w:val="24"/>
        </w:rPr>
        <w:t>The table below includes an overview of the major user requirements</w:t>
      </w:r>
      <w:r>
        <w:rPr>
          <w:color w:val="000000"/>
          <w:sz w:val="24"/>
        </w:rPr>
        <w:t xml:space="preserve"> </w:t>
      </w:r>
      <w:r w:rsidRPr="00B01929">
        <w:rPr>
          <w:color w:val="000000"/>
          <w:sz w:val="24"/>
        </w:rPr>
        <w:t>associated with the proposed solution. A full listing of the project’s Product Backlog is maintained in Jira</w:t>
      </w:r>
      <w:r w:rsidRPr="00B01929">
        <w:rPr>
          <w:color w:val="000000"/>
          <w:sz w:val="20"/>
          <w:szCs w:val="20"/>
        </w:rPr>
        <w:t xml:space="preserve"> </w:t>
      </w:r>
      <w:r>
        <w:rPr>
          <w:color w:val="000000"/>
          <w:sz w:val="20"/>
          <w:szCs w:val="20"/>
        </w:rPr>
        <w:t xml:space="preserve">at                       </w:t>
      </w:r>
      <w:hyperlink r:id="rId37" w:history="1">
        <w:r w:rsidRPr="00CF29C4">
          <w:rPr>
            <w:rStyle w:val="Hyperlink"/>
            <w:sz w:val="24"/>
          </w:rPr>
          <w:t>https://opensourceehr.atlassian.net/secure/Dashboard.jspa</w:t>
        </w:r>
      </w:hyperlink>
      <w:r w:rsidRPr="00B67371">
        <w:rPr>
          <w:color w:val="000000"/>
          <w:sz w:val="24"/>
        </w:rPr>
        <w:t>. In addition, a</w:t>
      </w:r>
      <w:r w:rsidRPr="00E258CD">
        <w:rPr>
          <w:color w:val="000000"/>
          <w:sz w:val="24"/>
        </w:rPr>
        <w:t xml:space="preserve"> more detailed snapshot of the project</w:t>
      </w:r>
      <w:r w:rsidRPr="00BD18DB">
        <w:rPr>
          <w:color w:val="000000"/>
          <w:sz w:val="24"/>
        </w:rPr>
        <w:t>’s major functional requirements will be included</w:t>
      </w:r>
      <w:r w:rsidRPr="00B01929">
        <w:rPr>
          <w:color w:val="000000"/>
          <w:sz w:val="24"/>
        </w:rPr>
        <w:t xml:space="preserve"> in the project’s RTM. The PR tags in the table below, for example, “PR-158,” derive from the tracking system in Jira. </w:t>
      </w:r>
    </w:p>
    <w:p w:rsidR="009E791F" w:rsidRDefault="009E791F" w:rsidP="009E791F">
      <w:pPr>
        <w:pStyle w:val="BodyText"/>
      </w:pPr>
    </w:p>
    <w:p w:rsidR="009E791F" w:rsidRPr="00F627D1" w:rsidRDefault="009E791F" w:rsidP="009E791F">
      <w:pPr>
        <w:pStyle w:val="Caption"/>
      </w:pPr>
      <w:r>
        <w:t xml:space="preserve">Table </w:t>
      </w:r>
      <w:fldSimple w:instr=" SEQ Table \* ARABIC ">
        <w:r w:rsidR="00E95842">
          <w:rPr>
            <w:noProof/>
          </w:rPr>
          <w:t>3</w:t>
        </w:r>
      </w:fldSimple>
      <w:r>
        <w:t>: 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768"/>
      </w:tblGrid>
      <w:tr w:rsidR="009E791F" w:rsidRPr="00262522" w:rsidTr="00666F97">
        <w:trPr>
          <w:cantSplit/>
        </w:trPr>
        <w:tc>
          <w:tcPr>
            <w:tcW w:w="1466" w:type="pct"/>
            <w:tcBorders>
              <w:bottom w:val="single" w:sz="6" w:space="0" w:color="000000"/>
            </w:tcBorders>
            <w:shd w:val="clear" w:color="auto" w:fill="D9D9D9" w:themeFill="background1" w:themeFillShade="D9"/>
          </w:tcPr>
          <w:p w:rsidR="009E791F" w:rsidRPr="00262522" w:rsidRDefault="009E791F" w:rsidP="00666F97">
            <w:pPr>
              <w:pStyle w:val="TableHeading"/>
              <w:jc w:val="center"/>
              <w:rPr>
                <w:rFonts w:ascii="Times New Roman" w:hAnsi="Times New Roman" w:cs="Times New Roman"/>
              </w:rPr>
            </w:pPr>
            <w:r w:rsidRPr="00262522">
              <w:rPr>
                <w:rFonts w:ascii="Times New Roman" w:hAnsi="Times New Roman" w:cs="Times New Roman"/>
              </w:rPr>
              <w:t>Jira Key</w:t>
            </w:r>
          </w:p>
          <w:p w:rsidR="009E791F" w:rsidRPr="00262522" w:rsidRDefault="009E791F" w:rsidP="00666F97">
            <w:pPr>
              <w:pStyle w:val="InstructionalTable"/>
              <w:jc w:val="center"/>
              <w:rPr>
                <w:b/>
                <w:i w:val="0"/>
                <w:color w:val="auto"/>
                <w:szCs w:val="22"/>
              </w:rPr>
            </w:pPr>
          </w:p>
        </w:tc>
        <w:tc>
          <w:tcPr>
            <w:tcW w:w="3534" w:type="pct"/>
            <w:tcBorders>
              <w:bottom w:val="single" w:sz="6" w:space="0" w:color="000000"/>
            </w:tcBorders>
            <w:shd w:val="clear" w:color="auto" w:fill="D9D9D9" w:themeFill="background1" w:themeFillShade="D9"/>
          </w:tcPr>
          <w:p w:rsidR="009E791F" w:rsidRPr="00262522" w:rsidRDefault="009E791F" w:rsidP="00666F97">
            <w:pPr>
              <w:pStyle w:val="InstructionalTable"/>
              <w:jc w:val="center"/>
              <w:rPr>
                <w:b/>
                <w:i w:val="0"/>
                <w:color w:val="auto"/>
                <w:szCs w:val="22"/>
              </w:rPr>
            </w:pPr>
            <w:r w:rsidRPr="00262522">
              <w:rPr>
                <w:b/>
                <w:i w:val="0"/>
                <w:color w:val="auto"/>
                <w:szCs w:val="22"/>
              </w:rPr>
              <w:t>Description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PR-158</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be sent secure notification via a Direct Message of at-risk Veterans and populations so I can provide outreach services to these groups.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PR-160</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member of VA leadership, VA Center of Excellence for Suicide Prevention staff, VA Mental Health leaders, or VA Suicide Prevention Coordinator, I want to view a surveillance dashboard with results produced from the continuous monitoring and processing of linked data sources so I can monitor and understand Suicide Outreach outcomes.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Researcher, I want to access the access the tools and data in the application so I can perform research-related tasks and projects.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Researcher, I want to generate reports using the data and automated tools in the application so I can use reports as management and communication tools.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PR-163</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User, I want to edit, add to, and create new IRDS Risk Stratification Models and mapping to interfaces so the application can be updated over time.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PR-346</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view a Direct Message that highlights Veterans at high risk for suicide so I can provide outreach services to them.</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PR-349</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log in to the Perceptive Reach application.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see data from my "home" facility when I log in.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newly identified at-risk Veterans during a specific time frame.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PR-355</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information related to the change in suicide rates over time.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PR-356</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pick and choose which screen elements I see on the dashboard, so I can first see only the data that is important to 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PR-357</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move screen elements I see on the dashboard so I can customize the look of the dashboard to suit my preferences.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lastRenderedPageBreak/>
              <w:t>PR-505</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view a Direct Message when a Veteran experiences a high risk trigger or event, so I can provide outreach services to them.</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PR-521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Perceptive Reach user, I want to see a sortable / filterable list of high risk Veterans.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PR-522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Perceptive Reach user I want to click a high risk Veteran list so I can see more detailed information about the Veteran I selected.</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bookmarkStart w:id="285" w:name="ColumnTitle_06"/>
            <w:bookmarkEnd w:id="285"/>
            <w:r w:rsidRPr="00262522">
              <w:rPr>
                <w:i w:val="0"/>
                <w:color w:val="auto"/>
                <w:szCs w:val="22"/>
              </w:rPr>
              <w:t>PR-158</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be sent secure notification via a Direct Message of at-risk Veterans and populations so I can provide outreach services to these groups.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PR-160</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member of VA leadership, VA Center of Excellence for Suicide Prevention staff, VA Mental Health leaders, or VA Suicide Prevention Coordinator, I want to view a surveillance dashboard with results produced from the continuous monitoring and processing of linked data sources so I can monitor and understand Suicide Outreach outcomes.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PR-161</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Researcher I want to access the access the tools and data in the application so I can perform research-related tasks and projects.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PR-162</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Researcher, I want to generate reports using the data and automated tools in the application so I can use reports as management and communication tools.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PR-163</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User, I want to edit, add to, and create new IRDS Risk Stratification Models and mapping to interfaces so the application can be updated over time.</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PR-346</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view a Direct Message that highlights Veterans at high risk for suicide so I can provide outreach services to them.</w:t>
            </w:r>
          </w:p>
        </w:tc>
      </w:tr>
      <w:tr w:rsidR="00E64F98" w:rsidRPr="00262522" w:rsidTr="00666F97">
        <w:trPr>
          <w:cantSplit/>
        </w:trPr>
        <w:tc>
          <w:tcPr>
            <w:tcW w:w="1466" w:type="pct"/>
            <w:shd w:val="clear" w:color="auto" w:fill="auto"/>
          </w:tcPr>
          <w:p w:rsidR="00E64F98" w:rsidRPr="00262522" w:rsidRDefault="00E64F98" w:rsidP="00666F97">
            <w:pPr>
              <w:pStyle w:val="InstructionalTable"/>
              <w:rPr>
                <w:i w:val="0"/>
                <w:color w:val="auto"/>
                <w:szCs w:val="22"/>
              </w:rPr>
            </w:pPr>
            <w:r>
              <w:rPr>
                <w:i w:val="0"/>
                <w:color w:val="auto"/>
                <w:szCs w:val="22"/>
              </w:rPr>
              <w:t>PR-944</w:t>
            </w:r>
          </w:p>
        </w:tc>
        <w:tc>
          <w:tcPr>
            <w:tcW w:w="3534" w:type="pct"/>
            <w:shd w:val="clear" w:color="auto" w:fill="auto"/>
          </w:tcPr>
          <w:p w:rsidR="00E64F98" w:rsidRPr="00262522" w:rsidRDefault="00E64F98" w:rsidP="00792D8A">
            <w:pPr>
              <w:pStyle w:val="InstructionalTable"/>
              <w:rPr>
                <w:i w:val="0"/>
                <w:color w:val="auto"/>
                <w:szCs w:val="22"/>
              </w:rPr>
            </w:pPr>
            <w:r w:rsidRPr="00E64F98">
              <w:rPr>
                <w:i w:val="0"/>
                <w:color w:val="auto"/>
                <w:szCs w:val="22"/>
              </w:rPr>
              <w:t xml:space="preserve">As </w:t>
            </w:r>
            <w:r>
              <w:rPr>
                <w:i w:val="0"/>
                <w:color w:val="auto"/>
                <w:szCs w:val="22"/>
              </w:rPr>
              <w:t>an Outreach Provider</w:t>
            </w:r>
            <w:r w:rsidRPr="00E64F98">
              <w:rPr>
                <w:i w:val="0"/>
                <w:color w:val="auto"/>
                <w:szCs w:val="22"/>
              </w:rPr>
              <w:t>, I want to view individual Veteran information that is relevant to suicide outreach, intervention, and care, so I can make clinical care decisions for treatment of the Veteran.</w:t>
            </w:r>
          </w:p>
        </w:tc>
      </w:tr>
      <w:tr w:rsidR="00E64F98" w:rsidRPr="00262522" w:rsidTr="00666F97">
        <w:trPr>
          <w:cantSplit/>
        </w:trPr>
        <w:tc>
          <w:tcPr>
            <w:tcW w:w="1466" w:type="pct"/>
            <w:shd w:val="clear" w:color="auto" w:fill="auto"/>
          </w:tcPr>
          <w:p w:rsidR="00E64F98" w:rsidRDefault="00E64F98" w:rsidP="00666F97">
            <w:pPr>
              <w:pStyle w:val="InstructionalTable"/>
              <w:rPr>
                <w:i w:val="0"/>
                <w:color w:val="auto"/>
                <w:szCs w:val="22"/>
              </w:rPr>
            </w:pPr>
            <w:r>
              <w:rPr>
                <w:i w:val="0"/>
                <w:color w:val="auto"/>
                <w:szCs w:val="22"/>
              </w:rPr>
              <w:t>PR-946</w:t>
            </w:r>
          </w:p>
        </w:tc>
        <w:tc>
          <w:tcPr>
            <w:tcW w:w="3534" w:type="pct"/>
            <w:shd w:val="clear" w:color="auto" w:fill="auto"/>
          </w:tcPr>
          <w:p w:rsidR="00E64F98" w:rsidRPr="00E64F98" w:rsidRDefault="00E64F98" w:rsidP="00E64F98">
            <w:pPr>
              <w:pStyle w:val="InstructionalTable"/>
              <w:rPr>
                <w:i w:val="0"/>
                <w:color w:val="auto"/>
                <w:szCs w:val="22"/>
              </w:rPr>
            </w:pPr>
            <w:r w:rsidRPr="00E64F98">
              <w:rPr>
                <w:i w:val="0"/>
                <w:color w:val="auto"/>
                <w:szCs w:val="22"/>
              </w:rPr>
              <w:t>As a Dashboard User, I want to be presented "Clinical Decision Support" information related to a Veteran's specific information.</w:t>
            </w:r>
          </w:p>
        </w:tc>
      </w:tr>
    </w:tbl>
    <w:p w:rsidR="009E791F" w:rsidRDefault="009E791F" w:rsidP="009E791F"/>
    <w:p w:rsidR="009E791F" w:rsidRDefault="009E791F" w:rsidP="009E791F">
      <w:pPr>
        <w:pStyle w:val="Heading1"/>
      </w:pPr>
      <w:bookmarkStart w:id="286" w:name="_Toc410914914"/>
      <w:r>
        <w:t>Conceptual Design</w:t>
      </w:r>
      <w:bookmarkEnd w:id="286"/>
    </w:p>
    <w:p w:rsidR="009E791F" w:rsidRDefault="009E791F" w:rsidP="009E791F">
      <w:pPr>
        <w:pStyle w:val="Heading2"/>
      </w:pPr>
      <w:bookmarkStart w:id="287" w:name="_Toc405813791"/>
      <w:bookmarkStart w:id="288" w:name="_Toc405814791"/>
      <w:bookmarkStart w:id="289" w:name="_Toc410914915"/>
      <w:bookmarkEnd w:id="287"/>
      <w:bookmarkEnd w:id="288"/>
      <w:r>
        <w:t>Conceptual Application Design</w:t>
      </w:r>
      <w:bookmarkEnd w:id="289"/>
    </w:p>
    <w:p w:rsidR="009E791F" w:rsidRPr="00453DC8" w:rsidRDefault="009E791F" w:rsidP="009E791F">
      <w:pPr>
        <w:pStyle w:val="PSPBodytext"/>
      </w:pPr>
      <w:r>
        <w:t>The application design w</w:t>
      </w:r>
      <w:r w:rsidRPr="00453DC8">
        <w:t xml:space="preserve">e propose </w:t>
      </w:r>
      <w:r>
        <w:t xml:space="preserve">will be </w:t>
      </w:r>
      <w:r w:rsidRPr="00453DC8">
        <w:t xml:space="preserve">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fldChar w:fldCharType="begin"/>
      </w:r>
      <w:r w:rsidRPr="00D001BD">
        <w:rPr>
          <w:b/>
        </w:rPr>
        <w:instrText xml:space="preserve"> REF _Ref405882248 \h </w:instrText>
      </w:r>
      <w:r>
        <w:rPr>
          <w:b/>
          <w:color w:val="DC6900"/>
        </w:rPr>
        <w:instrText xml:space="preserve"> \* MERGEFORMAT </w:instrText>
      </w:r>
      <w:r>
        <w:rPr>
          <w:b/>
          <w:color w:val="DC6900"/>
        </w:rPr>
      </w:r>
      <w:r>
        <w:rPr>
          <w:b/>
          <w:color w:val="DC6900"/>
        </w:rPr>
        <w:fldChar w:fldCharType="separate"/>
      </w:r>
      <w:r w:rsidR="00E95842" w:rsidRPr="00E95842">
        <w:rPr>
          <w:b/>
        </w:rPr>
        <w:t>Figure</w:t>
      </w:r>
      <w:r w:rsidR="00E95842">
        <w:t xml:space="preserve"> </w:t>
      </w:r>
      <w:r w:rsidR="00E95842" w:rsidRPr="00E95842">
        <w:rPr>
          <w:b/>
          <w:noProof/>
        </w:rPr>
        <w:t>8</w:t>
      </w:r>
      <w:r>
        <w:rPr>
          <w:b/>
          <w:color w:val="DC6900"/>
        </w:rPr>
        <w:fldChar w:fldCharType="end"/>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lastRenderedPageBreak/>
        <w:drawing>
          <wp:inline distT="0" distB="0" distL="0" distR="0" wp14:anchorId="19A930DD" wp14:editId="0AC43BB2">
            <wp:extent cx="5943612" cy="2743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9E791F" w:rsidRPr="00B04F1B" w:rsidRDefault="009E791F" w:rsidP="009E791F">
      <w:pPr>
        <w:pStyle w:val="Caption"/>
      </w:pPr>
      <w:bookmarkStart w:id="290" w:name="_Ref405882248"/>
      <w:r>
        <w:t xml:space="preserve">Figure </w:t>
      </w:r>
      <w:fldSimple w:instr=" SEQ Figure \* ARABIC ">
        <w:r w:rsidR="0071563C">
          <w:rPr>
            <w:noProof/>
          </w:rPr>
          <w:t>8</w:t>
        </w:r>
      </w:fldSimple>
      <w:bookmarkEnd w:id="290"/>
      <w:r>
        <w:rPr>
          <w:noProof/>
        </w:rPr>
        <w:t>: Conceptual System Design</w:t>
      </w:r>
    </w:p>
    <w:p w:rsidR="009E791F" w:rsidRDefault="009E791F" w:rsidP="009E791F">
      <w:pPr>
        <w:pStyle w:val="InstructionalText1"/>
      </w:pPr>
    </w:p>
    <w:p w:rsidR="009E791F" w:rsidRDefault="009E791F" w:rsidP="009E791F">
      <w:pPr>
        <w:pStyle w:val="Heading3"/>
      </w:pPr>
      <w:bookmarkStart w:id="291" w:name="_Toc410914916"/>
      <w:r>
        <w:t>Application Context</w:t>
      </w:r>
      <w:bookmarkEnd w:id="291"/>
    </w:p>
    <w:p w:rsidR="009E791F" w:rsidRPr="00C83EC8" w:rsidRDefault="009E791F" w:rsidP="009E791F">
      <w:pPr>
        <w:pStyle w:val="InstructionalBullet1"/>
        <w:numPr>
          <w:ilvl w:val="0"/>
          <w:numId w:val="0"/>
        </w:numPr>
        <w:rPr>
          <w:i w:val="0"/>
          <w:color w:val="auto"/>
        </w:rPr>
      </w:pPr>
      <w:r w:rsidRPr="00F4694F">
        <w:rPr>
          <w:i w:val="0"/>
          <w:color w:val="auto"/>
        </w:rPr>
        <w:t>While traditional interventions must remain in place, this proposed approach introduces an upstream intervention. The IRDS solution is a novel and complimentary approach to more traditional forms of suicide prevention</w:t>
      </w:r>
      <w:r w:rsidR="00E64F98">
        <w:rPr>
          <w:i w:val="0"/>
          <w:color w:val="auto"/>
        </w:rPr>
        <w:t xml:space="preserve"> already in place at VA</w:t>
      </w:r>
      <w:r w:rsidRPr="00F4694F">
        <w:rPr>
          <w:i w:val="0"/>
          <w:color w:val="auto"/>
        </w:rPr>
        <w:t>.</w:t>
      </w:r>
    </w:p>
    <w:p w:rsidR="009E791F" w:rsidRDefault="009E791F" w:rsidP="009E791F">
      <w:pPr>
        <w:pStyle w:val="PSPGraphic"/>
      </w:pPr>
      <w:r w:rsidRPr="00453DC8">
        <w:rPr>
          <w:noProof/>
        </w:rPr>
        <w:drawing>
          <wp:inline distT="0" distB="0" distL="0" distR="0" wp14:anchorId="2532D1FD" wp14:editId="29AEA4D6">
            <wp:extent cx="5753100" cy="3113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38"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Default="009E791F" w:rsidP="009E791F">
      <w:pPr>
        <w:pStyle w:val="PSPFigureCaption"/>
        <w:keepNext/>
        <w:numPr>
          <w:ilvl w:val="0"/>
          <w:numId w:val="0"/>
        </w:numPr>
        <w:jc w:val="left"/>
      </w:pPr>
    </w:p>
    <w:p w:rsidR="009E791F" w:rsidRPr="00BD007C" w:rsidRDefault="009E791F" w:rsidP="009E791F">
      <w:pPr>
        <w:pStyle w:val="Caption"/>
      </w:pPr>
      <w:r>
        <w:t xml:space="preserve">Figure </w:t>
      </w:r>
      <w:fldSimple w:instr=" SEQ Figure \* ARABIC ">
        <w:r w:rsidR="0071563C">
          <w:rPr>
            <w:noProof/>
          </w:rPr>
          <w:t>9</w:t>
        </w:r>
      </w:fldSimple>
      <w:r>
        <w:t>: System Diagram</w:t>
      </w:r>
    </w:p>
    <w:p w:rsidR="009E791F" w:rsidRDefault="009E791F" w:rsidP="009E791F">
      <w:pPr>
        <w:pStyle w:val="BodyText"/>
        <w:jc w:val="both"/>
        <w:rPr>
          <w:rFonts w:ascii="Arial" w:hAnsi="Arial"/>
        </w:rPr>
      </w:pPr>
    </w:p>
    <w:p w:rsidR="009E791F" w:rsidRDefault="009E791F" w:rsidP="009E791F">
      <w:pPr>
        <w:pStyle w:val="Caption"/>
      </w:pPr>
      <w:r>
        <w:t xml:space="preserve">Table </w:t>
      </w:r>
      <w:fldSimple w:instr=" SEQ Table \* ARABIC ">
        <w:r w:rsidR="00E95842">
          <w:rPr>
            <w:noProof/>
          </w:rPr>
          <w:t>4</w:t>
        </w:r>
      </w:fldSimple>
      <w:r>
        <w:t>: (Grouping) Application Context Description Object</w:t>
      </w:r>
    </w:p>
    <w:tbl>
      <w:tblPr>
        <w:tblW w:w="44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3618"/>
        <w:gridCol w:w="1502"/>
        <w:gridCol w:w="1515"/>
      </w:tblGrid>
      <w:tr w:rsidR="002C77AB" w:rsidRPr="005422A9" w:rsidTr="002C77AB">
        <w:trPr>
          <w:cantSplit/>
          <w:tblHeader/>
        </w:trPr>
        <w:tc>
          <w:tcPr>
            <w:tcW w:w="1081"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bookmarkStart w:id="292" w:name="ColumnTitle_12"/>
            <w:bookmarkEnd w:id="292"/>
            <w:r w:rsidRPr="00C83EC8">
              <w:rPr>
                <w:rFonts w:ascii="Times New Roman" w:hAnsi="Times New Roman" w:cs="Times New Roman"/>
              </w:rPr>
              <w:t>Name</w:t>
            </w:r>
          </w:p>
        </w:tc>
        <w:tc>
          <w:tcPr>
            <w:tcW w:w="2137"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Description</w:t>
            </w:r>
          </w:p>
        </w:tc>
        <w:tc>
          <w:tcPr>
            <w:tcW w:w="887"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Name</w:t>
            </w:r>
          </w:p>
        </w:tc>
        <w:tc>
          <w:tcPr>
            <w:tcW w:w="895"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System</w:t>
            </w:r>
          </w:p>
        </w:tc>
      </w:tr>
      <w:tr w:rsidR="002C77AB" w:rsidRPr="005422A9" w:rsidTr="002C77AB">
        <w:trPr>
          <w:cantSplit/>
        </w:trPr>
        <w:tc>
          <w:tcPr>
            <w:tcW w:w="1081" w:type="pct"/>
            <w:shd w:val="clear" w:color="auto" w:fill="auto"/>
          </w:tcPr>
          <w:p w:rsidR="002C77AB" w:rsidRPr="00C83EC8" w:rsidRDefault="002C77AB" w:rsidP="00666F97">
            <w:pPr>
              <w:pStyle w:val="InstructionalTable"/>
              <w:rPr>
                <w:i w:val="0"/>
                <w:color w:val="auto"/>
              </w:rPr>
            </w:pPr>
            <w:r w:rsidRPr="00C83EC8">
              <w:rPr>
                <w:i w:val="0"/>
                <w:color w:val="auto"/>
              </w:rPr>
              <w:t>Dashboard</w:t>
            </w:r>
          </w:p>
        </w:tc>
        <w:tc>
          <w:tcPr>
            <w:tcW w:w="2137" w:type="pct"/>
            <w:shd w:val="clear" w:color="auto" w:fill="auto"/>
          </w:tcPr>
          <w:p w:rsidR="002C77AB" w:rsidRPr="00C83EC8" w:rsidRDefault="002C77AB" w:rsidP="00B24E38">
            <w:pPr>
              <w:pStyle w:val="InstructionalTable"/>
              <w:rPr>
                <w:i w:val="0"/>
                <w:color w:val="auto"/>
              </w:rPr>
            </w:pPr>
            <w:r w:rsidRPr="00F36170">
              <w:rPr>
                <w:i w:val="0"/>
                <w:color w:val="auto"/>
              </w:rPr>
              <w:t xml:space="preserve">The IRDS dashboard will be </w:t>
            </w:r>
            <w:r>
              <w:rPr>
                <w:i w:val="0"/>
                <w:color w:val="auto"/>
              </w:rPr>
              <w:t xml:space="preserve">a clinical support and </w:t>
            </w:r>
            <w:r w:rsidRPr="00F36170">
              <w:rPr>
                <w:i w:val="0"/>
                <w:color w:val="auto"/>
              </w:rPr>
              <w:t>an operations style surveillance tool providing near real-time views of</w:t>
            </w:r>
            <w:r>
              <w:rPr>
                <w:i w:val="0"/>
                <w:color w:val="auto"/>
              </w:rPr>
              <w:t xml:space="preserve"> Veteran information, </w:t>
            </w:r>
            <w:r w:rsidRPr="00F36170">
              <w:rPr>
                <w:i w:val="0"/>
                <w:color w:val="auto"/>
              </w:rPr>
              <w:t>regional and temporal data, trends, events, and key performance metrics.</w:t>
            </w:r>
          </w:p>
        </w:tc>
        <w:tc>
          <w:tcPr>
            <w:tcW w:w="887" w:type="pct"/>
            <w:shd w:val="clear" w:color="auto" w:fill="auto"/>
          </w:tcPr>
          <w:p w:rsidR="002C77AB" w:rsidRPr="00C83EC8" w:rsidRDefault="002C77AB" w:rsidP="00666F97">
            <w:pPr>
              <w:pStyle w:val="InstructionalTable"/>
              <w:rPr>
                <w:i w:val="0"/>
                <w:color w:val="auto"/>
              </w:rPr>
            </w:pPr>
            <w:r w:rsidRPr="00F36170">
              <w:rPr>
                <w:i w:val="0"/>
                <w:color w:val="auto"/>
              </w:rPr>
              <w:t>SQL Query</w:t>
            </w:r>
          </w:p>
        </w:tc>
        <w:tc>
          <w:tcPr>
            <w:tcW w:w="895" w:type="pct"/>
            <w:shd w:val="clear" w:color="auto" w:fill="auto"/>
          </w:tcPr>
          <w:p w:rsidR="002C77AB" w:rsidRPr="00F36170" w:rsidRDefault="002C77AB" w:rsidP="00666F97">
            <w:pPr>
              <w:pStyle w:val="InstructionalTable"/>
              <w:rPr>
                <w:i w:val="0"/>
                <w:color w:val="auto"/>
              </w:rPr>
            </w:pPr>
            <w:r w:rsidRPr="00F36170">
              <w:rPr>
                <w:i w:val="0"/>
                <w:color w:val="auto"/>
              </w:rPr>
              <w:t>Reach DB,</w:t>
            </w:r>
          </w:p>
          <w:p w:rsidR="002C77AB" w:rsidRPr="00117C68" w:rsidRDefault="002C77AB" w:rsidP="00666F97">
            <w:pPr>
              <w:pStyle w:val="TableText"/>
            </w:pPr>
            <w:r w:rsidRPr="00C83EC8">
              <w:rPr>
                <w:rFonts w:ascii="Times New Roman" w:hAnsi="Times New Roman" w:cs="Times New Roman"/>
              </w:rPr>
              <w:t>VA Users</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Direct Message Assembler</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To facilitate intervention through outreach programs, the IRDS system will create and transmit notification messages via Direct Messaging to VA designated and authorized intervention service providers.</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SQL Query, HTTPS</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 xml:space="preserve">Reach DB, VLER Direct </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Data Analytics Platform</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A combination of business intelligence (BI) tools and data analytics packages which will satisfy three key objectives: data integrity, flexibility, and simplicity. Examples: BIRT, R, &amp; KNIME</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SQL Query</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Reach DB,</w:t>
            </w:r>
          </w:p>
          <w:p w:rsidR="002C77AB" w:rsidRPr="00F7120F" w:rsidRDefault="002C77AB" w:rsidP="00666F97">
            <w:pPr>
              <w:pStyle w:val="InstructionalTable"/>
              <w:rPr>
                <w:i w:val="0"/>
                <w:color w:val="auto"/>
              </w:rPr>
            </w:pPr>
            <w:r w:rsidRPr="00C83EC8">
              <w:rPr>
                <w:i w:val="0"/>
                <w:color w:val="auto"/>
              </w:rPr>
              <w:t>VA Users</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Reach DB</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The Reach Database will be developed to leverage the SDR and other data sources to create a robust data collection against which analytics can be performed.</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SSIS, SQL Query</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Dashboard,</w:t>
            </w:r>
          </w:p>
          <w:p w:rsidR="002C77AB" w:rsidRPr="005422A9" w:rsidRDefault="002C77AB" w:rsidP="00666F97">
            <w:pPr>
              <w:pStyle w:val="InstructionalTable"/>
              <w:rPr>
                <w:i w:val="0"/>
                <w:color w:val="auto"/>
              </w:rPr>
            </w:pPr>
            <w:r w:rsidRPr="005422A9">
              <w:rPr>
                <w:i w:val="0"/>
                <w:color w:val="auto"/>
              </w:rPr>
              <w:t>SDR, VLER Direct, External  Sources</w:t>
            </w:r>
          </w:p>
        </w:tc>
      </w:tr>
    </w:tbl>
    <w:p w:rsidR="009E791F" w:rsidRDefault="009E791F" w:rsidP="009E791F">
      <w:pPr>
        <w:pStyle w:val="Caption"/>
        <w:jc w:val="left"/>
      </w:pPr>
      <w:bookmarkStart w:id="293" w:name="ColumnTitle_13"/>
      <w:bookmarkStart w:id="294" w:name="ColumnTitle_14"/>
      <w:bookmarkEnd w:id="293"/>
      <w:bookmarkEnd w:id="294"/>
    </w:p>
    <w:p w:rsidR="009E791F" w:rsidRPr="00072EA7" w:rsidRDefault="009E791F" w:rsidP="009E791F">
      <w:pPr>
        <w:pStyle w:val="BodyText"/>
      </w:pPr>
    </w:p>
    <w:p w:rsidR="009E791F" w:rsidRPr="00E76A75" w:rsidRDefault="009E791F" w:rsidP="009E791F">
      <w:pPr>
        <w:pStyle w:val="Heading3"/>
        <w:rPr>
          <w:rFonts w:eastAsia="Times"/>
        </w:rPr>
      </w:pPr>
      <w:bookmarkStart w:id="295" w:name="ColumnTitle_15"/>
      <w:bookmarkStart w:id="296" w:name="_Toc410914917"/>
      <w:bookmarkEnd w:id="295"/>
      <w:r w:rsidRPr="00E76A75">
        <w:rPr>
          <w:rFonts w:eastAsia="Times"/>
        </w:rPr>
        <w:t>High-Level Application Design</w:t>
      </w:r>
      <w:bookmarkEnd w:id="296"/>
    </w:p>
    <w:p w:rsidR="009E791F" w:rsidRDefault="009E791F" w:rsidP="009E791F">
      <w:pPr>
        <w:pStyle w:val="PSPBodytext"/>
        <w:jc w:val="center"/>
      </w:pPr>
    </w:p>
    <w:p w:rsidR="009E791F" w:rsidRDefault="009E791F" w:rsidP="00CF29C4">
      <w:pPr>
        <w:pStyle w:val="PSPBodytext"/>
      </w:pPr>
      <w:r>
        <w:t xml:space="preserve">The IRDS will </w:t>
      </w:r>
      <w:r w:rsidR="00E64F98">
        <w:t xml:space="preserve">include data </w:t>
      </w:r>
      <w:r>
        <w:t>v</w:t>
      </w:r>
      <w:r w:rsidRPr="00453DC8">
        <w:t>isualization tools. Data visualization tells the story of the analysis results using charts, tables, and other graphics</w:t>
      </w:r>
      <w:r w:rsidR="00792D8A">
        <w:t xml:space="preserve"> and</w:t>
      </w:r>
      <w:r w:rsidRPr="00453DC8">
        <w:t xml:space="preserve"> is the step that makes the body of data analytics work accessible to a broad range of stakeholders.</w:t>
      </w:r>
      <w:r w:rsidR="00E64F98">
        <w:t xml:space="preserve"> For the IRDS, the most important data to be displayed and visualized is data related to providing outreach, intervention, and clinical care services to Veterans at an increased risk for suicide. This focus will help the program achieve its strategic goals and objectives of proactively providing services to at risk Veterans and in turn helping decrease instance of Veteran suicide. </w:t>
      </w:r>
    </w:p>
    <w:p w:rsidR="009E791F" w:rsidRDefault="009E791F" w:rsidP="009E791F">
      <w:pPr>
        <w:pStyle w:val="PSPBodytext"/>
      </w:pPr>
      <w:r w:rsidRPr="00453DC8">
        <w:lastRenderedPageBreak/>
        <w:t xml:space="preserve">The surveillance dashboard will </w:t>
      </w:r>
      <w:r>
        <w:t xml:space="preserve">be </w:t>
      </w:r>
      <w:r w:rsidRPr="00453DC8">
        <w:t xml:space="preserve">accessed through a </w:t>
      </w:r>
      <w:r>
        <w:t xml:space="preserve">VA approved </w:t>
      </w:r>
      <w:r w:rsidRPr="00453DC8">
        <w:t xml:space="preserve">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The design of the dashboard will involve the input of stakeholders and end users.  The application will leverage a Node.js runtime environment, which will manage the server-side functions (http server, database connections, APIs, and web service interfaces).  The visualization components will be browser based and built using Angular.js, an open source web application framework.  This will provide for flexibility and ease of coding.</w:t>
      </w:r>
    </w:p>
    <w:p w:rsidR="009E791F" w:rsidRPr="00453DC8" w:rsidRDefault="009E791F" w:rsidP="009E791F">
      <w:pPr>
        <w:pStyle w:val="Caption"/>
      </w:pPr>
      <w:r>
        <w:object w:dxaOrig="11985" w:dyaOrig="6210">
          <v:shape id="_x0000_i1028" type="#_x0000_t75" style="width:468pt;height:244.8pt" o:ole="" o:allowoverlap="f">
            <v:imagedata r:id="rId39" o:title=""/>
          </v:shape>
          <o:OLEObject Type="Embed" ProgID="Visio.Drawing.11" ShapeID="_x0000_i1028" DrawAspect="Content" ObjectID="_1485335933" r:id="rId40"/>
        </w:object>
      </w:r>
    </w:p>
    <w:p w:rsidR="009E791F" w:rsidRDefault="009E791F" w:rsidP="009E791F">
      <w:pPr>
        <w:pStyle w:val="Caption"/>
      </w:pPr>
      <w:r>
        <w:t xml:space="preserve">Figure </w:t>
      </w:r>
      <w:r w:rsidR="00792D8A">
        <w:t>0</w:t>
      </w:r>
      <w:r>
        <w:rPr>
          <w:noProof/>
        </w:rPr>
        <w:t>: Conceptual Dashboard Application Design</w:t>
      </w:r>
    </w:p>
    <w:p w:rsidR="009E791F" w:rsidRDefault="009E791F" w:rsidP="009E791F">
      <w:pPr>
        <w:rPr>
          <w:rFonts w:ascii="Arial" w:hAnsi="Arial" w:cs="Arial"/>
          <w:b/>
          <w:bCs/>
          <w:szCs w:val="20"/>
        </w:rPr>
      </w:pPr>
      <w:bookmarkStart w:id="297" w:name="_Ref340578535"/>
    </w:p>
    <w:p w:rsidR="009E791F" w:rsidRPr="008D0221" w:rsidRDefault="009E791F" w:rsidP="009E791F">
      <w:pPr>
        <w:pStyle w:val="Heading2"/>
        <w:rPr>
          <w:rFonts w:eastAsia="Times"/>
          <w:snapToGrid w:val="0"/>
        </w:rPr>
      </w:pPr>
      <w:bookmarkStart w:id="298" w:name="_Toc410914918"/>
      <w:bookmarkEnd w:id="297"/>
      <w:r w:rsidRPr="008D0221">
        <w:rPr>
          <w:rFonts w:eastAsia="Times"/>
        </w:rPr>
        <w:t>Conceptual</w:t>
      </w:r>
      <w:r w:rsidRPr="008D0221">
        <w:rPr>
          <w:rFonts w:eastAsia="Times"/>
          <w:snapToGrid w:val="0"/>
        </w:rPr>
        <w:t xml:space="preserve"> Data Design</w:t>
      </w:r>
      <w:bookmarkEnd w:id="298"/>
    </w:p>
    <w:p w:rsidR="009E791F" w:rsidRPr="008D0221" w:rsidRDefault="009E791F" w:rsidP="009E791F">
      <w:pPr>
        <w:pStyle w:val="Heading3"/>
        <w:rPr>
          <w:rFonts w:eastAsia="Times"/>
        </w:rPr>
      </w:pPr>
      <w:bookmarkStart w:id="299" w:name="_Toc351469582"/>
      <w:bookmarkStart w:id="300" w:name="_Toc374440954"/>
      <w:bookmarkStart w:id="301" w:name="_Toc410914919"/>
      <w:commentRangeStart w:id="302"/>
      <w:r w:rsidRPr="008D0221">
        <w:rPr>
          <w:rFonts w:eastAsia="Times"/>
        </w:rPr>
        <w:t>Project Conceptual Data Model</w:t>
      </w:r>
      <w:bookmarkEnd w:id="299"/>
      <w:bookmarkEnd w:id="300"/>
      <w:bookmarkEnd w:id="301"/>
      <w:commentRangeEnd w:id="302"/>
      <w:r w:rsidR="009E227F">
        <w:rPr>
          <w:rStyle w:val="CommentReference"/>
          <w:rFonts w:ascii="Times New Roman" w:hAnsi="Times New Roman" w:cs="Times New Roman"/>
          <w:b w:val="0"/>
          <w:kern w:val="0"/>
        </w:rPr>
        <w:commentReference w:id="302"/>
      </w:r>
    </w:p>
    <w:p w:rsidR="009E791F" w:rsidRDefault="009E791F" w:rsidP="009E791F">
      <w:pPr>
        <w:pStyle w:val="InstructionalText1"/>
      </w:pPr>
    </w:p>
    <w:p w:rsidR="009E791F" w:rsidRPr="006673B1" w:rsidRDefault="009E791F" w:rsidP="009E791F">
      <w:pPr>
        <w:rPr>
          <w:sz w:val="24"/>
        </w:rPr>
      </w:pPr>
      <w:r w:rsidRPr="006673B1">
        <w:rPr>
          <w:sz w:val="24"/>
        </w:rPr>
        <w:t>The Reach Database contains the following tables:</w:t>
      </w:r>
    </w:p>
    <w:p w:rsidR="009E791F" w:rsidRPr="006673B1" w:rsidRDefault="009E791F" w:rsidP="009E791F">
      <w:pPr>
        <w:rPr>
          <w:sz w:val="24"/>
        </w:rPr>
      </w:pPr>
    </w:p>
    <w:p w:rsidR="009E791F" w:rsidRPr="006673B1" w:rsidRDefault="009E791F" w:rsidP="009E791F">
      <w:pPr>
        <w:rPr>
          <w:sz w:val="24"/>
          <w:u w:val="single"/>
        </w:rPr>
      </w:pPr>
      <w:r w:rsidRPr="006673B1">
        <w:rPr>
          <w:sz w:val="24"/>
          <w:u w:val="single"/>
        </w:rPr>
        <w:t>Data Tables</w:t>
      </w:r>
    </w:p>
    <w:p w:rsidR="009E791F" w:rsidRPr="006673B1" w:rsidRDefault="009E791F" w:rsidP="009E791F">
      <w:pPr>
        <w:rPr>
          <w:sz w:val="24"/>
        </w:rPr>
      </w:pPr>
      <w:r w:rsidRPr="006673B1">
        <w:rPr>
          <w:sz w:val="24"/>
        </w:rPr>
        <w:t>The Reach database will store source imported data on two levels:</w:t>
      </w:r>
    </w:p>
    <w:p w:rsidR="009E791F" w:rsidRPr="006673B1" w:rsidRDefault="009E791F" w:rsidP="009E791F">
      <w:pPr>
        <w:numPr>
          <w:ilvl w:val="0"/>
          <w:numId w:val="40"/>
        </w:numPr>
        <w:contextualSpacing/>
        <w:rPr>
          <w:sz w:val="24"/>
        </w:rPr>
      </w:pPr>
      <w:r w:rsidRPr="006673B1">
        <w:rPr>
          <w:sz w:val="24"/>
        </w:rPr>
        <w:t>Veteran Demographics</w:t>
      </w:r>
    </w:p>
    <w:p w:rsidR="009E791F" w:rsidRPr="006673B1" w:rsidRDefault="009E791F" w:rsidP="009E791F">
      <w:pPr>
        <w:numPr>
          <w:ilvl w:val="0"/>
          <w:numId w:val="40"/>
        </w:numPr>
        <w:contextualSpacing/>
        <w:rPr>
          <w:sz w:val="24"/>
        </w:rPr>
      </w:pPr>
      <w:r w:rsidRPr="006673B1">
        <w:rPr>
          <w:sz w:val="24"/>
        </w:rPr>
        <w:t>Veteran Case Data</w:t>
      </w:r>
    </w:p>
    <w:p w:rsidR="009E791F" w:rsidRPr="006673B1" w:rsidRDefault="009E791F" w:rsidP="009E791F">
      <w:pPr>
        <w:rPr>
          <w:sz w:val="24"/>
        </w:rPr>
      </w:pPr>
    </w:p>
    <w:p w:rsidR="009E791F" w:rsidRPr="006673B1" w:rsidRDefault="009E791F" w:rsidP="009E791F">
      <w:pPr>
        <w:rPr>
          <w:sz w:val="24"/>
        </w:rPr>
      </w:pPr>
      <w:r w:rsidRPr="006673B1">
        <w:rPr>
          <w:sz w:val="24"/>
        </w:rPr>
        <w:t xml:space="preserve">For each Veteran, a master record will be created in the ‘Veterans’ table and a unique ID will be assigned, ‘ReachID’. The table will also contain basic demographic information for that </w:t>
      </w:r>
      <w:r w:rsidRPr="006673B1">
        <w:rPr>
          <w:sz w:val="24"/>
        </w:rPr>
        <w:lastRenderedPageBreak/>
        <w:t>individual, such as Name, SSN, DOB, Gender, etc… The table also contains a risk ‘Score’ field, which the surveillance component of the system will populate.</w:t>
      </w:r>
    </w:p>
    <w:p w:rsidR="009E791F" w:rsidRPr="006673B1" w:rsidRDefault="009E791F" w:rsidP="009E791F">
      <w:pPr>
        <w:rPr>
          <w:sz w:val="24"/>
        </w:rPr>
      </w:pPr>
    </w:p>
    <w:p w:rsidR="009E791F" w:rsidRPr="006673B1" w:rsidRDefault="009E791F" w:rsidP="009E791F">
      <w:pPr>
        <w:rPr>
          <w:sz w:val="24"/>
        </w:rPr>
      </w:pPr>
      <w:r w:rsidRPr="006673B1">
        <w:rPr>
          <w:sz w:val="24"/>
        </w:rPr>
        <w:t xml:space="preserve">All other data elements imported for Veterans will be stored in case level tables. There will be a one to </w:t>
      </w:r>
      <w:r w:rsidR="00625BA0" w:rsidRPr="006673B1">
        <w:rPr>
          <w:sz w:val="24"/>
        </w:rPr>
        <w:t>many relationships</w:t>
      </w:r>
      <w:r w:rsidRPr="006673B1">
        <w:rPr>
          <w:sz w:val="24"/>
        </w:rPr>
        <w:t xml:space="preserve"> from the Veteran table to any case level table. For instance, any data that may be available from the SDR on previous suicide attempts for that individual will stored in a suicide attempt table. For each suicide attempt that is documented for a Veteran, a ‘SuicideAttempt’ record will be created, including a ReachID column that will link the suicide Attempt record back to the Veteran.</w:t>
      </w:r>
    </w:p>
    <w:p w:rsidR="009E791F" w:rsidRPr="006673B1" w:rsidDel="00DA1D38" w:rsidRDefault="009E791F" w:rsidP="009E791F">
      <w:pPr>
        <w:rPr>
          <w:del w:id="304" w:author="Monica Mohler" w:date="2015-02-09T10:56:00Z"/>
          <w:sz w:val="24"/>
        </w:rPr>
      </w:pPr>
    </w:p>
    <w:p w:rsidR="009E791F" w:rsidRDefault="009E791F" w:rsidP="009E791F">
      <w:pPr>
        <w:rPr>
          <w:sz w:val="24"/>
          <w:u w:val="single"/>
        </w:rPr>
      </w:pPr>
    </w:p>
    <w:p w:rsidR="009E791F" w:rsidRPr="006673B1" w:rsidRDefault="009E791F" w:rsidP="009E791F">
      <w:pPr>
        <w:rPr>
          <w:sz w:val="24"/>
          <w:u w:val="single"/>
        </w:rPr>
      </w:pPr>
      <w:r w:rsidRPr="006673B1">
        <w:rPr>
          <w:sz w:val="24"/>
          <w:u w:val="single"/>
        </w:rPr>
        <w:t>Reference Tables</w:t>
      </w:r>
    </w:p>
    <w:p w:rsidR="009E791F" w:rsidRPr="006673B1" w:rsidRDefault="009E791F" w:rsidP="009E791F">
      <w:pPr>
        <w:rPr>
          <w:sz w:val="24"/>
        </w:rPr>
      </w:pPr>
      <w:r w:rsidRPr="006673B1">
        <w:rPr>
          <w:sz w:val="24"/>
        </w:rPr>
        <w:t>Examples are lists to be used for reporting and normalizing of the data such as a list VAMCs and a list of ICD Codes that contain a diagnosis description associated with each code.</w:t>
      </w:r>
    </w:p>
    <w:p w:rsidR="009E791F" w:rsidRPr="006673B1" w:rsidRDefault="009E791F" w:rsidP="009E791F">
      <w:pPr>
        <w:rPr>
          <w:sz w:val="24"/>
          <w:u w:val="single"/>
        </w:rPr>
      </w:pPr>
    </w:p>
    <w:p w:rsidR="009E791F" w:rsidRPr="006673B1" w:rsidRDefault="009E791F" w:rsidP="009E791F">
      <w:pPr>
        <w:rPr>
          <w:sz w:val="24"/>
          <w:u w:val="single"/>
        </w:rPr>
      </w:pPr>
      <w:r w:rsidRPr="006673B1">
        <w:rPr>
          <w:sz w:val="24"/>
          <w:u w:val="single"/>
        </w:rPr>
        <w:t>High Risk Veterans View</w:t>
      </w:r>
    </w:p>
    <w:p w:rsidR="009E791F" w:rsidRPr="006673B1" w:rsidRDefault="009E791F" w:rsidP="009E791F">
      <w:pPr>
        <w:rPr>
          <w:sz w:val="24"/>
        </w:rPr>
      </w:pPr>
      <w:r w:rsidRPr="006673B1">
        <w:rPr>
          <w:sz w:val="24"/>
        </w:rPr>
        <w:t>The High Risk Veterans view will roll up data from the Veterans master list and case level data associated with each Veteran to show all vets that are identified as high risk with their risk score and the factors that contributed to that score. The dashboard will access this view to populate the dashboard screens.</w:t>
      </w:r>
    </w:p>
    <w:p w:rsidR="009E791F" w:rsidRPr="006673B1" w:rsidRDefault="009E791F" w:rsidP="009E791F">
      <w:pPr>
        <w:tabs>
          <w:tab w:val="left" w:pos="1134"/>
        </w:tabs>
        <w:spacing w:before="120" w:after="120"/>
        <w:rPr>
          <w:sz w:val="24"/>
          <w:u w:val="single"/>
        </w:rPr>
      </w:pPr>
      <w:r w:rsidRPr="006673B1">
        <w:rPr>
          <w:sz w:val="24"/>
          <w:u w:val="single"/>
        </w:rPr>
        <w:t>Risk Factors</w:t>
      </w:r>
    </w:p>
    <w:p w:rsidR="009E791F" w:rsidRPr="006673B1" w:rsidRDefault="009E791F" w:rsidP="009E791F">
      <w:pPr>
        <w:tabs>
          <w:tab w:val="left" w:pos="1134"/>
        </w:tabs>
        <w:spacing w:before="120" w:after="120"/>
        <w:rPr>
          <w:sz w:val="24"/>
        </w:rPr>
      </w:pPr>
      <w:r w:rsidRPr="006673B1">
        <w:rPr>
          <w:sz w:val="24"/>
        </w:rPr>
        <w:t>The Risk Factors determined by the IRDS Risk Model will be captured in the RiskFactors table(s). This table will be updated any time the Risk model is updated, by running the methodology encapsulated in an R program that exists on the IRDS server.</w:t>
      </w:r>
    </w:p>
    <w:p w:rsidR="009E791F" w:rsidRPr="006673B1" w:rsidRDefault="009E791F" w:rsidP="009E791F">
      <w:pPr>
        <w:tabs>
          <w:tab w:val="left" w:pos="1134"/>
        </w:tabs>
        <w:spacing w:before="120" w:after="120"/>
        <w:rPr>
          <w:sz w:val="24"/>
          <w:u w:val="single"/>
        </w:rPr>
      </w:pPr>
      <w:r w:rsidRPr="006673B1">
        <w:rPr>
          <w:sz w:val="24"/>
          <w:u w:val="single"/>
        </w:rPr>
        <w:t>System Tables</w:t>
      </w:r>
    </w:p>
    <w:p w:rsidR="009E791F" w:rsidRPr="006673B1" w:rsidRDefault="009E791F" w:rsidP="009E791F">
      <w:pPr>
        <w:tabs>
          <w:tab w:val="left" w:pos="1134"/>
        </w:tabs>
        <w:spacing w:before="120" w:after="120"/>
        <w:rPr>
          <w:sz w:val="24"/>
        </w:rPr>
      </w:pPr>
      <w:r w:rsidRPr="006673B1">
        <w:rPr>
          <w:sz w:val="24"/>
        </w:rPr>
        <w:t>Tables used by the dashboard such as User roles and Preferences (see Data Access).</w:t>
      </w:r>
    </w:p>
    <w:p w:rsidR="009E791F" w:rsidRPr="006673B1" w:rsidRDefault="009E791F" w:rsidP="009E791F">
      <w:pPr>
        <w:tabs>
          <w:tab w:val="left" w:pos="1134"/>
        </w:tabs>
        <w:spacing w:before="120" w:after="120"/>
        <w:rPr>
          <w:sz w:val="24"/>
        </w:rPr>
      </w:pPr>
    </w:p>
    <w:p w:rsidR="009E791F" w:rsidRPr="006673B1" w:rsidRDefault="009E791F" w:rsidP="009E791F">
      <w:pPr>
        <w:tabs>
          <w:tab w:val="left" w:pos="1134"/>
        </w:tabs>
        <w:spacing w:before="120" w:after="120"/>
        <w:rPr>
          <w:rFonts w:eastAsia="MS Mincho"/>
          <w:szCs w:val="22"/>
          <w:lang w:eastAsia="en-GB"/>
        </w:rPr>
      </w:pPr>
      <w:r w:rsidRPr="006673B1">
        <w:rPr>
          <w:rFonts w:eastAsia="MS Mincho"/>
          <w:szCs w:val="22"/>
          <w:lang w:eastAsia="en-GB"/>
        </w:rPr>
        <w:object w:dxaOrig="13814" w:dyaOrig="10820">
          <v:shape id="_x0000_i1029" type="#_x0000_t75" style="width:439.2pt;height:345.6pt" o:ole="">
            <v:imagedata r:id="rId42" o:title=""/>
          </v:shape>
          <o:OLEObject Type="Embed" ProgID="Visio.Drawing.11" ShapeID="_x0000_i1029" DrawAspect="Content" ObjectID="_1485335934" r:id="rId43"/>
        </w:object>
      </w:r>
    </w:p>
    <w:p w:rsidR="009E791F" w:rsidRPr="008D0221" w:rsidRDefault="009E791F" w:rsidP="009E791F">
      <w:pPr>
        <w:pStyle w:val="Caption"/>
      </w:pPr>
      <w:r>
        <w:t xml:space="preserve">Figure </w:t>
      </w:r>
      <w:r w:rsidR="00792D8A">
        <w:t>1</w:t>
      </w:r>
      <w:r w:rsidRPr="008D0221">
        <w:t xml:space="preserve">: </w:t>
      </w:r>
      <w:r>
        <w:t xml:space="preserve">IRDS </w:t>
      </w:r>
      <w:r w:rsidRPr="006673B1">
        <w:t>Reach Database Logical Data Model</w:t>
      </w:r>
    </w:p>
    <w:p w:rsidR="009E791F" w:rsidRDefault="009E791F" w:rsidP="009E791F">
      <w:pPr>
        <w:pStyle w:val="BodyText"/>
        <w:jc w:val="center"/>
      </w:pPr>
    </w:p>
    <w:p w:rsidR="009E791F" w:rsidRDefault="009E791F" w:rsidP="009E791F">
      <w:pPr>
        <w:pStyle w:val="Heading3"/>
      </w:pPr>
      <w:bookmarkStart w:id="305" w:name="_Toc410914920"/>
      <w:r>
        <w:t>Database Information</w:t>
      </w:r>
      <w:bookmarkEnd w:id="305"/>
    </w:p>
    <w:p w:rsidR="009E791F" w:rsidRDefault="009E791F" w:rsidP="009E791F">
      <w:pPr>
        <w:pStyle w:val="Caption"/>
      </w:pPr>
      <w:r>
        <w:t xml:space="preserve">Table </w:t>
      </w:r>
      <w:fldSimple w:instr=" SEQ Table \* ARABIC ">
        <w:r w:rsidR="00E95842">
          <w:rPr>
            <w:noProof/>
          </w:rPr>
          <w:t>5</w:t>
        </w:r>
      </w:fldSimple>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4384"/>
        <w:gridCol w:w="1620"/>
        <w:gridCol w:w="1368"/>
      </w:tblGrid>
      <w:tr w:rsidR="009E791F" w:rsidRPr="00D35D5C" w:rsidTr="00666F97">
        <w:trPr>
          <w:cantSplit/>
          <w:tblHeader/>
        </w:trPr>
        <w:tc>
          <w:tcPr>
            <w:tcW w:w="220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bookmarkStart w:id="306" w:name="ColumnTitle_20"/>
            <w:bookmarkEnd w:id="306"/>
            <w:r w:rsidRPr="00D35D5C">
              <w:rPr>
                <w:rFonts w:ascii="Times New Roman" w:hAnsi="Times New Roman" w:cs="Times New Roman"/>
              </w:rPr>
              <w:t>Database Name</w:t>
            </w:r>
          </w:p>
        </w:tc>
        <w:tc>
          <w:tcPr>
            <w:tcW w:w="438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620"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1368"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Steward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Reach</w:t>
            </w:r>
          </w:p>
        </w:tc>
        <w:tc>
          <w:tcPr>
            <w:tcW w:w="4384" w:type="dxa"/>
          </w:tcPr>
          <w:p w:rsidR="009E791F" w:rsidRPr="006673B1" w:rsidRDefault="009E791F" w:rsidP="00666F97">
            <w:pPr>
              <w:pStyle w:val="InstructionalTable"/>
              <w:rPr>
                <w:i w:val="0"/>
                <w:color w:val="auto"/>
              </w:rPr>
            </w:pPr>
            <w:r w:rsidRPr="006673B1">
              <w:rPr>
                <w:i w:val="0"/>
                <w:color w:val="auto"/>
              </w:rPr>
              <w:t xml:space="preserve">SQL Server database(s) that will </w:t>
            </w:r>
          </w:p>
          <w:p w:rsidR="009E791F"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 xml:space="preserve">Import data from SDR and other internal/external sources </w:t>
            </w:r>
          </w:p>
          <w:p w:rsidR="009E791F" w:rsidRPr="006673B1"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Store Analytics output to be used by IRDS dashboard and messaging</w:t>
            </w:r>
          </w:p>
        </w:tc>
        <w:tc>
          <w:tcPr>
            <w:tcW w:w="1620" w:type="dxa"/>
            <w:shd w:val="clear" w:color="auto" w:fill="auto"/>
          </w:tcPr>
          <w:p w:rsidR="009E791F" w:rsidRPr="006673B1" w:rsidRDefault="009E791F" w:rsidP="00666F97">
            <w:pPr>
              <w:pStyle w:val="InstructionalTable"/>
              <w:rPr>
                <w:i w:val="0"/>
                <w:color w:val="auto"/>
              </w:rPr>
            </w:pPr>
            <w:r w:rsidRPr="006673B1">
              <w:rPr>
                <w:i w:val="0"/>
                <w:color w:val="auto"/>
              </w:rPr>
              <w:t>Create</w:t>
            </w:r>
          </w:p>
        </w:tc>
        <w:tc>
          <w:tcPr>
            <w:tcW w:w="1368" w:type="dxa"/>
            <w:shd w:val="clear" w:color="auto" w:fill="auto"/>
          </w:tcPr>
          <w:p w:rsidR="009E791F" w:rsidRPr="006673B1" w:rsidRDefault="009E791F" w:rsidP="00666F97">
            <w:pPr>
              <w:pStyle w:val="InstructionalTable"/>
              <w:rPr>
                <w:i w:val="0"/>
                <w:color w:val="auto"/>
              </w:rPr>
            </w:pPr>
            <w:r>
              <w:rPr>
                <w:i w:val="0"/>
                <w:color w:val="auto"/>
              </w:rPr>
              <w:t>TBD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SDR</w:t>
            </w:r>
          </w:p>
        </w:tc>
        <w:tc>
          <w:tcPr>
            <w:tcW w:w="4384" w:type="dxa"/>
          </w:tcPr>
          <w:p w:rsidR="009E791F" w:rsidRPr="006673B1" w:rsidDel="00BD09F9" w:rsidRDefault="009E791F" w:rsidP="00666F97">
            <w:pPr>
              <w:pStyle w:val="InstructionalTable"/>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rsidR="009E791F" w:rsidRPr="006673B1" w:rsidDel="00BD09F9" w:rsidRDefault="009E791F" w:rsidP="00666F97">
            <w:pPr>
              <w:pStyle w:val="InstructionalTable"/>
              <w:rPr>
                <w:i w:val="0"/>
                <w:color w:val="auto"/>
              </w:rPr>
            </w:pPr>
            <w:r w:rsidRPr="006673B1">
              <w:rPr>
                <w:i w:val="0"/>
                <w:color w:val="auto"/>
              </w:rPr>
              <w:t>Interface</w:t>
            </w:r>
          </w:p>
        </w:tc>
        <w:tc>
          <w:tcPr>
            <w:tcW w:w="1368" w:type="dxa"/>
            <w:shd w:val="clear" w:color="auto" w:fill="auto"/>
          </w:tcPr>
          <w:p w:rsidR="009E791F" w:rsidRPr="006673B1" w:rsidDel="00BD09F9" w:rsidRDefault="009E791F" w:rsidP="00666F97">
            <w:pPr>
              <w:pStyle w:val="InstructionalTable"/>
              <w:rPr>
                <w:i w:val="0"/>
                <w:color w:val="auto"/>
              </w:rPr>
            </w:pPr>
          </w:p>
        </w:tc>
      </w:tr>
    </w:tbl>
    <w:p w:rsidR="009E791F" w:rsidRDefault="009E791F" w:rsidP="009E791F">
      <w:pPr>
        <w:pStyle w:val="BodyText"/>
      </w:pPr>
      <w:bookmarkStart w:id="307" w:name="ColumnTitle_21"/>
      <w:bookmarkStart w:id="308" w:name="ColumnTitle_22"/>
      <w:bookmarkEnd w:id="307"/>
      <w:bookmarkEnd w:id="308"/>
    </w:p>
    <w:p w:rsidR="009E791F" w:rsidRDefault="009E791F" w:rsidP="009E791F">
      <w:pPr>
        <w:pStyle w:val="Heading3"/>
      </w:pPr>
      <w:bookmarkStart w:id="309" w:name="_Toc410914921"/>
      <w:r>
        <w:lastRenderedPageBreak/>
        <w:t>Data Import Design</w:t>
      </w:r>
      <w:bookmarkEnd w:id="309"/>
    </w:p>
    <w:p w:rsidR="009E791F" w:rsidRDefault="009E791F" w:rsidP="009E791F">
      <w:pPr>
        <w:pStyle w:val="Heading4"/>
      </w:pPr>
      <w:bookmarkStart w:id="310" w:name="_Toc410914922"/>
      <w:r>
        <w:t>SQL Server Integration Services (SSIS)</w:t>
      </w:r>
      <w:bookmarkEnd w:id="310"/>
    </w:p>
    <w:p w:rsidR="009E791F" w:rsidRPr="00414897" w:rsidRDefault="009E791F" w:rsidP="009E791F">
      <w:pPr>
        <w:rPr>
          <w:sz w:val="24"/>
        </w:rPr>
      </w:pPr>
      <w:r w:rsidRPr="00414897">
        <w:rPr>
          <w:sz w:val="24"/>
        </w:rPr>
        <w:t>SSIS will be the primary tool for importing external data sources into the IRDS Reach database</w:t>
      </w:r>
    </w:p>
    <w:p w:rsidR="009E791F" w:rsidRPr="00414897" w:rsidRDefault="009E791F" w:rsidP="009E791F">
      <w:pPr>
        <w:rPr>
          <w:sz w:val="24"/>
        </w:rPr>
      </w:pPr>
    </w:p>
    <w:p w:rsidR="009E791F" w:rsidRPr="00414897" w:rsidRDefault="009E791F" w:rsidP="009E791F">
      <w:pPr>
        <w:rPr>
          <w:sz w:val="24"/>
        </w:rPr>
      </w:pPr>
      <w:r w:rsidRPr="00414897">
        <w:rPr>
          <w:sz w:val="24"/>
        </w:rPr>
        <w:t>For a specific data import, an SSIS package will be developed to</w:t>
      </w:r>
    </w:p>
    <w:p w:rsidR="009E791F" w:rsidRPr="00414897" w:rsidRDefault="009E791F" w:rsidP="009E791F">
      <w:pPr>
        <w:pStyle w:val="ListParagraph"/>
        <w:numPr>
          <w:ilvl w:val="0"/>
          <w:numId w:val="33"/>
        </w:numPr>
        <w:rPr>
          <w:sz w:val="24"/>
        </w:rPr>
      </w:pPr>
      <w:r w:rsidRPr="00414897">
        <w:rPr>
          <w:sz w:val="24"/>
        </w:rPr>
        <w:t>Make a connection to the source (SQL table, text file, other)</w:t>
      </w:r>
    </w:p>
    <w:p w:rsidR="009E791F" w:rsidRPr="00414897" w:rsidRDefault="009E791F" w:rsidP="009E791F">
      <w:pPr>
        <w:pStyle w:val="ListParagraph"/>
        <w:numPr>
          <w:ilvl w:val="0"/>
          <w:numId w:val="33"/>
        </w:numPr>
        <w:rPr>
          <w:sz w:val="24"/>
        </w:rPr>
      </w:pPr>
      <w:r w:rsidRPr="00414897">
        <w:rPr>
          <w:sz w:val="24"/>
        </w:rPr>
        <w:t>Import the data into a staging area</w:t>
      </w:r>
    </w:p>
    <w:p w:rsidR="009E791F" w:rsidRPr="00414897" w:rsidRDefault="009E791F" w:rsidP="009E791F">
      <w:pPr>
        <w:pStyle w:val="ListParagraph"/>
        <w:numPr>
          <w:ilvl w:val="0"/>
          <w:numId w:val="33"/>
        </w:numPr>
        <w:rPr>
          <w:sz w:val="24"/>
        </w:rPr>
      </w:pPr>
      <w:r w:rsidRPr="00414897">
        <w:rPr>
          <w:sz w:val="24"/>
        </w:rPr>
        <w:t>Make the appropriate data transformations (cleaning, standardization)</w:t>
      </w:r>
    </w:p>
    <w:p w:rsidR="009E791F" w:rsidRPr="00414897" w:rsidRDefault="009E791F" w:rsidP="009E791F">
      <w:pPr>
        <w:pStyle w:val="ListParagraph"/>
        <w:numPr>
          <w:ilvl w:val="0"/>
          <w:numId w:val="33"/>
        </w:numPr>
        <w:rPr>
          <w:sz w:val="24"/>
        </w:rPr>
      </w:pPr>
      <w:r w:rsidRPr="00414897">
        <w:rPr>
          <w:sz w:val="24"/>
        </w:rPr>
        <w:t>Load the transformed data into the appropriate Reach data store tables</w:t>
      </w:r>
    </w:p>
    <w:p w:rsidR="009E791F" w:rsidRPr="00414897" w:rsidRDefault="009E791F" w:rsidP="009E791F">
      <w:pPr>
        <w:rPr>
          <w:sz w:val="24"/>
        </w:rPr>
      </w:pPr>
    </w:p>
    <w:p w:rsidR="009E791F" w:rsidRPr="00414897" w:rsidRDefault="009E791F" w:rsidP="009E791F">
      <w:pPr>
        <w:rPr>
          <w:sz w:val="24"/>
        </w:rPr>
      </w:pPr>
      <w:r w:rsidRPr="00414897">
        <w:rPr>
          <w:sz w:val="24"/>
        </w:rPr>
        <w:t>The execution of SSIS packages (.dtsx files) can be automated by scheduling them as a Windows process via SQL Server Agent.</w:t>
      </w:r>
    </w:p>
    <w:p w:rsidR="009E791F" w:rsidRDefault="009E791F" w:rsidP="009E791F">
      <w:pPr>
        <w:pStyle w:val="BodyText"/>
      </w:pPr>
    </w:p>
    <w:p w:rsidR="009E791F" w:rsidRPr="00A67957" w:rsidRDefault="009E791F" w:rsidP="009E791F">
      <w:pPr>
        <w:pStyle w:val="Heading4"/>
      </w:pPr>
      <w:bookmarkStart w:id="311" w:name="_Toc410914923"/>
      <w:r>
        <w:t>Remote Procedure Calls (RPC)</w:t>
      </w:r>
      <w:bookmarkEnd w:id="311"/>
    </w:p>
    <w:p w:rsidR="009E791F" w:rsidRPr="00414897" w:rsidRDefault="009E791F" w:rsidP="009E791F">
      <w:pPr>
        <w:rPr>
          <w:sz w:val="24"/>
        </w:rPr>
      </w:pPr>
      <w:r w:rsidRPr="006673B1">
        <w:rPr>
          <w:sz w:val="24"/>
        </w:rPr>
        <w:t>The VA uses the Veterans Health Information Systems and Technology Architecture (Vista) system, for managing Veterans health data. Data will be imported into the IRDS system directly from VistA using RPC calls. VistA data is stored against a MUMPS back end, which uses text-based files for data storage. For each set of VistA data imported into IRDS:</w:t>
      </w:r>
    </w:p>
    <w:p w:rsidR="009E791F" w:rsidRPr="00414897" w:rsidRDefault="009E791F" w:rsidP="009E791F">
      <w:pPr>
        <w:pStyle w:val="ListParagraph"/>
        <w:numPr>
          <w:ilvl w:val="0"/>
          <w:numId w:val="34"/>
        </w:numPr>
        <w:rPr>
          <w:sz w:val="24"/>
        </w:rPr>
      </w:pPr>
      <w:r w:rsidRPr="00414897">
        <w:rPr>
          <w:sz w:val="24"/>
        </w:rPr>
        <w:t>Either a custom RPC will be written (in M) or a currently existing one will be leveraged</w:t>
      </w:r>
    </w:p>
    <w:p w:rsidR="009E791F" w:rsidRPr="00414897" w:rsidRDefault="009E791F" w:rsidP="009E791F">
      <w:pPr>
        <w:pStyle w:val="ListParagraph"/>
        <w:numPr>
          <w:ilvl w:val="0"/>
          <w:numId w:val="34"/>
        </w:numPr>
        <w:rPr>
          <w:sz w:val="24"/>
        </w:rPr>
      </w:pPr>
      <w:r w:rsidRPr="00414897">
        <w:rPr>
          <w:sz w:val="24"/>
        </w:rPr>
        <w:t>An automated java process will execute the RPC and return the query results in text format</w:t>
      </w:r>
    </w:p>
    <w:p w:rsidR="009E791F" w:rsidRDefault="009E791F" w:rsidP="009E791F">
      <w:pPr>
        <w:pStyle w:val="ListParagraph"/>
        <w:numPr>
          <w:ilvl w:val="0"/>
          <w:numId w:val="34"/>
        </w:numPr>
        <w:rPr>
          <w:sz w:val="24"/>
        </w:rPr>
      </w:pPr>
      <w:r w:rsidRPr="00414897">
        <w:rPr>
          <w:sz w:val="24"/>
        </w:rPr>
        <w:t>Those results will be stored in a flat file on the IRDS server to be imported into the reach database via a</w:t>
      </w:r>
      <w:r>
        <w:rPr>
          <w:sz w:val="24"/>
        </w:rPr>
        <w:t>n</w:t>
      </w:r>
      <w:r w:rsidRPr="00414897">
        <w:rPr>
          <w:sz w:val="24"/>
        </w:rPr>
        <w:t xml:space="preserve"> SSIS package </w:t>
      </w:r>
    </w:p>
    <w:p w:rsidR="009E791F" w:rsidRDefault="009E791F" w:rsidP="009E791F">
      <w:pPr>
        <w:ind w:left="360"/>
        <w:rPr>
          <w:sz w:val="24"/>
        </w:rPr>
      </w:pPr>
    </w:p>
    <w:p w:rsidR="009E791F" w:rsidRPr="00EC4702" w:rsidRDefault="009E791F" w:rsidP="009E791F">
      <w:pPr>
        <w:ind w:left="360"/>
        <w:jc w:val="center"/>
        <w:rPr>
          <w:sz w:val="24"/>
        </w:rPr>
      </w:pPr>
      <w:r>
        <w:object w:dxaOrig="11424" w:dyaOrig="7044">
          <v:shape id="_x0000_i1030" type="#_x0000_t75" style="width:468pt;height:4in" o:ole="">
            <v:imagedata r:id="rId44" o:title=""/>
          </v:shape>
          <o:OLEObject Type="Embed" ProgID="Visio.Drawing.11" ShapeID="_x0000_i1030" DrawAspect="Content" ObjectID="_1485335935" r:id="rId45"/>
        </w:object>
      </w:r>
    </w:p>
    <w:p w:rsidR="009E791F" w:rsidRDefault="009E791F" w:rsidP="009E791F">
      <w:pPr>
        <w:pStyle w:val="BodyText"/>
      </w:pPr>
    </w:p>
    <w:p w:rsidR="009E791F" w:rsidRDefault="009E791F" w:rsidP="009E791F">
      <w:pPr>
        <w:pStyle w:val="Caption"/>
      </w:pPr>
      <w:r>
        <w:t xml:space="preserve">Figure </w:t>
      </w:r>
      <w:r w:rsidR="00792D8A">
        <w:t>2</w:t>
      </w:r>
      <w:r>
        <w:t>: IRDS Data Import Process Flow</w:t>
      </w:r>
    </w:p>
    <w:p w:rsidR="009E791F" w:rsidRPr="00C361FF" w:rsidRDefault="009E791F" w:rsidP="009E791F">
      <w:pPr>
        <w:pStyle w:val="BodyText"/>
      </w:pPr>
    </w:p>
    <w:p w:rsidR="009E791F" w:rsidRDefault="009E791F" w:rsidP="009E791F">
      <w:pPr>
        <w:pStyle w:val="Heading2"/>
      </w:pPr>
      <w:bookmarkStart w:id="312" w:name="_Toc410914924"/>
      <w:r>
        <w:t>Conceptual Infrastructure Design</w:t>
      </w:r>
      <w:bookmarkEnd w:id="312"/>
    </w:p>
    <w:p w:rsidR="009E791F" w:rsidRPr="00F33DC2" w:rsidRDefault="009E791F" w:rsidP="009E791F">
      <w:pPr>
        <w:rPr>
          <w:sz w:val="24"/>
        </w:rPr>
      </w:pPr>
      <w:r w:rsidRPr="00F33DC2">
        <w:rPr>
          <w:sz w:val="24"/>
        </w:rPr>
        <w:t>The architecture of this system supports cloud computing and the principles of OneVA EA.  The IRDS system is intended to be implemented on a virtual or single cloud resource.</w:t>
      </w:r>
    </w:p>
    <w:p w:rsidR="009E791F" w:rsidRDefault="009E791F" w:rsidP="009E791F">
      <w:pPr>
        <w:pStyle w:val="Heading3"/>
      </w:pPr>
      <w:bookmarkStart w:id="313" w:name="_Toc410914925"/>
      <w:r>
        <w:t>System Criticality and High Availability</w:t>
      </w:r>
      <w:bookmarkEnd w:id="313"/>
      <w:r>
        <w:t xml:space="preserve"> </w:t>
      </w:r>
    </w:p>
    <w:p w:rsidR="009E791F" w:rsidRPr="00F33DC2" w:rsidRDefault="009E791F" w:rsidP="009E791F">
      <w:pPr>
        <w:rPr>
          <w:sz w:val="24"/>
        </w:rPr>
      </w:pPr>
      <w:r w:rsidRPr="00F33DC2">
        <w:rPr>
          <w:sz w:val="24"/>
        </w:rPr>
        <w:t>The IRDS is not a high availability system.  System redundancy is not a requirement within this innovation program at this time.  The availability of this system is expected to be 365/24 with the exceptions of the times when the underlying infrastructures are not available due to maintenance.</w:t>
      </w:r>
    </w:p>
    <w:p w:rsidR="009E791F" w:rsidRDefault="009E791F" w:rsidP="009E791F">
      <w:pPr>
        <w:pStyle w:val="Heading3"/>
      </w:pPr>
      <w:bookmarkStart w:id="314" w:name="_Toc405813803"/>
      <w:bookmarkStart w:id="315" w:name="_Toc405814803"/>
      <w:bookmarkStart w:id="316" w:name="_Toc410914926"/>
      <w:bookmarkEnd w:id="314"/>
      <w:bookmarkEnd w:id="315"/>
      <w:r>
        <w:t>Special Technology</w:t>
      </w:r>
      <w:bookmarkEnd w:id="316"/>
    </w:p>
    <w:p w:rsidR="009E791F" w:rsidRDefault="009E791F" w:rsidP="009E791F">
      <w:pPr>
        <w:pStyle w:val="BodyText"/>
      </w:pPr>
      <w:r>
        <w:t>As the IRDS Innovation is granted approval or waivers for any special technologies listed below, the table will be updated.</w:t>
      </w:r>
    </w:p>
    <w:p w:rsidR="009E791F" w:rsidRDefault="009E791F" w:rsidP="009E791F">
      <w:pPr>
        <w:pStyle w:val="BodyText"/>
      </w:pPr>
    </w:p>
    <w:p w:rsidR="009E791F" w:rsidRDefault="009E791F" w:rsidP="009E791F">
      <w:pPr>
        <w:pStyle w:val="BodyText"/>
      </w:pPr>
    </w:p>
    <w:p w:rsidR="009E791F" w:rsidRPr="00BA68A9" w:rsidRDefault="009E791F" w:rsidP="009E791F">
      <w:pPr>
        <w:pStyle w:val="BodyText"/>
      </w:pPr>
    </w:p>
    <w:p w:rsidR="009E791F" w:rsidRPr="00A96BD7" w:rsidRDefault="009E791F" w:rsidP="009E791F">
      <w:pPr>
        <w:pStyle w:val="Caption"/>
      </w:pPr>
      <w:r>
        <w:lastRenderedPageBreak/>
        <w:t xml:space="preserve">Table </w:t>
      </w:r>
      <w:fldSimple w:instr=" SEQ Table \* ARABIC ">
        <w:r w:rsidR="00E95842">
          <w:rPr>
            <w:noProof/>
          </w:rPr>
          <w:t>6</w:t>
        </w:r>
      </w:fldSimple>
      <w:r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9E791F" w:rsidRPr="00A96BD7" w:rsidTr="00666F97">
        <w:trPr>
          <w:cantSplit/>
          <w:tblHeader/>
        </w:trPr>
        <w:tc>
          <w:tcPr>
            <w:tcW w:w="1271" w:type="pct"/>
            <w:shd w:val="clear" w:color="auto" w:fill="F2F2F2" w:themeFill="background1" w:themeFillShade="F2"/>
          </w:tcPr>
          <w:p w:rsidR="009E791F" w:rsidRPr="00A96BD7" w:rsidRDefault="009E791F" w:rsidP="00666F97">
            <w:pPr>
              <w:pStyle w:val="TableHeading"/>
            </w:pPr>
            <w:bookmarkStart w:id="317" w:name="ColumnTitle_23"/>
            <w:bookmarkEnd w:id="317"/>
            <w:r w:rsidRPr="00A96BD7">
              <w:t>Special Technology</w:t>
            </w:r>
          </w:p>
        </w:tc>
        <w:tc>
          <w:tcPr>
            <w:tcW w:w="1159" w:type="pct"/>
            <w:shd w:val="clear" w:color="auto" w:fill="F2F2F2" w:themeFill="background1" w:themeFillShade="F2"/>
          </w:tcPr>
          <w:p w:rsidR="009E791F" w:rsidRPr="00A96BD7" w:rsidRDefault="009E791F" w:rsidP="00666F97">
            <w:pPr>
              <w:pStyle w:val="TableHeading"/>
            </w:pPr>
            <w:r w:rsidRPr="00A96BD7">
              <w:t>Description</w:t>
            </w:r>
          </w:p>
        </w:tc>
        <w:tc>
          <w:tcPr>
            <w:tcW w:w="1158" w:type="pct"/>
            <w:shd w:val="clear" w:color="auto" w:fill="F2F2F2" w:themeFill="background1" w:themeFillShade="F2"/>
          </w:tcPr>
          <w:p w:rsidR="009E791F" w:rsidRPr="00A96BD7" w:rsidRDefault="009E791F" w:rsidP="00666F97">
            <w:pPr>
              <w:pStyle w:val="TableHeading"/>
            </w:pPr>
            <w:r w:rsidRPr="00A96BD7">
              <w:t>Notional Location</w:t>
            </w:r>
          </w:p>
        </w:tc>
        <w:tc>
          <w:tcPr>
            <w:tcW w:w="1412" w:type="pct"/>
            <w:shd w:val="clear" w:color="auto" w:fill="F2F2F2" w:themeFill="background1" w:themeFillShade="F2"/>
          </w:tcPr>
          <w:p w:rsidR="009E791F" w:rsidRPr="00A96BD7" w:rsidRDefault="009E791F" w:rsidP="00666F97">
            <w:pPr>
              <w:pStyle w:val="TableHeading"/>
            </w:pPr>
            <w:r w:rsidRPr="00A96BD7">
              <w:t>TRM Status</w:t>
            </w:r>
          </w:p>
        </w:tc>
      </w:tr>
      <w:tr w:rsidR="009E791F" w:rsidRPr="0021468B" w:rsidTr="00666F97">
        <w:trPr>
          <w:cantSplit/>
        </w:trPr>
        <w:tc>
          <w:tcPr>
            <w:tcW w:w="1271" w:type="pct"/>
            <w:shd w:val="clear" w:color="auto" w:fill="auto"/>
          </w:tcPr>
          <w:p w:rsidR="009E791F" w:rsidRPr="00C83EC8" w:rsidRDefault="00625BA0" w:rsidP="00625BA0">
            <w:pPr>
              <w:pStyle w:val="InstructionalTable"/>
              <w:rPr>
                <w:i w:val="0"/>
                <w:color w:val="auto"/>
              </w:rPr>
            </w:pPr>
            <w:r w:rsidRPr="00C83EC8">
              <w:rPr>
                <w:i w:val="0"/>
                <w:color w:val="auto"/>
              </w:rPr>
              <w:t>K</w:t>
            </w:r>
            <w:r>
              <w:rPr>
                <w:i w:val="0"/>
                <w:color w:val="auto"/>
              </w:rPr>
              <w:t>nime</w:t>
            </w:r>
          </w:p>
        </w:tc>
        <w:tc>
          <w:tcPr>
            <w:tcW w:w="1159" w:type="pct"/>
          </w:tcPr>
          <w:p w:rsidR="009E791F" w:rsidRPr="00C83EC8" w:rsidRDefault="009E791F" w:rsidP="00666F97">
            <w:pPr>
              <w:pStyle w:val="InstructionalTable"/>
              <w:rPr>
                <w:i w:val="0"/>
                <w:color w:val="auto"/>
              </w:rPr>
            </w:pPr>
            <w:r>
              <w:rPr>
                <w:i w:val="0"/>
                <w:color w:val="auto"/>
              </w:rPr>
              <w:t>A</w:t>
            </w:r>
            <w:r w:rsidRPr="00F7120F">
              <w:rPr>
                <w:i w:val="0"/>
                <w:color w:val="auto"/>
              </w:rPr>
              <w:t>n open source data analytics, repo</w:t>
            </w:r>
            <w:r>
              <w:rPr>
                <w:i w:val="0"/>
                <w:color w:val="auto"/>
              </w:rPr>
              <w:t>rting and integration platform.</w:t>
            </w:r>
          </w:p>
        </w:tc>
        <w:tc>
          <w:tcPr>
            <w:tcW w:w="1158" w:type="pct"/>
            <w:shd w:val="clear" w:color="auto" w:fill="auto"/>
          </w:tcPr>
          <w:p w:rsidR="009E791F" w:rsidRPr="00C83EC8" w:rsidRDefault="009E791F" w:rsidP="00666F97">
            <w:pPr>
              <w:pStyle w:val="InstructionalTable"/>
              <w:rPr>
                <w:i w:val="0"/>
                <w:color w:val="auto"/>
              </w:rPr>
            </w:pPr>
            <w:r>
              <w:rPr>
                <w:i w:val="0"/>
                <w:color w:val="auto"/>
              </w:rPr>
              <w:t>This would be deployed within the IRDS Solution</w:t>
            </w:r>
          </w:p>
        </w:tc>
        <w:tc>
          <w:tcPr>
            <w:tcW w:w="1412" w:type="pct"/>
            <w:shd w:val="clear" w:color="auto" w:fill="auto"/>
          </w:tcPr>
          <w:p w:rsidR="009E791F" w:rsidRPr="00C83EC8" w:rsidRDefault="009E791F" w:rsidP="00666F97">
            <w:pPr>
              <w:pStyle w:val="InstructionalTable"/>
              <w:rPr>
                <w:i w:val="0"/>
                <w:color w:val="auto"/>
              </w:rPr>
            </w:pPr>
            <w:r>
              <w:rPr>
                <w:i w:val="0"/>
                <w:color w:val="auto"/>
              </w:rPr>
              <w:t>No</w:t>
            </w:r>
          </w:p>
        </w:tc>
      </w:tr>
    </w:tbl>
    <w:p w:rsidR="009E791F" w:rsidRDefault="009E791F" w:rsidP="009E791F">
      <w:pPr>
        <w:pStyle w:val="Heading2"/>
        <w:numPr>
          <w:ilvl w:val="0"/>
          <w:numId w:val="0"/>
        </w:numPr>
        <w:ind w:left="907"/>
      </w:pPr>
      <w:bookmarkStart w:id="318" w:name="_Toc405813807"/>
      <w:bookmarkStart w:id="319" w:name="_Toc405814807"/>
      <w:bookmarkStart w:id="320" w:name="ColumnTitle_24"/>
      <w:bookmarkStart w:id="321" w:name="_Toc405813841"/>
      <w:bookmarkStart w:id="322" w:name="_Toc405814841"/>
      <w:bookmarkStart w:id="323" w:name="ColumnTitle_25"/>
      <w:bookmarkStart w:id="324" w:name="_Toc405813851"/>
      <w:bookmarkStart w:id="325" w:name="_Toc405814851"/>
      <w:bookmarkStart w:id="326" w:name="ColumnTitle_26"/>
      <w:bookmarkStart w:id="327" w:name="_Toc405813857"/>
      <w:bookmarkStart w:id="328" w:name="_Toc405814857"/>
      <w:bookmarkStart w:id="329" w:name="_Toc405813861"/>
      <w:bookmarkStart w:id="330" w:name="_Toc405814861"/>
      <w:bookmarkStart w:id="331" w:name="ColumnTitle_27"/>
      <w:bookmarkStart w:id="332" w:name="_Toc405813867"/>
      <w:bookmarkStart w:id="333" w:name="_Toc405814867"/>
      <w:bookmarkStart w:id="334" w:name="_Toc405813871"/>
      <w:bookmarkStart w:id="335" w:name="_Toc405814871"/>
      <w:bookmarkStart w:id="336" w:name="ColumnTitle_28"/>
      <w:bookmarkStart w:id="337" w:name="_Toc405813877"/>
      <w:bookmarkStart w:id="338" w:name="_Toc405814877"/>
      <w:bookmarkStart w:id="339" w:name="_Toc405813881"/>
      <w:bookmarkStart w:id="340" w:name="_Toc405814881"/>
      <w:bookmarkStart w:id="341" w:name="ColumnTitle_29"/>
      <w:bookmarkStart w:id="342" w:name="_Toc405813887"/>
      <w:bookmarkStart w:id="343" w:name="_Toc405814887"/>
      <w:bookmarkStart w:id="344" w:name="_Toc405813897"/>
      <w:bookmarkStart w:id="345" w:name="_Toc405814897"/>
      <w:bookmarkStart w:id="346" w:name="_Toc405813901"/>
      <w:bookmarkStart w:id="347" w:name="_Toc405814901"/>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rsidR="009E791F" w:rsidRDefault="009E791F" w:rsidP="009E791F">
      <w:pPr>
        <w:pStyle w:val="Heading2"/>
      </w:pPr>
      <w:bookmarkStart w:id="348" w:name="_Toc410914927"/>
      <w:r>
        <w:t>System Architecture</w:t>
      </w:r>
      <w:bookmarkEnd w:id="348"/>
    </w:p>
    <w:p w:rsidR="009E791F" w:rsidRDefault="009E791F" w:rsidP="009E791F">
      <w:pPr>
        <w:rPr>
          <w:sz w:val="24"/>
        </w:rPr>
      </w:pPr>
      <w:r w:rsidRPr="00414897">
        <w:rPr>
          <w:sz w:val="24"/>
        </w:rPr>
        <w:t>The system developed under the Perceptive Reach (IRDS) project will be designed to run on a cloud-based environment consistent with the principles of OneVA EA.</w:t>
      </w:r>
      <w:r>
        <w:rPr>
          <w:sz w:val="24"/>
        </w:rPr>
        <w:t xml:space="preserve">  The following diagram (also shown in section 4.1) provides an overview of the System Architecture.</w:t>
      </w:r>
    </w:p>
    <w:p w:rsidR="009E791F" w:rsidRDefault="009E791F" w:rsidP="009E791F">
      <w:pPr>
        <w:rPr>
          <w:sz w:val="24"/>
        </w:rPr>
      </w:pPr>
    </w:p>
    <w:p w:rsidR="009E791F" w:rsidRDefault="009E791F" w:rsidP="009E791F">
      <w:pPr>
        <w:rPr>
          <w:sz w:val="24"/>
        </w:rPr>
      </w:pPr>
      <w:r w:rsidRPr="00453DC8">
        <w:rPr>
          <w:noProof/>
        </w:rPr>
        <w:drawing>
          <wp:inline distT="0" distB="0" distL="0" distR="0" wp14:anchorId="4FFCF35C" wp14:editId="3610E7B7">
            <wp:extent cx="5753100" cy="31135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38"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Pr="00414897" w:rsidRDefault="009E791F" w:rsidP="009E791F">
      <w:pPr>
        <w:pStyle w:val="Caption"/>
        <w:rPr>
          <w:sz w:val="24"/>
        </w:rPr>
      </w:pPr>
      <w:r>
        <w:t xml:space="preserve">Figure </w:t>
      </w:r>
      <w:r w:rsidR="00792D8A">
        <w:t>3</w:t>
      </w:r>
      <w:r>
        <w:t>: System Architecture</w:t>
      </w:r>
    </w:p>
    <w:p w:rsidR="009E791F" w:rsidRDefault="009E791F" w:rsidP="009E791F">
      <w:pPr>
        <w:pStyle w:val="Heading2"/>
      </w:pPr>
      <w:bookmarkStart w:id="349" w:name="_Toc410914928"/>
      <w:r>
        <w:t>Hardware Architecture</w:t>
      </w:r>
      <w:bookmarkEnd w:id="349"/>
    </w:p>
    <w:p w:rsidR="009E791F" w:rsidRDefault="009E791F" w:rsidP="009E791F">
      <w:pPr>
        <w:rPr>
          <w:sz w:val="24"/>
        </w:rPr>
      </w:pPr>
      <w:r w:rsidRPr="00414897">
        <w:rPr>
          <w:sz w:val="24"/>
        </w:rPr>
        <w:t xml:space="preserve">The solution will be deployed within the VA’s enterprise environment.  </w:t>
      </w:r>
    </w:p>
    <w:p w:rsidR="009E791F" w:rsidRPr="00262522" w:rsidRDefault="009E791F" w:rsidP="009E791F">
      <w:pPr>
        <w:rPr>
          <w:b/>
          <w:szCs w:val="22"/>
        </w:rPr>
      </w:pPr>
    </w:p>
    <w:p w:rsidR="009E791F" w:rsidRPr="00262522" w:rsidRDefault="009E791F" w:rsidP="009E791F">
      <w:pPr>
        <w:pStyle w:val="Caption"/>
        <w:rPr>
          <w:szCs w:val="22"/>
        </w:rPr>
      </w:pPr>
      <w:r w:rsidRPr="00262522">
        <w:rPr>
          <w:szCs w:val="22"/>
        </w:rPr>
        <w:t xml:space="preserve">Table </w:t>
      </w:r>
      <w:r w:rsidRPr="00262522">
        <w:rPr>
          <w:szCs w:val="22"/>
        </w:rPr>
        <w:fldChar w:fldCharType="begin"/>
      </w:r>
      <w:r w:rsidRPr="00262522">
        <w:rPr>
          <w:szCs w:val="22"/>
        </w:rPr>
        <w:instrText xml:space="preserve"> SEQ Table \* ARABIC </w:instrText>
      </w:r>
      <w:r w:rsidRPr="00262522">
        <w:rPr>
          <w:szCs w:val="22"/>
        </w:rPr>
        <w:fldChar w:fldCharType="separate"/>
      </w:r>
      <w:r w:rsidR="00E95842">
        <w:rPr>
          <w:noProof/>
          <w:szCs w:val="22"/>
        </w:rPr>
        <w:t>7</w:t>
      </w:r>
      <w:r w:rsidRPr="00262522">
        <w:rPr>
          <w:szCs w:val="22"/>
        </w:rPr>
        <w:fldChar w:fldCharType="end"/>
      </w:r>
      <w:r w:rsidRPr="00262522">
        <w:rPr>
          <w:szCs w:val="22"/>
        </w:rPr>
        <w:t>: Initial Requirements (Cloud Based – Prototype Server)</w:t>
      </w:r>
    </w:p>
    <w:tbl>
      <w:tblPr>
        <w:tblStyle w:val="TableGrid"/>
        <w:tblW w:w="0" w:type="auto"/>
        <w:tblLook w:val="04A0" w:firstRow="1" w:lastRow="0" w:firstColumn="1" w:lastColumn="0" w:noHBand="0" w:noVBand="1"/>
      </w:tblPr>
      <w:tblGrid>
        <w:gridCol w:w="923"/>
        <w:gridCol w:w="1368"/>
        <w:gridCol w:w="2211"/>
        <w:gridCol w:w="1096"/>
        <w:gridCol w:w="1080"/>
        <w:gridCol w:w="840"/>
        <w:gridCol w:w="1402"/>
      </w:tblGrid>
      <w:tr w:rsidR="009E791F" w:rsidRPr="0021468B" w:rsidTr="00666F97">
        <w:tc>
          <w:tcPr>
            <w:tcW w:w="923" w:type="dxa"/>
            <w:shd w:val="clear" w:color="auto" w:fill="D9D9D9" w:themeFill="background1" w:themeFillShade="D9"/>
          </w:tcPr>
          <w:p w:rsidR="009E791F" w:rsidRPr="00FA4196" w:rsidRDefault="009E791F" w:rsidP="00666F97">
            <w:pPr>
              <w:rPr>
                <w:b/>
                <w:szCs w:val="22"/>
              </w:rPr>
            </w:pPr>
            <w:r w:rsidRPr="00FA4196">
              <w:rPr>
                <w:b/>
                <w:szCs w:val="22"/>
              </w:rPr>
              <w:t>Type</w:t>
            </w:r>
          </w:p>
        </w:tc>
        <w:tc>
          <w:tcPr>
            <w:tcW w:w="1368" w:type="dxa"/>
            <w:shd w:val="clear" w:color="auto" w:fill="D9D9D9" w:themeFill="background1" w:themeFillShade="D9"/>
          </w:tcPr>
          <w:p w:rsidR="009E791F" w:rsidRPr="00FA4196" w:rsidRDefault="009E791F" w:rsidP="00666F97">
            <w:pPr>
              <w:rPr>
                <w:b/>
                <w:szCs w:val="22"/>
              </w:rPr>
            </w:pPr>
            <w:r w:rsidRPr="00FA4196">
              <w:rPr>
                <w:b/>
                <w:szCs w:val="22"/>
              </w:rPr>
              <w:t>OS</w:t>
            </w:r>
          </w:p>
        </w:tc>
        <w:tc>
          <w:tcPr>
            <w:tcW w:w="2211" w:type="dxa"/>
            <w:shd w:val="clear" w:color="auto" w:fill="D9D9D9" w:themeFill="background1" w:themeFillShade="D9"/>
          </w:tcPr>
          <w:p w:rsidR="009E791F" w:rsidRPr="00FA4196" w:rsidRDefault="009E791F" w:rsidP="00666F97">
            <w:pPr>
              <w:rPr>
                <w:b/>
                <w:szCs w:val="22"/>
              </w:rPr>
            </w:pPr>
            <w:r w:rsidRPr="00FA4196">
              <w:rPr>
                <w:b/>
                <w:szCs w:val="22"/>
              </w:rPr>
              <w:t>Processor</w:t>
            </w:r>
          </w:p>
        </w:tc>
        <w:tc>
          <w:tcPr>
            <w:tcW w:w="1096" w:type="dxa"/>
            <w:shd w:val="clear" w:color="auto" w:fill="D9D9D9" w:themeFill="background1" w:themeFillShade="D9"/>
          </w:tcPr>
          <w:p w:rsidR="009E791F" w:rsidRPr="00FA4196" w:rsidRDefault="009E791F" w:rsidP="00666F97">
            <w:pPr>
              <w:rPr>
                <w:b/>
                <w:szCs w:val="22"/>
              </w:rPr>
            </w:pPr>
            <w:r w:rsidRPr="00FA4196">
              <w:rPr>
                <w:b/>
                <w:szCs w:val="22"/>
              </w:rPr>
              <w:t>Memory</w:t>
            </w:r>
          </w:p>
        </w:tc>
        <w:tc>
          <w:tcPr>
            <w:tcW w:w="1080" w:type="dxa"/>
            <w:shd w:val="clear" w:color="auto" w:fill="D9D9D9" w:themeFill="background1" w:themeFillShade="D9"/>
          </w:tcPr>
          <w:p w:rsidR="009E791F" w:rsidRPr="00FA4196" w:rsidRDefault="009E791F" w:rsidP="00666F97">
            <w:pPr>
              <w:rPr>
                <w:b/>
                <w:szCs w:val="22"/>
              </w:rPr>
            </w:pPr>
            <w:r w:rsidRPr="00FA4196">
              <w:rPr>
                <w:b/>
                <w:szCs w:val="22"/>
              </w:rPr>
              <w:t>Storage</w:t>
            </w:r>
          </w:p>
        </w:tc>
        <w:tc>
          <w:tcPr>
            <w:tcW w:w="840" w:type="dxa"/>
            <w:shd w:val="clear" w:color="auto" w:fill="D9D9D9" w:themeFill="background1" w:themeFillShade="D9"/>
          </w:tcPr>
          <w:p w:rsidR="009E791F" w:rsidRPr="00FA4196" w:rsidRDefault="009E791F" w:rsidP="00666F97">
            <w:pPr>
              <w:rPr>
                <w:b/>
                <w:szCs w:val="22"/>
              </w:rPr>
            </w:pPr>
            <w:r w:rsidRPr="00FA4196">
              <w:rPr>
                <w:b/>
                <w:szCs w:val="22"/>
              </w:rPr>
              <w:t>Users</w:t>
            </w:r>
          </w:p>
        </w:tc>
        <w:tc>
          <w:tcPr>
            <w:tcW w:w="1402" w:type="dxa"/>
            <w:shd w:val="clear" w:color="auto" w:fill="D9D9D9" w:themeFill="background1" w:themeFillShade="D9"/>
          </w:tcPr>
          <w:p w:rsidR="009E791F" w:rsidRPr="00FA4196" w:rsidRDefault="009E791F" w:rsidP="00666F97">
            <w:pPr>
              <w:rPr>
                <w:b/>
                <w:szCs w:val="22"/>
              </w:rPr>
            </w:pPr>
            <w:r w:rsidRPr="00FA4196">
              <w:rPr>
                <w:b/>
                <w:szCs w:val="22"/>
              </w:rPr>
              <w:t>Applications</w:t>
            </w:r>
          </w:p>
        </w:tc>
      </w:tr>
      <w:tr w:rsidR="009E791F" w:rsidTr="00666F97">
        <w:tc>
          <w:tcPr>
            <w:tcW w:w="923" w:type="dxa"/>
          </w:tcPr>
          <w:p w:rsidR="009E791F" w:rsidRPr="00FA4196" w:rsidRDefault="009E791F" w:rsidP="00666F97">
            <w:pPr>
              <w:rPr>
                <w:szCs w:val="22"/>
              </w:rPr>
            </w:pPr>
            <w:r w:rsidRPr="00FA4196">
              <w:rPr>
                <w:szCs w:val="22"/>
              </w:rPr>
              <w:t>Cloud</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w:t>
            </w:r>
          </w:p>
        </w:tc>
        <w:tc>
          <w:tcPr>
            <w:tcW w:w="1096" w:type="dxa"/>
          </w:tcPr>
          <w:p w:rsidR="009E791F" w:rsidRPr="00FA4196" w:rsidRDefault="009E791F" w:rsidP="00666F97">
            <w:pPr>
              <w:rPr>
                <w:szCs w:val="22"/>
              </w:rPr>
            </w:pPr>
            <w:r w:rsidRPr="00FA4196">
              <w:rPr>
                <w:szCs w:val="22"/>
              </w:rPr>
              <w:t>16 GB</w:t>
            </w:r>
          </w:p>
        </w:tc>
        <w:tc>
          <w:tcPr>
            <w:tcW w:w="1080" w:type="dxa"/>
          </w:tcPr>
          <w:p w:rsidR="009E791F" w:rsidRPr="00FA4196" w:rsidRDefault="009E791F" w:rsidP="00666F97">
            <w:pPr>
              <w:rPr>
                <w:szCs w:val="22"/>
              </w:rPr>
            </w:pPr>
            <w:r w:rsidRPr="00FA4196">
              <w:rPr>
                <w:szCs w:val="22"/>
              </w:rPr>
              <w:t>60 GB</w:t>
            </w:r>
          </w:p>
        </w:tc>
        <w:tc>
          <w:tcPr>
            <w:tcW w:w="840" w:type="dxa"/>
          </w:tcPr>
          <w:p w:rsidR="009E791F" w:rsidRPr="00FA4196" w:rsidRDefault="009E791F" w:rsidP="00666F97">
            <w:pPr>
              <w:rPr>
                <w:szCs w:val="22"/>
              </w:rPr>
            </w:pPr>
            <w:r w:rsidRPr="00FA4196">
              <w:rPr>
                <w:szCs w:val="22"/>
              </w:rPr>
              <w:t>16</w:t>
            </w:r>
          </w:p>
        </w:tc>
        <w:tc>
          <w:tcPr>
            <w:tcW w:w="1402" w:type="dxa"/>
          </w:tcPr>
          <w:p w:rsidR="009E791F" w:rsidRPr="00FA4196" w:rsidRDefault="009E791F" w:rsidP="00666F97">
            <w:pPr>
              <w:rPr>
                <w:szCs w:val="22"/>
              </w:rPr>
            </w:pPr>
            <w:r w:rsidRPr="00FA4196">
              <w:rPr>
                <w:szCs w:val="22"/>
              </w:rPr>
              <w:t>MS SQL Server 2012 Enterprise Edition</w:t>
            </w:r>
          </w:p>
        </w:tc>
      </w:tr>
    </w:tbl>
    <w:p w:rsidR="009E791F" w:rsidRPr="00C83EC8" w:rsidRDefault="009E791F" w:rsidP="009E791F">
      <w:pPr>
        <w:rPr>
          <w:sz w:val="24"/>
        </w:rPr>
      </w:pPr>
    </w:p>
    <w:p w:rsidR="009E791F" w:rsidRPr="00414897" w:rsidRDefault="009E791F" w:rsidP="009E791F">
      <w:pPr>
        <w:rPr>
          <w:sz w:val="24"/>
        </w:rPr>
      </w:pPr>
    </w:p>
    <w:p w:rsidR="009E791F" w:rsidRDefault="009E791F" w:rsidP="009E791F">
      <w:pPr>
        <w:rPr>
          <w:b/>
          <w:sz w:val="24"/>
        </w:rPr>
      </w:pPr>
    </w:p>
    <w:p w:rsidR="009E791F" w:rsidRPr="00414897" w:rsidRDefault="009E791F" w:rsidP="009E791F">
      <w:pPr>
        <w:pStyle w:val="Caption"/>
        <w:rPr>
          <w:sz w:val="24"/>
        </w:rPr>
      </w:pPr>
      <w:r w:rsidRPr="00262522">
        <w:rPr>
          <w:b w:val="0"/>
          <w:szCs w:val="22"/>
        </w:rPr>
        <w:t xml:space="preserve">Table </w:t>
      </w:r>
      <w:r w:rsidRPr="00262522">
        <w:rPr>
          <w:b w:val="0"/>
          <w:szCs w:val="22"/>
        </w:rPr>
        <w:fldChar w:fldCharType="begin"/>
      </w:r>
      <w:r w:rsidRPr="00262522">
        <w:rPr>
          <w:b w:val="0"/>
          <w:szCs w:val="22"/>
        </w:rPr>
        <w:instrText xml:space="preserve"> SEQ Table \* ARABIC </w:instrText>
      </w:r>
      <w:r w:rsidRPr="00262522">
        <w:rPr>
          <w:b w:val="0"/>
          <w:szCs w:val="22"/>
        </w:rPr>
        <w:fldChar w:fldCharType="separate"/>
      </w:r>
      <w:r w:rsidR="00E95842">
        <w:rPr>
          <w:b w:val="0"/>
          <w:noProof/>
          <w:szCs w:val="22"/>
        </w:rPr>
        <w:t>8</w:t>
      </w:r>
      <w:r w:rsidRPr="00262522">
        <w:rPr>
          <w:b w:val="0"/>
          <w:szCs w:val="22"/>
        </w:rPr>
        <w:fldChar w:fldCharType="end"/>
      </w:r>
      <w:r w:rsidRPr="00262522">
        <w:rPr>
          <w:b w:val="0"/>
          <w:szCs w:val="22"/>
        </w:rPr>
        <w:t>: Planned Requirements (Cloud Based – Development/Test Server</w:t>
      </w:r>
      <w:r w:rsidRPr="00C83EC8">
        <w:rPr>
          <w:b w:val="0"/>
          <w:sz w:val="24"/>
        </w:rPr>
        <w:t>)</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510"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Pr="00FA4196" w:rsidRDefault="009E791F" w:rsidP="00666F97">
            <w:pPr>
              <w:rPr>
                <w:szCs w:val="22"/>
              </w:rPr>
            </w:pPr>
            <w:r w:rsidRPr="00FA4196">
              <w:rPr>
                <w:szCs w:val="22"/>
              </w:rPr>
              <w:t>Open</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 or better</w:t>
            </w:r>
          </w:p>
        </w:tc>
        <w:tc>
          <w:tcPr>
            <w:tcW w:w="1096" w:type="dxa"/>
          </w:tcPr>
          <w:p w:rsidR="009E791F" w:rsidRPr="00FA4196" w:rsidRDefault="009E791F" w:rsidP="00666F97">
            <w:pPr>
              <w:rPr>
                <w:szCs w:val="22"/>
              </w:rPr>
            </w:pPr>
            <w:r w:rsidRPr="00FA4196">
              <w:rPr>
                <w:szCs w:val="22"/>
              </w:rPr>
              <w:t>32 GB</w:t>
            </w:r>
          </w:p>
        </w:tc>
        <w:tc>
          <w:tcPr>
            <w:tcW w:w="1080" w:type="dxa"/>
          </w:tcPr>
          <w:p w:rsidR="009E791F" w:rsidRPr="00FA4196" w:rsidRDefault="009E791F" w:rsidP="00666F97">
            <w:pPr>
              <w:rPr>
                <w:szCs w:val="22"/>
              </w:rPr>
            </w:pPr>
            <w:r w:rsidRPr="00FA4196">
              <w:rPr>
                <w:szCs w:val="22"/>
              </w:rPr>
              <w:t>500 GB</w:t>
            </w:r>
          </w:p>
        </w:tc>
        <w:tc>
          <w:tcPr>
            <w:tcW w:w="840" w:type="dxa"/>
          </w:tcPr>
          <w:p w:rsidR="009E791F" w:rsidRPr="00FA4196" w:rsidRDefault="009E791F" w:rsidP="00666F97">
            <w:pPr>
              <w:rPr>
                <w:szCs w:val="22"/>
              </w:rPr>
            </w:pPr>
            <w:r w:rsidRPr="00FA4196">
              <w:rPr>
                <w:szCs w:val="22"/>
              </w:rPr>
              <w:t>16</w:t>
            </w:r>
          </w:p>
        </w:tc>
        <w:tc>
          <w:tcPr>
            <w:tcW w:w="1510" w:type="dxa"/>
          </w:tcPr>
          <w:p w:rsidR="009E791F" w:rsidRPr="00FA4196" w:rsidRDefault="009E791F" w:rsidP="00666F97">
            <w:pPr>
              <w:rPr>
                <w:szCs w:val="22"/>
              </w:rPr>
            </w:pPr>
            <w:r w:rsidRPr="00FA4196">
              <w:rPr>
                <w:szCs w:val="22"/>
              </w:rPr>
              <w:t>MS SQL Server 2012 Enterprise Edition</w:t>
            </w:r>
          </w:p>
        </w:tc>
      </w:tr>
    </w:tbl>
    <w:p w:rsidR="009E791F" w:rsidRPr="00414897" w:rsidRDefault="009E791F" w:rsidP="009E791F">
      <w:pPr>
        <w:rPr>
          <w:sz w:val="24"/>
        </w:rPr>
      </w:pPr>
    </w:p>
    <w:p w:rsidR="009E791F" w:rsidRPr="00414897" w:rsidRDefault="009E791F" w:rsidP="009E791F">
      <w:pPr>
        <w:rPr>
          <w:sz w:val="24"/>
        </w:rPr>
      </w:pPr>
      <w:r w:rsidRPr="00414897">
        <w:rPr>
          <w:sz w:val="24"/>
        </w:rPr>
        <w:t>Future Requirements:</w:t>
      </w:r>
    </w:p>
    <w:p w:rsidR="009E791F" w:rsidRPr="00414897" w:rsidRDefault="009E791F" w:rsidP="009E791F">
      <w:pPr>
        <w:pStyle w:val="ListParagraph"/>
        <w:numPr>
          <w:ilvl w:val="0"/>
          <w:numId w:val="21"/>
        </w:numPr>
        <w:rPr>
          <w:sz w:val="24"/>
        </w:rPr>
      </w:pPr>
      <w:r w:rsidRPr="009953D1">
        <w:rPr>
          <w:sz w:val="24"/>
        </w:rPr>
        <w:t>Th</w:t>
      </w:r>
      <w:r>
        <w:rPr>
          <w:sz w:val="24"/>
        </w:rPr>
        <w:t>e future requirements</w:t>
      </w:r>
      <w:r w:rsidRPr="009953D1">
        <w:rPr>
          <w:sz w:val="24"/>
        </w:rPr>
        <w:t xml:space="preserve"> will be provided as requirements are finalized.</w:t>
      </w:r>
    </w:p>
    <w:p w:rsidR="009E791F" w:rsidRPr="00414897" w:rsidRDefault="009E791F" w:rsidP="009E791F">
      <w:pPr>
        <w:rPr>
          <w:sz w:val="24"/>
        </w:rPr>
      </w:pPr>
    </w:p>
    <w:p w:rsidR="009E791F" w:rsidRPr="00414897" w:rsidRDefault="009E791F" w:rsidP="009E791F">
      <w:pPr>
        <w:rPr>
          <w:rFonts w:ascii="Arial" w:eastAsiaTheme="minorEastAsia" w:hAnsi="Arial" w:cs="Arial"/>
          <w:sz w:val="24"/>
        </w:rPr>
      </w:pPr>
      <w:r w:rsidRPr="00414897">
        <w:rPr>
          <w:sz w:val="24"/>
        </w:rPr>
        <w:t>For further details on the Hardware Architecture, please refer to</w:t>
      </w:r>
      <w:r>
        <w:rPr>
          <w:sz w:val="24"/>
        </w:rPr>
        <w:t xml:space="preserve"> </w:t>
      </w:r>
      <w:hyperlink w:anchor="_Hardware_Detailed_Design" w:history="1">
        <w:r w:rsidRPr="00EE2392">
          <w:rPr>
            <w:rStyle w:val="Hyperlink"/>
            <w:sz w:val="24"/>
          </w:rPr>
          <w:t>Section 5.1</w:t>
        </w:r>
      </w:hyperlink>
      <w:r>
        <w:rPr>
          <w:sz w:val="24"/>
        </w:rPr>
        <w:t>.</w:t>
      </w:r>
      <w:r w:rsidRPr="00414897">
        <w:rPr>
          <w:sz w:val="24"/>
        </w:rPr>
        <w:t xml:space="preserve"> </w:t>
      </w:r>
    </w:p>
    <w:p w:rsidR="009E791F" w:rsidRDefault="009E791F" w:rsidP="009E791F">
      <w:pPr>
        <w:pStyle w:val="Heading2"/>
      </w:pPr>
      <w:bookmarkStart w:id="350" w:name="_Toc410914929"/>
      <w:r>
        <w:t>Software Architecture</w:t>
      </w:r>
      <w:bookmarkEnd w:id="350"/>
    </w:p>
    <w:p w:rsidR="009E791F" w:rsidRPr="00BE39AC" w:rsidRDefault="009E791F" w:rsidP="009E791F">
      <w:pPr>
        <w:pStyle w:val="BodyText"/>
        <w:rPr>
          <w:b/>
        </w:rPr>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r>
        <w:t xml:space="preserve">  For details on the Software Architecture, please reference </w:t>
      </w:r>
      <w:r w:rsidRPr="00BE39AC">
        <w:rPr>
          <w:b/>
        </w:rPr>
        <w:t xml:space="preserve">Section </w:t>
      </w:r>
      <w:r w:rsidRPr="00BE39AC">
        <w:rPr>
          <w:b/>
        </w:rPr>
        <w:fldChar w:fldCharType="begin"/>
      </w:r>
      <w:r w:rsidRPr="00BE39AC">
        <w:rPr>
          <w:b/>
        </w:rPr>
        <w:instrText xml:space="preserve"> REF _Ref405885780 \w \h </w:instrText>
      </w:r>
      <w:r>
        <w:rPr>
          <w:b/>
        </w:rPr>
        <w:instrText xml:space="preserve"> \* MERGEFORMAT </w:instrText>
      </w:r>
      <w:r w:rsidRPr="00BE39AC">
        <w:rPr>
          <w:b/>
        </w:rPr>
      </w:r>
      <w:r w:rsidRPr="00BE39AC">
        <w:rPr>
          <w:b/>
        </w:rPr>
        <w:fldChar w:fldCharType="separate"/>
      </w:r>
      <w:r w:rsidR="00E95842">
        <w:rPr>
          <w:b/>
        </w:rPr>
        <w:t>5.2</w:t>
      </w:r>
      <w:r w:rsidRPr="00BE39AC">
        <w:rPr>
          <w:b/>
        </w:rPr>
        <w:fldChar w:fldCharType="end"/>
      </w:r>
      <w:r w:rsidRPr="00BE39AC">
        <w:rPr>
          <w:b/>
        </w:rPr>
        <w:t xml:space="preserve"> Software Detailed Design.</w:t>
      </w:r>
    </w:p>
    <w:p w:rsidR="009E791F" w:rsidRDefault="009E791F" w:rsidP="009E791F">
      <w:pPr>
        <w:pStyle w:val="Heading2"/>
      </w:pPr>
      <w:bookmarkStart w:id="351" w:name="_Toc410914930"/>
      <w:r>
        <w:t>Continuous Integration / Continuous Delivery</w:t>
      </w:r>
      <w:bookmarkEnd w:id="351"/>
    </w:p>
    <w:p w:rsidR="009E791F" w:rsidRDefault="009E791F" w:rsidP="009E791F">
      <w:pPr>
        <w:pStyle w:val="BodyText"/>
      </w:pPr>
      <w:r>
        <w:t>The IRDS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rsidR="009E791F" w:rsidRPr="00C31444" w:rsidRDefault="009E791F" w:rsidP="009E791F">
      <w:pPr>
        <w:pStyle w:val="BodyText"/>
      </w:pPr>
    </w:p>
    <w:p w:rsidR="009E791F" w:rsidRDefault="009E791F" w:rsidP="009E791F">
      <w:pPr>
        <w:pStyle w:val="Heading2"/>
      </w:pPr>
      <w:bookmarkStart w:id="352" w:name="_Toc410914931"/>
      <w:r>
        <w:t>Network Architecture</w:t>
      </w:r>
      <w:bookmarkEnd w:id="352"/>
    </w:p>
    <w:p w:rsidR="009E791F" w:rsidRDefault="009E791F" w:rsidP="009E791F">
      <w:pPr>
        <w:pStyle w:val="BodyText"/>
        <w:tabs>
          <w:tab w:val="left" w:pos="2535"/>
        </w:tabs>
      </w:pPr>
      <w:r>
        <w:t xml:space="preserve">The following illustration shows the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w:t>
      </w:r>
      <w:r w:rsidRPr="00DF7487">
        <w:t xml:space="preserve">University Behavioral Health Care </w:t>
      </w:r>
      <w:r>
        <w:t>(UBHC).</w:t>
      </w:r>
    </w:p>
    <w:p w:rsidR="009E791F" w:rsidRDefault="009E791F" w:rsidP="009E791F">
      <w:pPr>
        <w:pStyle w:val="Caption"/>
      </w:pPr>
    </w:p>
    <w:p w:rsidR="009E791F" w:rsidRDefault="009E791F" w:rsidP="009E791F">
      <w:pPr>
        <w:pStyle w:val="Caption"/>
      </w:pPr>
      <w:r>
        <w:rPr>
          <w:noProof/>
        </w:rPr>
        <w:drawing>
          <wp:inline distT="0" distB="0" distL="0" distR="0" wp14:anchorId="41962269" wp14:editId="37B2E233">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9E791F" w:rsidRDefault="009E791F" w:rsidP="009E791F">
      <w:pPr>
        <w:pStyle w:val="Caption"/>
      </w:pPr>
      <w:r>
        <w:t xml:space="preserve">Figure </w:t>
      </w:r>
      <w:r w:rsidR="00792D8A">
        <w:t>4</w:t>
      </w:r>
      <w:r>
        <w:t>: Notional Network Architecture</w:t>
      </w:r>
    </w:p>
    <w:p w:rsidR="009E791F" w:rsidRPr="003963A9" w:rsidRDefault="009E791F" w:rsidP="009E791F">
      <w:pPr>
        <w:pStyle w:val="Caption"/>
      </w:pPr>
    </w:p>
    <w:p w:rsidR="009E791F" w:rsidRDefault="009E791F" w:rsidP="009E791F">
      <w:pPr>
        <w:pStyle w:val="Heading2"/>
      </w:pPr>
      <w:bookmarkStart w:id="353" w:name="_Toc410914932"/>
      <w:r>
        <w:t>Service Oriented Architecture / ESS</w:t>
      </w:r>
      <w:bookmarkEnd w:id="353"/>
    </w:p>
    <w:p w:rsidR="009E791F" w:rsidRPr="003A6307" w:rsidRDefault="009E791F" w:rsidP="009E791F">
      <w:pPr>
        <w:pStyle w:val="BodyText"/>
      </w:pPr>
      <w:r>
        <w:lastRenderedPageBreak/>
        <w:t>While the IRDS may be extended to provide Enterprise Shared Services in the future, the innovation objectives do not include the delivery of web services functionality.  However, it is expected for IRDS to consume the VLER Direct ESS for Direct Message.</w:t>
      </w:r>
    </w:p>
    <w:p w:rsidR="009E791F" w:rsidRDefault="009E791F" w:rsidP="009E791F">
      <w:pPr>
        <w:pStyle w:val="BodyText"/>
      </w:pPr>
    </w:p>
    <w:p w:rsidR="009E791F" w:rsidRDefault="009E791F" w:rsidP="009E791F">
      <w:pPr>
        <w:pStyle w:val="Heading2"/>
      </w:pPr>
      <w:bookmarkStart w:id="354" w:name="_Toc410914933"/>
      <w:r>
        <w:t>Enterprise Architecture</w:t>
      </w:r>
      <w:bookmarkEnd w:id="354"/>
    </w:p>
    <w:p w:rsidR="009E791F" w:rsidRPr="00564FC1" w:rsidRDefault="009E791F" w:rsidP="009E791F">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portability, modularity, and scalability consistent with VA directives.</w:t>
      </w:r>
    </w:p>
    <w:p w:rsidR="009E791F" w:rsidRDefault="009E791F" w:rsidP="009E791F"/>
    <w:p w:rsidR="009E791F" w:rsidRDefault="009E791F" w:rsidP="009E791F">
      <w:pPr>
        <w:pStyle w:val="Heading1"/>
      </w:pPr>
      <w:bookmarkStart w:id="355" w:name="_Toc410914934"/>
      <w:r>
        <w:t>Detailed Design</w:t>
      </w:r>
      <w:bookmarkEnd w:id="355"/>
    </w:p>
    <w:p w:rsidR="009E791F" w:rsidRPr="009953D1" w:rsidRDefault="009E791F" w:rsidP="009E791F">
      <w:pPr>
        <w:pStyle w:val="BodyText"/>
      </w:pPr>
      <w:r>
        <w:t>The following section details each aspect of the IRDS solution.  This will be expanded to include each component of the solution as each are defined via the requirements process</w:t>
      </w:r>
    </w:p>
    <w:p w:rsidR="009E791F" w:rsidRDefault="009E791F" w:rsidP="009E791F">
      <w:pPr>
        <w:pStyle w:val="BodyText"/>
        <w:jc w:val="center"/>
      </w:pPr>
    </w:p>
    <w:p w:rsidR="009E791F" w:rsidRDefault="009E791F" w:rsidP="009E791F">
      <w:pPr>
        <w:pStyle w:val="Heading2"/>
      </w:pPr>
      <w:bookmarkStart w:id="356" w:name="_Hardware_Detailed_Design"/>
      <w:bookmarkStart w:id="357" w:name="_Ref405884323"/>
      <w:bookmarkStart w:id="358" w:name="_Ref405884331"/>
      <w:bookmarkStart w:id="359" w:name="_Ref405884367"/>
      <w:bookmarkStart w:id="360" w:name="_Ref405884380"/>
      <w:bookmarkStart w:id="361" w:name="_Toc410914935"/>
      <w:bookmarkEnd w:id="356"/>
      <w:r>
        <w:t>Hardware Detailed Design</w:t>
      </w:r>
      <w:bookmarkEnd w:id="357"/>
      <w:bookmarkEnd w:id="358"/>
      <w:bookmarkEnd w:id="359"/>
      <w:bookmarkEnd w:id="360"/>
      <w:bookmarkEnd w:id="361"/>
    </w:p>
    <w:p w:rsidR="009E791F" w:rsidRPr="00262522" w:rsidRDefault="009E791F" w:rsidP="009E791F">
      <w:pPr>
        <w:pStyle w:val="Caption"/>
      </w:pPr>
      <w:r>
        <w:t xml:space="preserve">Table </w:t>
      </w:r>
      <w:fldSimple w:instr=" SEQ Table \* ARABIC ">
        <w:r w:rsidR="00E95842">
          <w:rPr>
            <w:noProof/>
          </w:rPr>
          <w:t>9</w:t>
        </w:r>
      </w:fldSimple>
      <w:r>
        <w:t>: Hardware Detailed Design</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368"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Default="009E791F" w:rsidP="00666F97">
            <w:pPr>
              <w:rPr>
                <w:sz w:val="24"/>
              </w:rPr>
            </w:pPr>
            <w:r>
              <w:rPr>
                <w:sz w:val="24"/>
              </w:rPr>
              <w:t>Open</w:t>
            </w:r>
          </w:p>
        </w:tc>
        <w:tc>
          <w:tcPr>
            <w:tcW w:w="1368" w:type="dxa"/>
          </w:tcPr>
          <w:p w:rsidR="009E791F" w:rsidRDefault="009E791F" w:rsidP="00666F97">
            <w:pPr>
              <w:rPr>
                <w:sz w:val="24"/>
              </w:rPr>
            </w:pPr>
            <w:r w:rsidRPr="007707BC">
              <w:rPr>
                <w:sz w:val="24"/>
              </w:rPr>
              <w:t>MS Windows Server 2012 64-bit</w:t>
            </w:r>
          </w:p>
        </w:tc>
        <w:tc>
          <w:tcPr>
            <w:tcW w:w="2211" w:type="dxa"/>
          </w:tcPr>
          <w:p w:rsidR="009E791F" w:rsidRDefault="009E791F" w:rsidP="00666F97">
            <w:pPr>
              <w:rPr>
                <w:sz w:val="24"/>
              </w:rPr>
            </w:pPr>
            <w:r w:rsidRPr="007707BC">
              <w:rPr>
                <w:sz w:val="24"/>
              </w:rPr>
              <w:t>Intel Xeon CPU E5-2670, 2.6GHZ</w:t>
            </w:r>
            <w:r>
              <w:rPr>
                <w:sz w:val="24"/>
              </w:rPr>
              <w:t xml:space="preserve"> </w:t>
            </w:r>
            <w:r w:rsidRPr="00414897">
              <w:rPr>
                <w:sz w:val="24"/>
              </w:rPr>
              <w:t>or better</w:t>
            </w:r>
          </w:p>
        </w:tc>
        <w:tc>
          <w:tcPr>
            <w:tcW w:w="1096" w:type="dxa"/>
          </w:tcPr>
          <w:p w:rsidR="009E791F" w:rsidRDefault="009E791F" w:rsidP="00666F97">
            <w:pPr>
              <w:rPr>
                <w:sz w:val="24"/>
              </w:rPr>
            </w:pPr>
            <w:r>
              <w:rPr>
                <w:sz w:val="24"/>
              </w:rPr>
              <w:t>32 GB</w:t>
            </w:r>
          </w:p>
        </w:tc>
        <w:tc>
          <w:tcPr>
            <w:tcW w:w="1080" w:type="dxa"/>
          </w:tcPr>
          <w:p w:rsidR="009E791F" w:rsidRDefault="009E791F" w:rsidP="00666F97">
            <w:pPr>
              <w:rPr>
                <w:sz w:val="24"/>
              </w:rPr>
            </w:pPr>
            <w:r>
              <w:rPr>
                <w:sz w:val="24"/>
              </w:rPr>
              <w:t>500 GB</w:t>
            </w:r>
          </w:p>
        </w:tc>
        <w:tc>
          <w:tcPr>
            <w:tcW w:w="840" w:type="dxa"/>
          </w:tcPr>
          <w:p w:rsidR="009E791F" w:rsidRDefault="009E791F" w:rsidP="00666F97">
            <w:pPr>
              <w:rPr>
                <w:sz w:val="24"/>
              </w:rPr>
            </w:pPr>
            <w:r>
              <w:rPr>
                <w:sz w:val="24"/>
              </w:rPr>
              <w:t>16</w:t>
            </w:r>
          </w:p>
        </w:tc>
        <w:tc>
          <w:tcPr>
            <w:tcW w:w="1368" w:type="dxa"/>
          </w:tcPr>
          <w:p w:rsidR="009E791F" w:rsidRDefault="009E791F" w:rsidP="00666F97">
            <w:pPr>
              <w:rPr>
                <w:sz w:val="24"/>
              </w:rPr>
            </w:pPr>
            <w:r w:rsidRPr="00CD5105">
              <w:rPr>
                <w:sz w:val="24"/>
              </w:rPr>
              <w:t>MS SQL Server 2012 Enterprise Edition</w:t>
            </w:r>
          </w:p>
        </w:tc>
      </w:tr>
      <w:tr w:rsidR="009E791F" w:rsidTr="00666F97">
        <w:tc>
          <w:tcPr>
            <w:tcW w:w="923" w:type="dxa"/>
          </w:tcPr>
          <w:p w:rsidR="009E791F" w:rsidRDefault="009E791F" w:rsidP="00666F97">
            <w:pPr>
              <w:rPr>
                <w:sz w:val="24"/>
              </w:rPr>
            </w:pPr>
          </w:p>
        </w:tc>
        <w:tc>
          <w:tcPr>
            <w:tcW w:w="1368" w:type="dxa"/>
          </w:tcPr>
          <w:p w:rsidR="009E791F" w:rsidRDefault="009E791F" w:rsidP="00666F97">
            <w:pPr>
              <w:rPr>
                <w:sz w:val="24"/>
              </w:rPr>
            </w:pPr>
          </w:p>
        </w:tc>
        <w:tc>
          <w:tcPr>
            <w:tcW w:w="2211" w:type="dxa"/>
          </w:tcPr>
          <w:p w:rsidR="009E791F" w:rsidRDefault="009E791F" w:rsidP="00666F97">
            <w:pPr>
              <w:rPr>
                <w:sz w:val="24"/>
              </w:rPr>
            </w:pPr>
          </w:p>
        </w:tc>
        <w:tc>
          <w:tcPr>
            <w:tcW w:w="1096" w:type="dxa"/>
          </w:tcPr>
          <w:p w:rsidR="009E791F" w:rsidRDefault="009E791F" w:rsidP="00666F97">
            <w:pPr>
              <w:rPr>
                <w:sz w:val="24"/>
              </w:rPr>
            </w:pPr>
          </w:p>
        </w:tc>
        <w:tc>
          <w:tcPr>
            <w:tcW w:w="1080" w:type="dxa"/>
          </w:tcPr>
          <w:p w:rsidR="009E791F" w:rsidRDefault="009E791F" w:rsidP="00666F97">
            <w:pPr>
              <w:rPr>
                <w:sz w:val="24"/>
              </w:rPr>
            </w:pPr>
          </w:p>
        </w:tc>
        <w:tc>
          <w:tcPr>
            <w:tcW w:w="840" w:type="dxa"/>
          </w:tcPr>
          <w:p w:rsidR="009E791F" w:rsidRDefault="009E791F" w:rsidP="00666F97">
            <w:pPr>
              <w:rPr>
                <w:sz w:val="24"/>
              </w:rPr>
            </w:pPr>
          </w:p>
        </w:tc>
        <w:tc>
          <w:tcPr>
            <w:tcW w:w="1368" w:type="dxa"/>
          </w:tcPr>
          <w:p w:rsidR="009E791F" w:rsidRDefault="009E791F" w:rsidP="00666F97">
            <w:pPr>
              <w:rPr>
                <w:sz w:val="24"/>
              </w:rPr>
            </w:pPr>
          </w:p>
        </w:tc>
      </w:tr>
    </w:tbl>
    <w:p w:rsidR="009E791F" w:rsidRDefault="009E791F" w:rsidP="009E791F">
      <w:pPr>
        <w:rPr>
          <w:sz w:val="24"/>
        </w:rPr>
      </w:pPr>
      <w:r w:rsidRPr="00CD5105">
        <w:rPr>
          <w:sz w:val="24"/>
        </w:rPr>
        <w:t xml:space="preserve"> </w:t>
      </w:r>
    </w:p>
    <w:p w:rsidR="009E791F" w:rsidRDefault="009E791F" w:rsidP="009E791F">
      <w:pPr>
        <w:pStyle w:val="Heading2"/>
      </w:pPr>
      <w:bookmarkStart w:id="362" w:name="_Ref405885770"/>
      <w:bookmarkStart w:id="363" w:name="_Ref405885780"/>
      <w:bookmarkStart w:id="364" w:name="_Toc410914936"/>
      <w:r>
        <w:t>Software Detailed Design</w:t>
      </w:r>
      <w:bookmarkEnd w:id="362"/>
      <w:bookmarkEnd w:id="363"/>
      <w:bookmarkEnd w:id="364"/>
      <w:r>
        <w:t xml:space="preserve"> </w:t>
      </w:r>
    </w:p>
    <w:p w:rsidR="009E791F" w:rsidRDefault="009E791F" w:rsidP="009E791F">
      <w:pPr>
        <w:pStyle w:val="InstructionalText1"/>
        <w:rPr>
          <w:i w:val="0"/>
          <w:color w:val="auto"/>
        </w:rPr>
      </w:pPr>
    </w:p>
    <w:p w:rsidR="009E791F" w:rsidRPr="00262522" w:rsidRDefault="009E791F" w:rsidP="009E791F">
      <w:pPr>
        <w:pStyle w:val="BodyText"/>
        <w:jc w:val="center"/>
        <w:rPr>
          <w:rFonts w:ascii="Arial" w:hAnsi="Arial" w:cs="Arial"/>
          <w:b/>
          <w:sz w:val="22"/>
          <w:szCs w:val="22"/>
        </w:rPr>
      </w:pPr>
      <w:r>
        <w:object w:dxaOrig="9004" w:dyaOrig="11013">
          <v:shape id="_x0000_i1031" type="#_x0000_t75" style="width:453.6pt;height:547.2pt" o:ole="">
            <v:imagedata r:id="rId30" o:title=""/>
          </v:shape>
          <o:OLEObject Type="Embed" ProgID="Visio.Drawing.11" ShapeID="_x0000_i1031" DrawAspect="Content" ObjectID="_1485335936" r:id="rId47"/>
        </w:object>
      </w:r>
      <w:r w:rsidRPr="00262522">
        <w:rPr>
          <w:rFonts w:ascii="Arial" w:hAnsi="Arial" w:cs="Arial"/>
          <w:b/>
          <w:sz w:val="22"/>
          <w:szCs w:val="22"/>
        </w:rPr>
        <w:t xml:space="preserve">Figure </w:t>
      </w:r>
      <w:r w:rsidR="00792D8A">
        <w:rPr>
          <w:rFonts w:ascii="Arial" w:hAnsi="Arial" w:cs="Arial"/>
          <w:b/>
          <w:sz w:val="22"/>
          <w:szCs w:val="22"/>
        </w:rPr>
        <w:t>5</w:t>
      </w:r>
      <w:r w:rsidRPr="00262522">
        <w:rPr>
          <w:rFonts w:ascii="Arial" w:hAnsi="Arial" w:cs="Arial"/>
          <w:b/>
          <w:noProof/>
          <w:sz w:val="22"/>
          <w:szCs w:val="22"/>
        </w:rPr>
        <w:t>: Architecture Overview</w:t>
      </w:r>
    </w:p>
    <w:p w:rsidR="009E791F" w:rsidRDefault="009E791F" w:rsidP="009E791F">
      <w:pPr>
        <w:pStyle w:val="Heading3"/>
      </w:pPr>
      <w:bookmarkStart w:id="365" w:name="_Toc410914937"/>
      <w:r w:rsidRPr="00DA5621">
        <w:lastRenderedPageBreak/>
        <w:t>Dashboard</w:t>
      </w:r>
      <w:bookmarkEnd w:id="365"/>
    </w:p>
    <w:p w:rsidR="009E791F" w:rsidRDefault="009E791F" w:rsidP="009E791F">
      <w:pPr>
        <w:pStyle w:val="BodyText"/>
        <w:jc w:val="center"/>
      </w:pPr>
      <w:r>
        <w:object w:dxaOrig="5401" w:dyaOrig="6447">
          <v:shape id="_x0000_i1032" type="#_x0000_t75" style="width:244.8pt;height:295.2pt" o:ole="">
            <v:imagedata r:id="rId48" o:title=""/>
          </v:shape>
          <o:OLEObject Type="Embed" ProgID="Visio.Drawing.11" ShapeID="_x0000_i1032" DrawAspect="Content" ObjectID="_1485335937" r:id="rId49"/>
        </w:object>
      </w:r>
    </w:p>
    <w:p w:rsidR="009E791F" w:rsidRPr="00AA6E79" w:rsidRDefault="009E791F" w:rsidP="009E791F">
      <w:pPr>
        <w:pStyle w:val="Caption"/>
      </w:pPr>
      <w:r>
        <w:t xml:space="preserve">Figure </w:t>
      </w:r>
      <w:r w:rsidR="00792D8A">
        <w:t>6</w:t>
      </w:r>
      <w:r>
        <w:t>: Dashboard</w:t>
      </w:r>
    </w:p>
    <w:p w:rsidR="009E791F" w:rsidRDefault="009E791F" w:rsidP="009E791F">
      <w:pPr>
        <w:pStyle w:val="BodyText"/>
      </w:pPr>
      <w:r>
        <w:t xml:space="preserve">The role of the dashboard is to provide </w:t>
      </w:r>
      <w:r w:rsidRPr="000E20FD">
        <w:t>visualization tool</w:t>
      </w:r>
      <w:r>
        <w:t>s</w:t>
      </w:r>
      <w:r w:rsidRPr="000E20FD">
        <w:t xml:space="preserve"> that display the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 within a browser based web application</w:t>
      </w:r>
      <w:r w:rsidRPr="000E20FD">
        <w:t>.</w:t>
      </w:r>
      <w:r>
        <w:t xml:space="preserve">  Node.js will provide the base architecture for the web server providing the primary services of the dashboard through HTML, JavaScript, and CSS to drive the behavior of the application.</w:t>
      </w:r>
    </w:p>
    <w:p w:rsidR="009E791F" w:rsidRDefault="009E791F" w:rsidP="009E791F">
      <w:pPr>
        <w:pStyle w:val="BodyText"/>
        <w:numPr>
          <w:ilvl w:val="0"/>
          <w:numId w:val="23"/>
        </w:numPr>
      </w:pPr>
      <w:r>
        <w:t>Node.js (JavaScript runtime engine)</w:t>
      </w:r>
    </w:p>
    <w:p w:rsidR="009E791F" w:rsidRDefault="009E791F" w:rsidP="009E791F">
      <w:pPr>
        <w:pStyle w:val="BodyText"/>
        <w:numPr>
          <w:ilvl w:val="0"/>
          <w:numId w:val="23"/>
        </w:numPr>
      </w:pPr>
      <w:r>
        <w:t>Express.js (Node.js module used to handle routing of HTTP calls)</w:t>
      </w:r>
    </w:p>
    <w:p w:rsidR="009E791F" w:rsidRDefault="009E791F" w:rsidP="009E791F">
      <w:pPr>
        <w:pStyle w:val="BodyText"/>
        <w:numPr>
          <w:ilvl w:val="0"/>
          <w:numId w:val="23"/>
        </w:numPr>
      </w:pPr>
      <w:r>
        <w:t>HTML, JavaScript, and CSS</w:t>
      </w:r>
    </w:p>
    <w:p w:rsidR="009E791F" w:rsidRDefault="009E791F" w:rsidP="009E791F">
      <w:pPr>
        <w:pStyle w:val="BodyText"/>
        <w:numPr>
          <w:ilvl w:val="0"/>
          <w:numId w:val="23"/>
        </w:numPr>
      </w:pPr>
      <w:r>
        <w:t>Angular.js (JavaScript framework for extending HTML)</w:t>
      </w:r>
    </w:p>
    <w:p w:rsidR="009E791F" w:rsidRDefault="009E791F" w:rsidP="009E791F">
      <w:pPr>
        <w:pStyle w:val="BodyText"/>
        <w:numPr>
          <w:ilvl w:val="0"/>
          <w:numId w:val="23"/>
        </w:numPr>
      </w:pPr>
      <w:r>
        <w:t>Bootstrap (</w:t>
      </w:r>
      <w:r w:rsidRPr="001D736D">
        <w:t>powerful front-end framework for faster and easier web development</w:t>
      </w:r>
      <w:r>
        <w:t>)</w:t>
      </w:r>
    </w:p>
    <w:p w:rsidR="00430A31" w:rsidRDefault="00430A31" w:rsidP="00430A31">
      <w:pPr>
        <w:pStyle w:val="Heading4"/>
      </w:pPr>
      <w:bookmarkStart w:id="366" w:name="_Toc410914938"/>
      <w:r>
        <w:lastRenderedPageBreak/>
        <w:t>Client Side</w:t>
      </w:r>
      <w:bookmarkEnd w:id="366"/>
    </w:p>
    <w:p w:rsidR="00807B9F" w:rsidRDefault="0065408C" w:rsidP="00CF29C4">
      <w:pPr>
        <w:pStyle w:val="BodyText"/>
        <w:keepNext/>
        <w:jc w:val="center"/>
      </w:pPr>
      <w:r>
        <w:rPr>
          <w:noProof/>
        </w:rPr>
        <w:drawing>
          <wp:inline distT="0" distB="0" distL="0" distR="0" wp14:anchorId="649C8003" wp14:editId="62E7E9D9">
            <wp:extent cx="3242945" cy="2764155"/>
            <wp:effectExtent l="0" t="0" r="0" b="0"/>
            <wp:docPr id="3"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ngularjs.org/img/guide/concepts-startu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2945" cy="2764155"/>
                    </a:xfrm>
                    <a:prstGeom prst="rect">
                      <a:avLst/>
                    </a:prstGeom>
                    <a:noFill/>
                    <a:ln>
                      <a:noFill/>
                    </a:ln>
                  </pic:spPr>
                </pic:pic>
              </a:graphicData>
            </a:graphic>
          </wp:inline>
        </w:drawing>
      </w:r>
    </w:p>
    <w:p w:rsidR="0065408C" w:rsidRDefault="00807B9F" w:rsidP="00CF29C4">
      <w:pPr>
        <w:pStyle w:val="Caption"/>
      </w:pPr>
      <w:r>
        <w:t xml:space="preserve">Figure </w:t>
      </w:r>
      <w:fldSimple w:instr=" SEQ Figure \* ARABIC ">
        <w:r w:rsidR="0071563C">
          <w:rPr>
            <w:noProof/>
          </w:rPr>
          <w:t>10</w:t>
        </w:r>
      </w:fldSimple>
      <w:r>
        <w:t>: AngularJS Architecture</w:t>
      </w:r>
    </w:p>
    <w:p w:rsidR="0065408C" w:rsidRDefault="0065408C" w:rsidP="009B3897">
      <w:pPr>
        <w:pStyle w:val="BodyText"/>
      </w:pPr>
      <w:r>
        <w:t>The Dashboard</w:t>
      </w:r>
      <w:r w:rsidR="00065ADE">
        <w:t xml:space="preserve"> client</w:t>
      </w:r>
      <w:r>
        <w:t xml:space="preserve"> is a dynamic single-page application built primarily with AngularJS providing the framework for client-side model–view–controller (MVC) architecture.  The library works by first reading the HTML page, which has embedded into it additional custom tag attributes. Those attributes are interpreted as directives telling Angular to bind input or output parts of the page to a model that is represented by standard JavaScript variables. AngularJS provides the </w:t>
      </w:r>
      <w:r w:rsidR="00545D2B">
        <w:t xml:space="preserve">inner </w:t>
      </w:r>
      <w:r>
        <w:t>workings of the application with data-binding, basic templating directives, form validation, routing, deep-linking, reusable components, dependency injection.</w:t>
      </w:r>
    </w:p>
    <w:p w:rsidR="00A2456D" w:rsidRDefault="00545D2B" w:rsidP="00680DFE">
      <w:pPr>
        <w:pStyle w:val="BodyText"/>
      </w:pPr>
      <w:r>
        <w:t xml:space="preserve">While AngularJS is providing the overall framework for the application, the Dashboard is </w:t>
      </w:r>
      <w:r w:rsidR="00807B9F">
        <w:t xml:space="preserve">using </w:t>
      </w:r>
      <w:r>
        <w:t xml:space="preserve">Bootstrap’s frontend framework which provides </w:t>
      </w:r>
      <w:r w:rsidR="00807B9F">
        <w:t>g</w:t>
      </w:r>
      <w:r w:rsidR="00807B9F" w:rsidRPr="00807B9F">
        <w:t>lobal CSS settings, fundamental HTML elements styled and enhanced with extensible class</w:t>
      </w:r>
      <w:r w:rsidR="00807B9F">
        <w:t xml:space="preserve">es, and the CSS grid system for consistent structure of the application.  </w:t>
      </w:r>
      <w:r w:rsidR="00A2456D">
        <w:t>Using the grid system t</w:t>
      </w:r>
      <w:r w:rsidR="00807B9F">
        <w:t>he Dashboard provide</w:t>
      </w:r>
      <w:r w:rsidR="00A2456D">
        <w:t>s</w:t>
      </w:r>
      <w:r w:rsidR="00807B9F">
        <w:t xml:space="preserve"> common blocks of functionality called widgets that </w:t>
      </w:r>
      <w:r w:rsidR="00A2456D">
        <w:t>allow for modularization of functionality.</w:t>
      </w:r>
    </w:p>
    <w:p w:rsidR="00A2456D" w:rsidRDefault="00B629EA">
      <w:pPr>
        <w:pStyle w:val="BodyText"/>
        <w:keepNext/>
        <w:pPrChange w:id="367" w:author="Andal FeQuiere Jr" w:date="2015-02-05T00:47:00Z">
          <w:pPr>
            <w:pStyle w:val="BodyText"/>
            <w:keepNext/>
            <w:jc w:val="center"/>
          </w:pPr>
        </w:pPrChange>
      </w:pPr>
      <w:del w:id="368" w:author="Andal FeQuiere Jr" w:date="2015-02-05T00:47:00Z">
        <w:r w:rsidDel="002D2E9B">
          <w:rPr>
            <w:noProof/>
          </w:rPr>
          <w:lastRenderedPageBreak/>
          <w:drawing>
            <wp:inline distT="0" distB="0" distL="0" distR="0" wp14:anchorId="76032636" wp14:editId="71DDD389">
              <wp:extent cx="5720080" cy="2806700"/>
              <wp:effectExtent l="0" t="0" r="0" b="0"/>
              <wp:docPr id="4" name="Picture 4" descr="C:\Users\rsnelling037\Download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snelling037\Downloads\Dashboar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080" cy="2806700"/>
                      </a:xfrm>
                      <a:prstGeom prst="rect">
                        <a:avLst/>
                      </a:prstGeom>
                      <a:noFill/>
                      <a:ln>
                        <a:noFill/>
                      </a:ln>
                    </pic:spPr>
                  </pic:pic>
                </a:graphicData>
              </a:graphic>
            </wp:inline>
          </w:drawing>
        </w:r>
      </w:del>
      <w:ins w:id="369" w:author="Andal FeQuiere Jr" w:date="2015-02-05T00:47:00Z">
        <w:r w:rsidR="002D2E9B">
          <w:rPr>
            <w:noProof/>
          </w:rPr>
          <w:drawing>
            <wp:inline distT="0" distB="0" distL="0" distR="0" wp14:anchorId="66091A97" wp14:editId="064DFB62">
              <wp:extent cx="6856876" cy="3057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4030" cy="3056256"/>
                      </a:xfrm>
                      <a:prstGeom prst="rect">
                        <a:avLst/>
                      </a:prstGeom>
                      <a:noFill/>
                      <a:ln>
                        <a:noFill/>
                      </a:ln>
                    </pic:spPr>
                  </pic:pic>
                </a:graphicData>
              </a:graphic>
            </wp:inline>
          </w:drawing>
        </w:r>
      </w:ins>
    </w:p>
    <w:p w:rsidR="00545D2B" w:rsidRDefault="00A2456D" w:rsidP="00CF29C4">
      <w:pPr>
        <w:pStyle w:val="Caption"/>
      </w:pPr>
      <w:r>
        <w:t xml:space="preserve">Figure </w:t>
      </w:r>
      <w:fldSimple w:instr=" SEQ Figure \* ARABIC ">
        <w:r w:rsidR="0071563C">
          <w:rPr>
            <w:noProof/>
          </w:rPr>
          <w:t>11</w:t>
        </w:r>
      </w:fldSimple>
      <w:r>
        <w:t>: Example Widget Structure</w:t>
      </w:r>
    </w:p>
    <w:p w:rsidR="00545D2B" w:rsidRDefault="00A2456D" w:rsidP="00CF29C4">
      <w:pPr>
        <w:pStyle w:val="BodyText"/>
        <w:rPr>
          <w:ins w:id="370" w:author="Andal FeQuiere Jr" w:date="2015-02-04T15:51:00Z"/>
        </w:rPr>
      </w:pPr>
      <w:r>
        <w:t xml:space="preserve">The Dashboard application uses AngularJS’ templating to work through the advantages of Bootstrap’s grid system and is able to access data via the data points provided from the </w:t>
      </w:r>
      <w:r w:rsidR="00B67371">
        <w:t>API</w:t>
      </w:r>
      <w:r>
        <w:t xml:space="preserve">’s provided by the server side of the application.  The AngularJS library has the ability to consume </w:t>
      </w:r>
      <w:r w:rsidR="00B67371">
        <w:t>API</w:t>
      </w:r>
      <w:r>
        <w:t xml:space="preserve">’s </w:t>
      </w:r>
      <w:r w:rsidR="00065ADE">
        <w:t>that provide data in a JSON format.  The data is then manipulated via the AngularJS directives for display within the template or for use in logic to control the application.</w:t>
      </w:r>
    </w:p>
    <w:p w:rsidR="00822710" w:rsidRDefault="00822710" w:rsidP="00CF29C4">
      <w:pPr>
        <w:pStyle w:val="BodyText"/>
        <w:rPr>
          <w:ins w:id="371" w:author="Andal FeQuiere Jr" w:date="2015-02-04T15:52:00Z"/>
        </w:rPr>
      </w:pPr>
    </w:p>
    <w:p w:rsidR="00822710" w:rsidRDefault="00822710" w:rsidP="00822710">
      <w:pPr>
        <w:pStyle w:val="Heading4"/>
        <w:rPr>
          <w:ins w:id="372" w:author="Andal FeQuiere Jr" w:date="2015-02-04T15:52:00Z"/>
        </w:rPr>
      </w:pPr>
      <w:bookmarkStart w:id="373" w:name="_Toc410914939"/>
      <w:commentRangeStart w:id="374"/>
      <w:ins w:id="375" w:author="Andal FeQuiere Jr" w:date="2015-02-04T15:52:00Z">
        <w:del w:id="376" w:author="Robert Snelling" w:date="2015-02-05T14:00:00Z">
          <w:r w:rsidDel="00CB3AE1">
            <w:lastRenderedPageBreak/>
            <w:delText xml:space="preserve">Angular </w:delText>
          </w:r>
        </w:del>
        <w:r>
          <w:t>Dashboard Framework</w:t>
        </w:r>
      </w:ins>
      <w:bookmarkEnd w:id="373"/>
      <w:commentRangeEnd w:id="374"/>
      <w:r w:rsidR="00417340">
        <w:rPr>
          <w:rStyle w:val="CommentReference"/>
          <w:rFonts w:ascii="Times New Roman" w:hAnsi="Times New Roman" w:cs="Times New Roman"/>
          <w:b w:val="0"/>
          <w:kern w:val="0"/>
        </w:rPr>
        <w:commentReference w:id="374"/>
      </w:r>
    </w:p>
    <w:p w:rsidR="00822710" w:rsidRDefault="00822710" w:rsidP="00CF29C4">
      <w:pPr>
        <w:pStyle w:val="BodyText"/>
        <w:rPr>
          <w:ins w:id="377" w:author="Andal FeQuiere Jr" w:date="2015-02-04T16:01:00Z"/>
        </w:rPr>
      </w:pPr>
      <w:ins w:id="378" w:author="Andal FeQuiere Jr" w:date="2015-02-04T15:52:00Z">
        <w:r w:rsidRPr="00822710">
          <w:t xml:space="preserve">The </w:t>
        </w:r>
        <w:del w:id="379" w:author="Robert Snelling" w:date="2015-02-05T14:00:00Z">
          <w:r w:rsidDel="00CB3AE1">
            <w:delText xml:space="preserve">Angular </w:delText>
          </w:r>
        </w:del>
        <w:del w:id="380" w:author="Robert Snelling" w:date="2015-02-05T14:11:00Z">
          <w:r w:rsidRPr="00822710" w:rsidDel="00584E5F">
            <w:delText>D</w:delText>
          </w:r>
        </w:del>
      </w:ins>
      <w:ins w:id="381" w:author="Robert Snelling" w:date="2015-02-05T14:11:00Z">
        <w:r w:rsidR="00584E5F">
          <w:t>d</w:t>
        </w:r>
      </w:ins>
      <w:ins w:id="382" w:author="Andal FeQuiere Jr" w:date="2015-02-04T15:52:00Z">
        <w:r w:rsidRPr="00822710">
          <w:t xml:space="preserve">ashboard </w:t>
        </w:r>
      </w:ins>
      <w:ins w:id="383" w:author="Robert Snelling" w:date="2015-02-05T14:11:00Z">
        <w:r w:rsidR="00584E5F">
          <w:t>f</w:t>
        </w:r>
      </w:ins>
      <w:ins w:id="384" w:author="Andal FeQuiere Jr" w:date="2015-02-04T15:52:00Z">
        <w:del w:id="385" w:author="Robert Snelling" w:date="2015-02-05T14:11:00Z">
          <w:r w:rsidDel="00584E5F">
            <w:delText>F</w:delText>
          </w:r>
        </w:del>
        <w:r>
          <w:t xml:space="preserve">ramework </w:t>
        </w:r>
      </w:ins>
      <w:ins w:id="386" w:author="Andal FeQuiere Jr" w:date="2015-02-04T15:56:00Z">
        <w:r>
          <w:t xml:space="preserve">is </w:t>
        </w:r>
      </w:ins>
      <w:ins w:id="387" w:author="Andal FeQuiere Jr" w:date="2015-02-04T16:07:00Z">
        <w:r w:rsidR="00EC3C8C">
          <w:t xml:space="preserve">an open sourced AngularJS </w:t>
        </w:r>
      </w:ins>
      <w:ins w:id="388" w:author="Robert Snelling" w:date="2015-02-05T14:12:00Z">
        <w:r w:rsidR="00584E5F">
          <w:t>g</w:t>
        </w:r>
      </w:ins>
      <w:ins w:id="389" w:author="Andal FeQuiere Jr" w:date="2015-02-04T16:07:00Z">
        <w:del w:id="390" w:author="Robert Snelling" w:date="2015-02-05T14:12:00Z">
          <w:r w:rsidR="00EC3C8C" w:rsidDel="00584E5F">
            <w:delText>G</w:delText>
          </w:r>
        </w:del>
        <w:r w:rsidR="00EC3C8C">
          <w:t xml:space="preserve">eneric </w:t>
        </w:r>
      </w:ins>
      <w:ins w:id="391" w:author="Robert Snelling" w:date="2015-02-05T14:12:00Z">
        <w:r w:rsidR="00584E5F">
          <w:t>d</w:t>
        </w:r>
      </w:ins>
      <w:ins w:id="392" w:author="Andal FeQuiere Jr" w:date="2015-02-04T16:07:00Z">
        <w:del w:id="393" w:author="Robert Snelling" w:date="2015-02-05T14:12:00Z">
          <w:r w:rsidR="00EC3C8C" w:rsidDel="00584E5F">
            <w:delText>D</w:delText>
          </w:r>
        </w:del>
        <w:r w:rsidR="00EC3C8C">
          <w:t xml:space="preserve">ashboard </w:t>
        </w:r>
      </w:ins>
      <w:ins w:id="394" w:author="Robert Snelling" w:date="2015-02-05T14:12:00Z">
        <w:r w:rsidR="00584E5F">
          <w:t>f</w:t>
        </w:r>
      </w:ins>
      <w:ins w:id="395" w:author="Andal FeQuiere Jr" w:date="2015-02-04T16:07:00Z">
        <w:del w:id="396" w:author="Robert Snelling" w:date="2015-02-05T14:12:00Z">
          <w:r w:rsidR="00EC3C8C" w:rsidDel="00584E5F">
            <w:delText>F</w:delText>
          </w:r>
        </w:del>
        <w:r w:rsidR="00EC3C8C">
          <w:t xml:space="preserve">ramework </w:t>
        </w:r>
      </w:ins>
      <w:ins w:id="397" w:author="Andal FeQuiere Jr" w:date="2015-02-04T15:56:00Z">
        <w:r>
          <w:t xml:space="preserve">composed of Angular JS </w:t>
        </w:r>
      </w:ins>
      <w:ins w:id="398" w:author="Andal FeQuiere Jr" w:date="2015-02-04T15:58:00Z">
        <w:r>
          <w:t>D</w:t>
        </w:r>
      </w:ins>
      <w:ins w:id="399" w:author="Andal FeQuiere Jr" w:date="2015-02-04T15:56:00Z">
        <w:r>
          <w:t xml:space="preserve">irectives, </w:t>
        </w:r>
      </w:ins>
      <w:ins w:id="400" w:author="Andal FeQuiere Jr" w:date="2015-02-04T15:58:00Z">
        <w:r>
          <w:t>T</w:t>
        </w:r>
      </w:ins>
      <w:ins w:id="401" w:author="Andal FeQuiere Jr" w:date="2015-02-04T15:56:00Z">
        <w:r>
          <w:t xml:space="preserve">emplates, </w:t>
        </w:r>
      </w:ins>
      <w:ins w:id="402" w:author="Andal FeQuiere Jr" w:date="2015-02-04T15:58:00Z">
        <w:r>
          <w:t>C</w:t>
        </w:r>
      </w:ins>
      <w:ins w:id="403" w:author="Andal FeQuiere Jr" w:date="2015-02-04T15:56:00Z">
        <w:r>
          <w:t xml:space="preserve">ontrollers and </w:t>
        </w:r>
      </w:ins>
      <w:ins w:id="404" w:author="Andal FeQuiere Jr" w:date="2015-02-04T15:59:00Z">
        <w:r>
          <w:t>S</w:t>
        </w:r>
      </w:ins>
      <w:ins w:id="405" w:author="Andal FeQuiere Jr" w:date="2015-02-04T15:56:00Z">
        <w:r>
          <w:t xml:space="preserve">ervices of which </w:t>
        </w:r>
      </w:ins>
      <w:ins w:id="406" w:author="Andal FeQuiere Jr" w:date="2015-02-04T15:58:00Z">
        <w:r>
          <w:t>enables the construction</w:t>
        </w:r>
      </w:ins>
      <w:ins w:id="407" w:author="Andal FeQuiere Jr" w:date="2015-02-04T15:56:00Z">
        <w:r>
          <w:t xml:space="preserve"> of dynamic</w:t>
        </w:r>
      </w:ins>
      <w:ins w:id="408" w:author="Andal FeQuiere Jr" w:date="2015-02-04T15:58:00Z">
        <w:r>
          <w:t>, configurable, and user friendly dashboard layouts.</w:t>
        </w:r>
      </w:ins>
      <w:ins w:id="409" w:author="Andal FeQuiere Jr" w:date="2015-02-04T16:01:00Z">
        <w:r>
          <w:t xml:space="preserve"> </w:t>
        </w:r>
      </w:ins>
      <w:ins w:id="410" w:author="Robert Snelling" w:date="2015-02-05T14:08:00Z">
        <w:r w:rsidR="00CB3AE1">
          <w:t xml:space="preserve">This approach uses widgets which are small </w:t>
        </w:r>
        <w:r w:rsidR="00CB3AE1" w:rsidRPr="00CB3AE1">
          <w:t>component</w:t>
        </w:r>
        <w:r w:rsidR="00CB3AE1">
          <w:t>s</w:t>
        </w:r>
        <w:r w:rsidR="00CB3AE1" w:rsidRPr="00CB3AE1">
          <w:t xml:space="preserve"> of </w:t>
        </w:r>
        <w:r w:rsidR="00CB3AE1">
          <w:t xml:space="preserve">the </w:t>
        </w:r>
      </w:ins>
      <w:ins w:id="411" w:author="Robert Snelling" w:date="2015-02-05T14:09:00Z">
        <w:r w:rsidR="00CB3AE1">
          <w:t xml:space="preserve">user </w:t>
        </w:r>
      </w:ins>
      <w:ins w:id="412" w:author="Robert Snelling" w:date="2015-02-05T14:08:00Z">
        <w:del w:id="413" w:author="Radina Ivanova" w:date="2015-02-05T15:33:00Z">
          <w:r w:rsidR="00CB3AE1" w:rsidRPr="00CB3AE1" w:rsidDel="000F4024">
            <w:delText>interface, that</w:delText>
          </w:r>
        </w:del>
      </w:ins>
      <w:ins w:id="414" w:author="Radina Ivanova" w:date="2015-02-05T15:33:00Z">
        <w:r w:rsidR="000F4024" w:rsidRPr="00CB3AE1">
          <w:t>interface that</w:t>
        </w:r>
      </w:ins>
      <w:ins w:id="415" w:author="Robert Snelling" w:date="2015-02-05T14:08:00Z">
        <w:r w:rsidR="00CB3AE1" w:rsidRPr="00CB3AE1">
          <w:t xml:space="preserve"> enables a user to</w:t>
        </w:r>
      </w:ins>
      <w:ins w:id="416" w:author="Robert Snelling" w:date="2015-02-05T14:09:00Z">
        <w:r w:rsidR="00CB3AE1">
          <w:t xml:space="preserve"> view data, </w:t>
        </w:r>
      </w:ins>
      <w:ins w:id="417" w:author="Robert Snelling" w:date="2015-02-05T14:08:00Z">
        <w:r w:rsidR="00CB3AE1" w:rsidRPr="00CB3AE1">
          <w:t>perform a function</w:t>
        </w:r>
      </w:ins>
      <w:ins w:id="418" w:author="Robert Snelling" w:date="2015-02-05T14:09:00Z">
        <w:r w:rsidR="00CB3AE1">
          <w:t xml:space="preserve"> </w:t>
        </w:r>
      </w:ins>
      <w:ins w:id="419" w:author="Robert Snelling" w:date="2015-02-05T14:08:00Z">
        <w:r w:rsidR="00CB3AE1" w:rsidRPr="00CB3AE1">
          <w:t>or access a service</w:t>
        </w:r>
      </w:ins>
      <w:ins w:id="420" w:author="Robert Snelling" w:date="2015-02-05T14:09:00Z">
        <w:r w:rsidR="00CB3AE1">
          <w:t xml:space="preserve">.  </w:t>
        </w:r>
      </w:ins>
      <w:ins w:id="421" w:author="Robert Snelling" w:date="2015-02-10T09:43:00Z">
        <w:r w:rsidR="002D273C">
          <w:t>Widgets within the dashboard will support the following features</w:t>
        </w:r>
      </w:ins>
      <w:ins w:id="422" w:author="Andal FeQuiere Jr" w:date="2015-02-04T16:01:00Z">
        <w:del w:id="423" w:author="Robert Snelling" w:date="2015-02-10T09:45:00Z">
          <w:r w:rsidDel="002D273C">
            <w:delText>By leveraging this framework the following capabilities</w:delText>
          </w:r>
        </w:del>
      </w:ins>
      <w:ins w:id="424" w:author="Andal FeQuiere Jr" w:date="2015-02-04T16:02:00Z">
        <w:del w:id="425" w:author="Robert Snelling" w:date="2015-02-10T09:45:00Z">
          <w:r w:rsidDel="002D273C">
            <w:delText xml:space="preserve"> </w:delText>
          </w:r>
        </w:del>
      </w:ins>
      <w:ins w:id="426" w:author="Andal FeQuiere Jr" w:date="2015-02-04T16:08:00Z">
        <w:del w:id="427" w:author="Robert Snelling" w:date="2015-02-10T09:45:00Z">
          <w:r w:rsidR="00EC3C8C" w:rsidDel="002D273C">
            <w:delText xml:space="preserve">are gained and </w:delText>
          </w:r>
        </w:del>
      </w:ins>
      <w:ins w:id="428" w:author="Andal FeQuiere Jr" w:date="2015-02-04T16:02:00Z">
        <w:del w:id="429" w:author="Robert Snelling" w:date="2015-02-10T09:45:00Z">
          <w:r w:rsidDel="002D273C">
            <w:delText>can be supported</w:delText>
          </w:r>
        </w:del>
      </w:ins>
      <w:ins w:id="430" w:author="Andal FeQuiere Jr" w:date="2015-02-04T16:01:00Z">
        <w:r>
          <w:t>:</w:t>
        </w:r>
      </w:ins>
    </w:p>
    <w:p w:rsidR="00822710" w:rsidRPr="00822710" w:rsidRDefault="002D273C" w:rsidP="00822710">
      <w:pPr>
        <w:pStyle w:val="BodyText"/>
        <w:numPr>
          <w:ilvl w:val="0"/>
          <w:numId w:val="44"/>
        </w:numPr>
        <w:rPr>
          <w:ins w:id="431" w:author="Andal FeQuiere Jr" w:date="2015-02-04T16:01:00Z"/>
        </w:rPr>
      </w:pPr>
      <w:ins w:id="432" w:author="Robert Snelling" w:date="2015-02-10T09:46:00Z">
        <w:r>
          <w:t>Dynamically a</w:t>
        </w:r>
      </w:ins>
      <w:ins w:id="433" w:author="Andal FeQuiere Jr" w:date="2015-02-04T16:01:00Z">
        <w:del w:id="434" w:author="Robert Snelling" w:date="2015-02-10T09:46:00Z">
          <w:r w:rsidR="00822710" w:rsidRPr="00822710" w:rsidDel="002D273C">
            <w:delText>A</w:delText>
          </w:r>
        </w:del>
        <w:r w:rsidR="00822710" w:rsidRPr="00822710">
          <w:t>dding/removing widget</w:t>
        </w:r>
      </w:ins>
      <w:ins w:id="435" w:author="Robert Snelling" w:date="2015-02-10T09:46:00Z">
        <w:r>
          <w:t>s</w:t>
        </w:r>
      </w:ins>
      <w:ins w:id="436" w:author="Andal FeQuiere Jr" w:date="2015-02-04T16:01:00Z">
        <w:del w:id="437" w:author="Robert Snelling" w:date="2015-02-10T09:46:00Z">
          <w:r w:rsidR="00822710" w:rsidRPr="00822710" w:rsidDel="002D273C">
            <w:delText>s</w:delText>
          </w:r>
        </w:del>
      </w:ins>
    </w:p>
    <w:p w:rsidR="00822710" w:rsidRPr="00822710" w:rsidDel="002D273C" w:rsidRDefault="00822710" w:rsidP="00822710">
      <w:pPr>
        <w:pStyle w:val="BodyText"/>
        <w:numPr>
          <w:ilvl w:val="0"/>
          <w:numId w:val="44"/>
        </w:numPr>
        <w:rPr>
          <w:ins w:id="438" w:author="Andal FeQuiere Jr" w:date="2015-02-04T16:01:00Z"/>
          <w:del w:id="439" w:author="Robert Snelling" w:date="2015-02-10T09:46:00Z"/>
        </w:rPr>
      </w:pPr>
      <w:ins w:id="440" w:author="Andal FeQuiere Jr" w:date="2015-02-04T16:01:00Z">
        <w:del w:id="441" w:author="Robert Snelling" w:date="2015-02-10T09:46:00Z">
          <w:r w:rsidRPr="00822710" w:rsidDel="002D273C">
            <w:delText>Widgets are instantiated dynamically (from corresponding directive or template)</w:delText>
          </w:r>
        </w:del>
      </w:ins>
    </w:p>
    <w:p w:rsidR="00822710" w:rsidRPr="00822710" w:rsidRDefault="00822710" w:rsidP="00822710">
      <w:pPr>
        <w:pStyle w:val="BodyText"/>
        <w:numPr>
          <w:ilvl w:val="0"/>
          <w:numId w:val="44"/>
        </w:numPr>
        <w:rPr>
          <w:ins w:id="442" w:author="Andal FeQuiere Jr" w:date="2015-02-04T16:01:00Z"/>
        </w:rPr>
      </w:pPr>
      <w:ins w:id="443" w:author="Andal FeQuiere Jr" w:date="2015-02-04T16:01:00Z">
        <w:del w:id="444" w:author="Robert Snelling" w:date="2015-02-10T09:46:00Z">
          <w:r w:rsidRPr="00822710" w:rsidDel="004F0BE7">
            <w:delText xml:space="preserve">Widgets </w:delText>
          </w:r>
        </w:del>
      </w:ins>
      <w:ins w:id="445" w:author="Robert Snelling" w:date="2015-02-10T09:46:00Z">
        <w:r w:rsidR="004F0BE7">
          <w:t>D</w:t>
        </w:r>
      </w:ins>
      <w:ins w:id="446" w:author="Andal FeQuiere Jr" w:date="2015-02-04T16:01:00Z">
        <w:del w:id="447" w:author="Robert Snelling" w:date="2015-02-10T10:30:00Z">
          <w:r w:rsidRPr="00822710" w:rsidDel="00FE74DC">
            <w:delText>d</w:delText>
          </w:r>
        </w:del>
        <w:r w:rsidRPr="00822710">
          <w:t>rag and drop</w:t>
        </w:r>
      </w:ins>
      <w:ins w:id="448" w:author="Robert Snelling" w:date="2015-02-10T09:46:00Z">
        <w:r w:rsidR="004F0BE7">
          <w:t xml:space="preserve"> widgets</w:t>
        </w:r>
      </w:ins>
      <w:ins w:id="449" w:author="Andal FeQuiere Jr" w:date="2015-02-04T16:01:00Z">
        <w:r w:rsidRPr="00822710">
          <w:t xml:space="preserve"> (with jQuery UI Sortable)</w:t>
        </w:r>
      </w:ins>
    </w:p>
    <w:p w:rsidR="00822710" w:rsidRPr="00822710" w:rsidRDefault="00822710" w:rsidP="00822710">
      <w:pPr>
        <w:pStyle w:val="BodyText"/>
        <w:numPr>
          <w:ilvl w:val="0"/>
          <w:numId w:val="44"/>
        </w:numPr>
        <w:rPr>
          <w:ins w:id="450" w:author="Andal FeQuiere Jr" w:date="2015-02-04T16:01:00Z"/>
        </w:rPr>
      </w:pPr>
      <w:ins w:id="451" w:author="Andal FeQuiere Jr" w:date="2015-02-04T16:01:00Z">
        <w:r w:rsidRPr="00822710">
          <w:t>Horizontal and vertical widgets resize</w:t>
        </w:r>
      </w:ins>
    </w:p>
    <w:p w:rsidR="00822710" w:rsidRPr="00822710" w:rsidRDefault="00822710" w:rsidP="00822710">
      <w:pPr>
        <w:pStyle w:val="BodyText"/>
        <w:numPr>
          <w:ilvl w:val="0"/>
          <w:numId w:val="44"/>
        </w:numPr>
        <w:rPr>
          <w:ins w:id="452" w:author="Andal FeQuiere Jr" w:date="2015-02-04T16:01:00Z"/>
        </w:rPr>
      </w:pPr>
      <w:ins w:id="453" w:author="Andal FeQuiere Jr" w:date="2015-02-04T16:01:00Z">
        <w:r w:rsidRPr="00822710">
          <w:t>Fluid layout (widgets can have percentage-based width, or have width set in any other unit)</w:t>
        </w:r>
      </w:ins>
    </w:p>
    <w:p w:rsidR="00822710" w:rsidRPr="00822710" w:rsidDel="004F0BE7" w:rsidRDefault="00822710" w:rsidP="00822710">
      <w:pPr>
        <w:pStyle w:val="BodyText"/>
        <w:numPr>
          <w:ilvl w:val="0"/>
          <w:numId w:val="44"/>
        </w:numPr>
        <w:rPr>
          <w:ins w:id="454" w:author="Andal FeQuiere Jr" w:date="2015-02-04T16:01:00Z"/>
          <w:del w:id="455" w:author="Robert Snelling" w:date="2015-02-10T09:47:00Z"/>
        </w:rPr>
      </w:pPr>
      <w:ins w:id="456" w:author="Andal FeQuiere Jr" w:date="2015-02-04T16:01:00Z">
        <w:del w:id="457" w:author="Robert Snelling" w:date="2015-02-10T09:47:00Z">
          <w:r w:rsidRPr="00822710" w:rsidDel="004F0BE7">
            <w:delText>Any directive or template can be a widget</w:delText>
          </w:r>
        </w:del>
      </w:ins>
    </w:p>
    <w:p w:rsidR="00822710" w:rsidRPr="00822710" w:rsidRDefault="004F0BE7" w:rsidP="00822710">
      <w:pPr>
        <w:pStyle w:val="BodyText"/>
        <w:numPr>
          <w:ilvl w:val="0"/>
          <w:numId w:val="44"/>
        </w:numPr>
        <w:rPr>
          <w:ins w:id="458" w:author="Andal FeQuiere Jr" w:date="2015-02-04T16:01:00Z"/>
        </w:rPr>
      </w:pPr>
      <w:ins w:id="459" w:author="Robert Snelling" w:date="2015-02-10T09:47:00Z">
        <w:r>
          <w:t xml:space="preserve">Support </w:t>
        </w:r>
      </w:ins>
      <w:ins w:id="460" w:author="Andal FeQuiere Jr" w:date="2015-02-04T16:01:00Z">
        <w:del w:id="461" w:author="Robert Snelling" w:date="2015-02-10T09:47:00Z">
          <w:r w:rsidR="00822710" w:rsidRPr="00822710" w:rsidDel="004F0BE7">
            <w:delText xml:space="preserve">Connecting widgets to </w:delText>
          </w:r>
        </w:del>
        <w:r w:rsidR="00822710" w:rsidRPr="00822710">
          <w:t>real-time data</w:t>
        </w:r>
      </w:ins>
      <w:ins w:id="462" w:author="Robert Snelling" w:date="2015-02-10T09:47:00Z">
        <w:r>
          <w:t xml:space="preserve"> access</w:t>
        </w:r>
      </w:ins>
      <w:ins w:id="463" w:author="Andal FeQuiere Jr" w:date="2015-02-04T16:01:00Z">
        <w:r w:rsidR="00822710" w:rsidRPr="00822710">
          <w:t xml:space="preserve"> (</w:t>
        </w:r>
        <w:del w:id="464" w:author="Robert Snelling" w:date="2015-02-10T10:31:00Z">
          <w:r w:rsidR="00822710" w:rsidRPr="00822710" w:rsidDel="00FE74DC">
            <w:delText xml:space="preserve">WebSocket, </w:delText>
          </w:r>
        </w:del>
        <w:r w:rsidR="00822710" w:rsidRPr="00822710">
          <w:t>REST, etc.)</w:t>
        </w:r>
      </w:ins>
    </w:p>
    <w:p w:rsidR="00822710" w:rsidRPr="00822710" w:rsidDel="004F0BE7" w:rsidRDefault="00822710" w:rsidP="00822710">
      <w:pPr>
        <w:pStyle w:val="BodyText"/>
        <w:numPr>
          <w:ilvl w:val="0"/>
          <w:numId w:val="44"/>
        </w:numPr>
        <w:rPr>
          <w:ins w:id="465" w:author="Andal FeQuiere Jr" w:date="2015-02-04T16:01:00Z"/>
          <w:del w:id="466" w:author="Robert Snelling" w:date="2015-02-10T09:47:00Z"/>
        </w:rPr>
      </w:pPr>
      <w:ins w:id="467" w:author="Andal FeQuiere Jr" w:date="2015-02-04T16:01:00Z">
        <w:del w:id="468" w:author="Robert Snelling" w:date="2015-02-10T09:47:00Z">
          <w:r w:rsidRPr="00822710" w:rsidDel="004F0BE7">
            <w:delText>Changing widget data source dynamically (from widget options)</w:delText>
          </w:r>
        </w:del>
      </w:ins>
    </w:p>
    <w:p w:rsidR="00822710" w:rsidRPr="00822710" w:rsidDel="004F0BE7" w:rsidRDefault="00822710" w:rsidP="00822710">
      <w:pPr>
        <w:pStyle w:val="BodyText"/>
        <w:numPr>
          <w:ilvl w:val="0"/>
          <w:numId w:val="44"/>
        </w:numPr>
        <w:rPr>
          <w:ins w:id="469" w:author="Andal FeQuiere Jr" w:date="2015-02-04T16:01:00Z"/>
          <w:del w:id="470" w:author="Robert Snelling" w:date="2015-02-10T09:48:00Z"/>
        </w:rPr>
      </w:pPr>
      <w:ins w:id="471" w:author="Andal FeQuiere Jr" w:date="2015-02-04T16:01:00Z">
        <w:del w:id="472" w:author="Robert Snelling" w:date="2015-02-10T09:48:00Z">
          <w:r w:rsidRPr="00822710" w:rsidDel="004F0BE7">
            <w:delText>Saving widgets state to local storage</w:delText>
          </w:r>
        </w:del>
      </w:ins>
    </w:p>
    <w:p w:rsidR="00822710" w:rsidRPr="00822710" w:rsidDel="004F0BE7" w:rsidRDefault="00822710" w:rsidP="00822710">
      <w:pPr>
        <w:pStyle w:val="BodyText"/>
        <w:numPr>
          <w:ilvl w:val="0"/>
          <w:numId w:val="44"/>
        </w:numPr>
        <w:rPr>
          <w:ins w:id="473" w:author="Andal FeQuiere Jr" w:date="2015-02-04T16:01:00Z"/>
          <w:del w:id="474" w:author="Robert Snelling" w:date="2015-02-10T09:48:00Z"/>
        </w:rPr>
      </w:pPr>
      <w:ins w:id="475" w:author="Andal FeQuiere Jr" w:date="2015-02-04T16:01:00Z">
        <w:del w:id="476" w:author="Robert Snelling" w:date="2015-02-10T09:48:00Z">
          <w:r w:rsidRPr="00822710" w:rsidDel="004F0BE7">
            <w:delText>Multiple Dashboard Layouts</w:delText>
          </w:r>
        </w:del>
      </w:ins>
    </w:p>
    <w:p w:rsidR="00822710" w:rsidDel="004F0BE7" w:rsidRDefault="00822710" w:rsidP="00CF29C4">
      <w:pPr>
        <w:pStyle w:val="BodyText"/>
        <w:rPr>
          <w:ins w:id="477" w:author="Andal FeQuiere Jr" w:date="2015-02-04T16:01:00Z"/>
          <w:del w:id="478" w:author="Robert Snelling" w:date="2015-02-10T09:48:00Z"/>
        </w:rPr>
      </w:pPr>
    </w:p>
    <w:p w:rsidR="00EC3C8C" w:rsidRDefault="00EC3C8C" w:rsidP="00CF29C4">
      <w:pPr>
        <w:pStyle w:val="BodyText"/>
        <w:rPr>
          <w:ins w:id="479" w:author="Andal FeQuiere Jr" w:date="2015-02-04T16:08:00Z"/>
        </w:rPr>
      </w:pPr>
      <w:ins w:id="480" w:author="Andal FeQuiere Jr" w:date="2015-02-04T16:05:00Z">
        <w:r>
          <w:t xml:space="preserve">Displayed below is </w:t>
        </w:r>
      </w:ins>
      <w:ins w:id="481" w:author="Andal FeQuiere Jr" w:date="2015-02-04T16:08:00Z">
        <w:r>
          <w:t>an</w:t>
        </w:r>
      </w:ins>
      <w:ins w:id="482" w:author="Andal FeQuiere Jr" w:date="2015-02-04T16:05:00Z">
        <w:r>
          <w:t xml:space="preserve"> </w:t>
        </w:r>
        <w:del w:id="483" w:author="Robert Snelling" w:date="2015-02-10T09:56:00Z">
          <w:r w:rsidDel="004F0BE7">
            <w:delText xml:space="preserve">overall </w:delText>
          </w:r>
        </w:del>
        <w:r>
          <w:t xml:space="preserve">architecture </w:t>
        </w:r>
      </w:ins>
      <w:ins w:id="484" w:author="Andal FeQuiere Jr" w:date="2015-02-04T16:08:00Z">
        <w:r>
          <w:t>diagram of how components tie with one another within this framework.</w:t>
        </w:r>
      </w:ins>
    </w:p>
    <w:p w:rsidR="00EC3C8C" w:rsidRDefault="00EC3C8C" w:rsidP="00EC3C8C">
      <w:pPr>
        <w:pStyle w:val="Caption"/>
        <w:rPr>
          <w:ins w:id="485" w:author="Andal FeQuiere Jr" w:date="2015-02-04T16:09:00Z"/>
        </w:rPr>
      </w:pPr>
      <w:ins w:id="486" w:author="Andal FeQuiere Jr" w:date="2015-02-04T16:09:00Z">
        <w:r>
          <w:rPr>
            <w:noProof/>
          </w:rPr>
          <w:lastRenderedPageBreak/>
          <w:drawing>
            <wp:inline distT="0" distB="0" distL="0" distR="0" wp14:anchorId="7CF28657" wp14:editId="7F18B6E8">
              <wp:extent cx="5924550" cy="3743325"/>
              <wp:effectExtent l="0" t="0" r="0" b="9525"/>
              <wp:docPr id="5" name="Picture 5" descr="C:\projects\PerceptiveReach\Dashboard\PRDash-ADF\docs\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PerceptiveReach\Dashboard\PRDash-ADF\docs\scop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4550" cy="3743325"/>
                      </a:xfrm>
                      <a:prstGeom prst="rect">
                        <a:avLst/>
                      </a:prstGeom>
                      <a:noFill/>
                      <a:ln>
                        <a:noFill/>
                      </a:ln>
                    </pic:spPr>
                  </pic:pic>
                </a:graphicData>
              </a:graphic>
            </wp:inline>
          </w:drawing>
        </w:r>
        <w:r w:rsidRPr="00EC3C8C">
          <w:t xml:space="preserve"> </w:t>
        </w:r>
        <w:r>
          <w:t xml:space="preserve">Figure </w:t>
        </w:r>
        <w:r>
          <w:fldChar w:fldCharType="begin"/>
        </w:r>
        <w:r>
          <w:instrText xml:space="preserve"> SEQ Figure \* ARABIC </w:instrText>
        </w:r>
        <w:r>
          <w:fldChar w:fldCharType="separate"/>
        </w:r>
      </w:ins>
      <w:ins w:id="487" w:author="Radina Ivanova" w:date="2015-02-05T15:50:00Z">
        <w:r w:rsidR="0071563C">
          <w:rPr>
            <w:noProof/>
          </w:rPr>
          <w:t>12</w:t>
        </w:r>
      </w:ins>
      <w:ins w:id="488" w:author="Andal FeQuiere Jr" w:date="2015-02-04T16:09:00Z">
        <w:r>
          <w:rPr>
            <w:noProof/>
          </w:rPr>
          <w:fldChar w:fldCharType="end"/>
        </w:r>
        <w:r>
          <w:t xml:space="preserve">: </w:t>
        </w:r>
      </w:ins>
      <w:ins w:id="489" w:author="Andal FeQuiere Jr" w:date="2015-02-04T16:10:00Z">
        <w:del w:id="490" w:author="Robert Snelling" w:date="2015-02-05T14:12:00Z">
          <w:r w:rsidDel="00584E5F">
            <w:delText xml:space="preserve">Angular </w:delText>
          </w:r>
        </w:del>
        <w:r>
          <w:t>Dashboard Framework Architecture</w:t>
        </w:r>
      </w:ins>
    </w:p>
    <w:p w:rsidR="00EC3C8C" w:rsidRDefault="00EC3C8C" w:rsidP="00CF29C4">
      <w:pPr>
        <w:pStyle w:val="BodyText"/>
        <w:rPr>
          <w:ins w:id="491" w:author="Andal FeQuiere Jr" w:date="2015-02-04T16:09:00Z"/>
        </w:rPr>
      </w:pPr>
    </w:p>
    <w:p w:rsidR="00822710" w:rsidDel="00FE74DC" w:rsidRDefault="00C94C4F" w:rsidP="00C94C4F">
      <w:pPr>
        <w:pStyle w:val="BodyText"/>
        <w:rPr>
          <w:ins w:id="492" w:author="Andal FeQuiere Jr" w:date="2015-02-04T23:32:00Z"/>
          <w:del w:id="493" w:author="Robert Snelling" w:date="2015-02-10T10:33:00Z"/>
        </w:rPr>
      </w:pPr>
      <w:ins w:id="494" w:author="Andal FeQuiere Jr" w:date="2015-02-04T16:16:00Z">
        <w:r>
          <w:t>Initially a Controller Scope for the page is defined to provide a foundation to instantiate a dashboard layout and rela</w:t>
        </w:r>
        <w:r w:rsidR="00F47BF9">
          <w:t xml:space="preserve">ted data objects connected to </w:t>
        </w:r>
      </w:ins>
      <w:ins w:id="495" w:author="Andal FeQuiere Jr" w:date="2015-02-09T17:03:00Z">
        <w:r w:rsidR="00F47BF9">
          <w:t>the Reach Database</w:t>
        </w:r>
      </w:ins>
      <w:del w:id="496" w:author="Andal FeQuiere Jr" w:date="2015-02-09T17:03:00Z">
        <w:r w:rsidR="00417340" w:rsidDel="00F47BF9">
          <w:rPr>
            <w:rStyle w:val="CommentReference"/>
          </w:rPr>
          <w:commentReference w:id="497"/>
        </w:r>
      </w:del>
      <w:commentRangeStart w:id="498"/>
      <w:ins w:id="499" w:author="Andal FeQuiere Jr" w:date="2015-02-04T16:16:00Z">
        <w:r>
          <w:t>.</w:t>
        </w:r>
      </w:ins>
      <w:commentRangeEnd w:id="498"/>
      <w:ins w:id="500" w:author="Andal FeQuiere Jr" w:date="2015-02-09T17:22:00Z">
        <w:r w:rsidR="00D94B52">
          <w:rPr>
            <w:rStyle w:val="CommentReference"/>
          </w:rPr>
          <w:commentReference w:id="498"/>
        </w:r>
      </w:ins>
      <w:ins w:id="501" w:author="Andal FeQuiere Jr" w:date="2015-02-04T16:20:00Z">
        <w:r>
          <w:t xml:space="preserve"> When a specific </w:t>
        </w:r>
      </w:ins>
      <w:ins w:id="502" w:author="Robert Snelling" w:date="2015-02-10T10:31:00Z">
        <w:r w:rsidR="00FE74DC">
          <w:t>d</w:t>
        </w:r>
      </w:ins>
      <w:ins w:id="503" w:author="Andal FeQuiere Jr" w:date="2015-02-04T16:20:00Z">
        <w:del w:id="504" w:author="Robert Snelling" w:date="2015-02-10T10:31:00Z">
          <w:r w:rsidDel="00FE74DC">
            <w:delText>D</w:delText>
          </w:r>
        </w:del>
        <w:r>
          <w:t xml:space="preserve">ashboard </w:t>
        </w:r>
      </w:ins>
      <w:ins w:id="505" w:author="Robert Snelling" w:date="2015-02-10T10:31:00Z">
        <w:r w:rsidR="00FE74DC">
          <w:t>l</w:t>
        </w:r>
      </w:ins>
      <w:ins w:id="506" w:author="Andal FeQuiere Jr" w:date="2015-02-04T16:20:00Z">
        <w:del w:id="507" w:author="Robert Snelling" w:date="2015-02-10T10:31:00Z">
          <w:r w:rsidDel="00FE74DC">
            <w:delText>L</w:delText>
          </w:r>
        </w:del>
        <w:r>
          <w:t>ayout is instantiated a Dashboard</w:t>
        </w:r>
      </w:ins>
      <w:ins w:id="508" w:author="Andal FeQuiere Jr" w:date="2015-02-04T16:16:00Z">
        <w:r>
          <w:t xml:space="preserve"> Scope is created </w:t>
        </w:r>
      </w:ins>
      <w:ins w:id="509" w:author="Andal FeQuiere Jr" w:date="2015-02-04T16:21:00Z">
        <w:r>
          <w:t xml:space="preserve">along with a list of </w:t>
        </w:r>
      </w:ins>
      <w:ins w:id="510" w:author="Robert Snelling" w:date="2015-02-05T14:10:00Z">
        <w:r w:rsidR="00584E5F">
          <w:t>w</w:t>
        </w:r>
      </w:ins>
      <w:ins w:id="511" w:author="Andal FeQuiere Jr" w:date="2015-02-04T16:21:00Z">
        <w:del w:id="512" w:author="Robert Snelling" w:date="2015-02-05T14:10:00Z">
          <w:r w:rsidDel="00584E5F">
            <w:delText>W</w:delText>
          </w:r>
        </w:del>
        <w:r>
          <w:t>idgets</w:t>
        </w:r>
      </w:ins>
      <w:ins w:id="513" w:author="Andal FeQuiere Jr" w:date="2015-02-04T16:22:00Z">
        <w:r>
          <w:t xml:space="preserve"> and data objects</w:t>
        </w:r>
      </w:ins>
      <w:ins w:id="514" w:author="Andal FeQuiere Jr" w:date="2015-02-04T16:21:00Z">
        <w:r>
          <w:t xml:space="preserve"> that correspond to </w:t>
        </w:r>
      </w:ins>
      <w:ins w:id="515" w:author="Andal FeQuiere Jr" w:date="2015-02-04T16:23:00Z">
        <w:r>
          <w:t>the layout</w:t>
        </w:r>
      </w:ins>
      <w:ins w:id="516" w:author="Andal FeQuiere Jr" w:date="2015-02-04T16:16:00Z">
        <w:r>
          <w:t xml:space="preserve">. </w:t>
        </w:r>
      </w:ins>
      <w:ins w:id="517" w:author="Andal FeQuiere Jr" w:date="2015-02-04T16:15:00Z">
        <w:r>
          <w:t xml:space="preserve">Widgets inherit </w:t>
        </w:r>
      </w:ins>
      <w:ins w:id="518" w:author="Andal FeQuiere Jr" w:date="2015-02-04T16:23:00Z">
        <w:r>
          <w:t xml:space="preserve">the </w:t>
        </w:r>
      </w:ins>
      <w:ins w:id="519" w:author="Andal FeQuiere Jr" w:date="2015-02-04T16:15:00Z">
        <w:r>
          <w:t>controller scope</w:t>
        </w:r>
      </w:ins>
      <w:ins w:id="520" w:author="Robert Snelling" w:date="2015-02-10T09:59:00Z">
        <w:r w:rsidR="0058396C">
          <w:t xml:space="preserve"> providing access to variables and properties</w:t>
        </w:r>
      </w:ins>
      <w:ins w:id="521" w:author="Andal FeQuiere Jr" w:date="2015-02-04T16:15:00Z">
        <w:del w:id="522" w:author="Robert Snelling" w:date="2015-02-10T09:59:00Z">
          <w:r w:rsidDel="0058396C">
            <w:delText xml:space="preserve"> (normally different widgets will have bindings to different </w:delText>
          </w:r>
          <w:commentRangeStart w:id="523"/>
          <w:commentRangeStart w:id="524"/>
          <w:r w:rsidDel="0058396C">
            <w:delText xml:space="preserve">controller scope </w:delText>
          </w:r>
        </w:del>
      </w:ins>
      <w:commentRangeEnd w:id="523"/>
      <w:del w:id="525" w:author="Robert Snelling" w:date="2015-02-10T09:59:00Z">
        <w:r w:rsidR="00417340" w:rsidDel="0058396C">
          <w:rPr>
            <w:rStyle w:val="CommentReference"/>
          </w:rPr>
          <w:commentReference w:id="523"/>
        </w:r>
        <w:commentRangeEnd w:id="524"/>
        <w:r w:rsidR="001472DF" w:rsidDel="0058396C">
          <w:rPr>
            <w:rStyle w:val="CommentReference"/>
          </w:rPr>
          <w:commentReference w:id="524"/>
        </w:r>
      </w:del>
      <w:ins w:id="526" w:author="Andal FeQuiere Jr" w:date="2015-02-04T16:15:00Z">
        <w:del w:id="527" w:author="Robert Snelling" w:date="2015-02-10T09:59:00Z">
          <w:r w:rsidDel="0058396C">
            <w:delText>properties)</w:delText>
          </w:r>
        </w:del>
        <w:r>
          <w:t xml:space="preserve">. </w:t>
        </w:r>
      </w:ins>
      <w:ins w:id="528" w:author="Andal FeQuiere Jr" w:date="2015-02-04T23:14:00Z">
        <w:r w:rsidR="00E24815">
          <w:t xml:space="preserve">A </w:t>
        </w:r>
      </w:ins>
      <w:ins w:id="529" w:author="Andal FeQuiere Jr" w:date="2015-02-04T16:15:00Z">
        <w:r>
          <w:t>Data</w:t>
        </w:r>
      </w:ins>
      <w:ins w:id="530" w:author="Andal FeQuiere Jr" w:date="2015-02-04T16:23:00Z">
        <w:r>
          <w:t xml:space="preserve"> </w:t>
        </w:r>
      </w:ins>
      <w:ins w:id="531" w:author="Andal FeQuiere Jr" w:date="2015-02-04T16:15:00Z">
        <w:r>
          <w:t xml:space="preserve">Model </w:t>
        </w:r>
      </w:ins>
      <w:ins w:id="532" w:author="Andal FeQuiere Jr" w:date="2015-02-04T23:14:00Z">
        <w:r w:rsidR="00E24815">
          <w:t xml:space="preserve">object is provided to interface between the </w:t>
        </w:r>
        <w:del w:id="533" w:author="Robert Snelling" w:date="2015-02-10T09:49:00Z">
          <w:r w:rsidR="00E24815" w:rsidDel="004F0BE7">
            <w:delText>Data Source</w:delText>
          </w:r>
        </w:del>
      </w:ins>
      <w:ins w:id="534" w:author="Robert Snelling" w:date="2015-02-10T09:49:00Z">
        <w:r w:rsidR="004F0BE7">
          <w:t>Reach Database</w:t>
        </w:r>
      </w:ins>
      <w:ins w:id="535" w:author="Andal FeQuiere Jr" w:date="2015-02-04T23:14:00Z">
        <w:r w:rsidR="00E24815">
          <w:t xml:space="preserve"> and data objects that are needed for each widget</w:t>
        </w:r>
      </w:ins>
      <w:ins w:id="536" w:author="Andal FeQuiere Jr" w:date="2015-02-04T23:15:00Z">
        <w:r w:rsidR="00E24815">
          <w:t xml:space="preserve">’s scope. </w:t>
        </w:r>
      </w:ins>
      <w:ins w:id="537" w:author="Andal FeQuiere Jr" w:date="2015-02-09T17:08:00Z">
        <w:del w:id="538" w:author="Robert Snelling" w:date="2015-02-10T10:00:00Z">
          <w:r w:rsidR="008D1080" w:rsidDel="0058396C">
            <w:delText>Every</w:delText>
          </w:r>
        </w:del>
      </w:ins>
      <w:ins w:id="539" w:author="Robert Snelling" w:date="2015-02-10T10:00:00Z">
        <w:r w:rsidR="0058396C">
          <w:t>Each</w:t>
        </w:r>
      </w:ins>
      <w:ins w:id="540" w:author="Andal FeQuiere Jr" w:date="2015-02-09T17:08:00Z">
        <w:r w:rsidR="008D1080">
          <w:t xml:space="preserve"> widget</w:t>
        </w:r>
      </w:ins>
      <w:ins w:id="541" w:author="Andal FeQuiere Jr" w:date="2015-02-09T17:09:00Z">
        <w:r w:rsidR="008D1080">
          <w:t xml:space="preserve">’s scope will have </w:t>
        </w:r>
        <w:del w:id="542" w:author="Robert Snelling" w:date="2015-02-10T09:51:00Z">
          <w:r w:rsidR="008D1080" w:rsidDel="004F0BE7">
            <w:delText xml:space="preserve">a </w:delText>
          </w:r>
        </w:del>
      </w:ins>
      <w:ins w:id="543" w:author="Andal FeQuiere Jr" w:date="2015-02-09T17:17:00Z">
        <w:r w:rsidR="001472DF">
          <w:t xml:space="preserve">direct access to a </w:t>
        </w:r>
      </w:ins>
      <w:ins w:id="544" w:author="Andal FeQuiere Jr" w:date="2015-02-09T17:09:00Z">
        <w:r w:rsidR="008D1080">
          <w:t xml:space="preserve">separate instance of the </w:t>
        </w:r>
        <w:del w:id="545" w:author="Robert Snelling" w:date="2015-02-10T09:51:00Z">
          <w:r w:rsidR="008D1080" w:rsidDel="004F0BE7">
            <w:delText>D</w:delText>
          </w:r>
        </w:del>
      </w:ins>
      <w:ins w:id="546" w:author="Robert Snelling" w:date="2015-02-10T09:51:00Z">
        <w:r w:rsidR="004F0BE7">
          <w:t>d</w:t>
        </w:r>
      </w:ins>
      <w:ins w:id="547" w:author="Andal FeQuiere Jr" w:date="2015-02-09T17:09:00Z">
        <w:r w:rsidR="008D1080">
          <w:t xml:space="preserve">ata </w:t>
        </w:r>
        <w:del w:id="548" w:author="Robert Snelling" w:date="2015-02-10T09:51:00Z">
          <w:r w:rsidR="008D1080" w:rsidDel="004F0BE7">
            <w:delText>M</w:delText>
          </w:r>
        </w:del>
      </w:ins>
      <w:ins w:id="549" w:author="Robert Snelling" w:date="2015-02-10T09:51:00Z">
        <w:r w:rsidR="004F0BE7">
          <w:t>m</w:t>
        </w:r>
      </w:ins>
      <w:ins w:id="550" w:author="Andal FeQuiere Jr" w:date="2015-02-09T17:09:00Z">
        <w:r w:rsidR="008D1080">
          <w:t>odel.</w:t>
        </w:r>
      </w:ins>
      <w:del w:id="551" w:author="Andal FeQuiere Jr" w:date="2015-02-09T17:17:00Z">
        <w:r w:rsidR="00417340" w:rsidDel="001472DF">
          <w:rPr>
            <w:rStyle w:val="CommentReference"/>
          </w:rPr>
          <w:commentReference w:id="552"/>
        </w:r>
      </w:del>
      <w:ins w:id="553" w:author="Andal FeQuiere Jr" w:date="2015-02-04T15:56:00Z">
        <w:r w:rsidR="00822710">
          <w:t xml:space="preserve"> </w:t>
        </w:r>
      </w:ins>
    </w:p>
    <w:p w:rsidR="00374B57" w:rsidRDefault="00374B57" w:rsidP="00C94C4F">
      <w:pPr>
        <w:pStyle w:val="BodyText"/>
        <w:rPr>
          <w:ins w:id="554" w:author="Andal FeQuiere Jr" w:date="2015-02-04T23:32:00Z"/>
        </w:rPr>
      </w:pPr>
    </w:p>
    <w:p w:rsidR="00A40CFD" w:rsidDel="00FE74DC" w:rsidRDefault="00374B57" w:rsidP="00AA5BC4">
      <w:pPr>
        <w:pStyle w:val="BodyText"/>
        <w:rPr>
          <w:ins w:id="555" w:author="Monica Mohler" w:date="2015-02-09T11:12:00Z"/>
          <w:del w:id="556" w:author="Robert Snelling" w:date="2015-02-10T10:33:00Z"/>
        </w:rPr>
      </w:pPr>
      <w:ins w:id="557" w:author="Andal FeQuiere Jr" w:date="2015-02-04T23:32:00Z">
        <w:r>
          <w:t xml:space="preserve">When </w:t>
        </w:r>
      </w:ins>
      <w:ins w:id="558" w:author="Robert Snelling" w:date="2015-02-10T10:07:00Z">
        <w:r w:rsidR="0058396C">
          <w:t xml:space="preserve">the </w:t>
        </w:r>
      </w:ins>
      <w:ins w:id="559" w:author="Andal FeQuiere Jr" w:date="2015-02-04T23:32:00Z">
        <w:del w:id="560" w:author="Robert Snelling" w:date="2015-02-10T10:07:00Z">
          <w:r w:rsidDel="0058396C">
            <w:delText>a</w:delText>
          </w:r>
        </w:del>
        <w:del w:id="561" w:author="Robert Snelling" w:date="2015-02-10T10:08:00Z">
          <w:r w:rsidDel="0058396C">
            <w:delText xml:space="preserve"> </w:delText>
          </w:r>
        </w:del>
        <w:r>
          <w:t>Dashboard</w:t>
        </w:r>
        <w:r w:rsidR="00136534">
          <w:t xml:space="preserve"> is instantiated, </w:t>
        </w:r>
      </w:ins>
      <w:ins w:id="562" w:author="Robert Snelling" w:date="2015-02-10T10:33:00Z">
        <w:r w:rsidR="00FE74DC">
          <w:t xml:space="preserve">a </w:t>
        </w:r>
      </w:ins>
      <w:ins w:id="563" w:author="Andal FeQuiere Jr" w:date="2015-02-04T23:32:00Z">
        <w:r w:rsidR="00136534">
          <w:t xml:space="preserve">configurable </w:t>
        </w:r>
      </w:ins>
      <w:ins w:id="564" w:author="Andal FeQuiere Jr" w:date="2015-02-05T00:24:00Z">
        <w:r w:rsidR="00136534">
          <w:t>D</w:t>
        </w:r>
      </w:ins>
      <w:ins w:id="565" w:author="Andal FeQuiere Jr" w:date="2015-02-04T23:32:00Z">
        <w:r>
          <w:t>ashboard</w:t>
        </w:r>
      </w:ins>
      <w:ins w:id="566" w:author="Andal FeQuiere Jr" w:date="2015-02-04T23:52:00Z">
        <w:r w:rsidR="00EF30CC">
          <w:t xml:space="preserve"> </w:t>
        </w:r>
      </w:ins>
      <w:ins w:id="567" w:author="Andal FeQuiere Jr" w:date="2015-02-05T00:24:00Z">
        <w:r w:rsidR="00136534">
          <w:t>O</w:t>
        </w:r>
      </w:ins>
      <w:ins w:id="568" w:author="Andal FeQuiere Jr" w:date="2015-02-04T23:33:00Z">
        <w:r w:rsidR="00136534">
          <w:t xml:space="preserve">ptions </w:t>
        </w:r>
      </w:ins>
      <w:ins w:id="569" w:author="Andal FeQuiere Jr" w:date="2015-02-05T00:24:00Z">
        <w:r w:rsidR="00136534">
          <w:t>O</w:t>
        </w:r>
      </w:ins>
      <w:ins w:id="570" w:author="Andal FeQuiere Jr" w:date="2015-02-04T23:33:00Z">
        <w:r>
          <w:t>bject can be specified for a</w:t>
        </w:r>
      </w:ins>
      <w:ins w:id="571" w:author="Robert Snelling" w:date="2015-02-10T10:20:00Z">
        <w:r w:rsidR="00A7170B">
          <w:t xml:space="preserve"> specific user</w:t>
        </w:r>
      </w:ins>
      <w:ins w:id="572" w:author="Andal FeQuiere Jr" w:date="2015-02-04T23:33:00Z">
        <w:del w:id="573" w:author="Robert Snelling" w:date="2015-02-10T10:20:00Z">
          <w:r w:rsidDel="00A7170B">
            <w:delText xml:space="preserve"> unique</w:delText>
          </w:r>
        </w:del>
        <w:r>
          <w:t xml:space="preserve"> experience</w:t>
        </w:r>
      </w:ins>
      <w:ins w:id="574" w:author="Robert Snelling" w:date="2015-02-10T10:20:00Z">
        <w:r w:rsidR="00A7170B">
          <w:t xml:space="preserve"> if desired</w:t>
        </w:r>
      </w:ins>
      <w:ins w:id="575" w:author="Andal FeQuiere Jr" w:date="2015-02-04T23:33:00Z">
        <w:r>
          <w:t xml:space="preserve">. </w:t>
        </w:r>
      </w:ins>
      <w:ins w:id="576" w:author="Robert Snelling" w:date="2015-02-10T10:23:00Z">
        <w:r w:rsidR="00A7170B">
          <w:t xml:space="preserve">Examples of </w:t>
        </w:r>
      </w:ins>
      <w:ins w:id="577" w:author="Robert Snelling" w:date="2015-02-10T10:24:00Z">
        <w:r w:rsidR="00A7170B">
          <w:t>the</w:t>
        </w:r>
      </w:ins>
      <w:ins w:id="578" w:author="Andal FeQuiere Jr" w:date="2015-02-04T23:34:00Z">
        <w:del w:id="579" w:author="Robert Snelling" w:date="2015-02-10T10:23:00Z">
          <w:r w:rsidDel="00A7170B">
            <w:delText>T</w:delText>
          </w:r>
        </w:del>
        <w:del w:id="580" w:author="Robert Snelling" w:date="2015-02-10T10:24:00Z">
          <w:r w:rsidDel="00A7170B">
            <w:delText>hese</w:delText>
          </w:r>
        </w:del>
        <w:r>
          <w:t xml:space="preserve"> options </w:t>
        </w:r>
        <w:del w:id="581" w:author="Robert Snelling" w:date="2015-02-10T10:23:00Z">
          <w:r w:rsidDel="00A7170B">
            <w:delText>consist</w:delText>
          </w:r>
        </w:del>
      </w:ins>
      <w:ins w:id="582" w:author="Robert Snelling" w:date="2015-02-10T10:33:00Z">
        <w:r w:rsidR="00FE74DC">
          <w:t>available</w:t>
        </w:r>
      </w:ins>
      <w:ins w:id="583" w:author="Robert Snelling" w:date="2015-02-10T10:24:00Z">
        <w:r w:rsidR="00A7170B">
          <w:t xml:space="preserve"> in the</w:t>
        </w:r>
      </w:ins>
      <w:ins w:id="584" w:author="Andal FeQuiere Jr" w:date="2015-02-04T23:34:00Z">
        <w:del w:id="585" w:author="Robert Snelling" w:date="2015-02-10T10:24:00Z">
          <w:r w:rsidDel="00A7170B">
            <w:delText xml:space="preserve"> of</w:delText>
          </w:r>
        </w:del>
        <w:r>
          <w:t xml:space="preserve"> widget definitions</w:t>
        </w:r>
      </w:ins>
      <w:ins w:id="586" w:author="Robert Snelling" w:date="2015-02-10T10:24:00Z">
        <w:r w:rsidR="00A7170B">
          <w:t xml:space="preserve"> are:</w:t>
        </w:r>
      </w:ins>
      <w:ins w:id="587" w:author="Andal FeQuiere Jr" w:date="2015-02-04T23:34:00Z">
        <w:del w:id="588" w:author="Robert Snelling" w:date="2015-02-10T10:24:00Z">
          <w:r w:rsidDel="00A7170B">
            <w:delText>,</w:delText>
          </w:r>
        </w:del>
        <w:r>
          <w:t xml:space="preserve"> default widgets, widget buttons, </w:t>
        </w:r>
      </w:ins>
      <w:ins w:id="589" w:author="Andal FeQuiere Jr" w:date="2015-02-04T23:35:00Z">
        <w:r>
          <w:t>widget storage, adding widgets, saving dashboard, etc.</w:t>
        </w:r>
      </w:ins>
      <w:ins w:id="590" w:author="Andal FeQuiere Jr" w:date="2015-02-04T23:44:00Z">
        <w:r w:rsidR="00136534">
          <w:t xml:space="preserve"> </w:t>
        </w:r>
      </w:ins>
      <w:commentRangeStart w:id="591"/>
      <w:ins w:id="592" w:author="Andal FeQuiere Jr" w:date="2015-02-09T16:25:00Z">
        <w:r w:rsidR="00757290">
          <w:t xml:space="preserve"> </w:t>
        </w:r>
      </w:ins>
      <w:r w:rsidR="000C215D">
        <w:rPr>
          <w:rStyle w:val="CommentReference"/>
        </w:rPr>
        <w:commentReference w:id="593"/>
      </w:r>
      <w:commentRangeEnd w:id="591"/>
      <w:r w:rsidR="00D94B52">
        <w:rPr>
          <w:rStyle w:val="CommentReference"/>
        </w:rPr>
        <w:commentReference w:id="591"/>
      </w:r>
      <w:ins w:id="594" w:author="Andal FeQuiere Jr" w:date="2015-02-04T23:58:00Z">
        <w:r w:rsidR="00AA5BC4">
          <w:t xml:space="preserve">Each widget within the dashboard </w:t>
        </w:r>
      </w:ins>
      <w:ins w:id="595" w:author="Robert Snelling" w:date="2015-02-10T10:21:00Z">
        <w:r w:rsidR="00A7170B">
          <w:t xml:space="preserve">is able to </w:t>
        </w:r>
      </w:ins>
      <w:ins w:id="596" w:author="Andal FeQuiere Jr" w:date="2015-02-04T23:58:00Z">
        <w:del w:id="597" w:author="Robert Snelling" w:date="2015-02-10T10:21:00Z">
          <w:r w:rsidR="00AA5BC4" w:rsidDel="00A7170B">
            <w:delText xml:space="preserve">can </w:delText>
          </w:r>
        </w:del>
      </w:ins>
      <w:ins w:id="598" w:author="Andal FeQuiere Jr" w:date="2015-02-04T23:59:00Z">
        <w:r w:rsidR="00AA5BC4">
          <w:t>have static/dynamic size settings.</w:t>
        </w:r>
        <w:del w:id="599" w:author="Robert Snelling" w:date="2015-02-10T10:33:00Z">
          <w:r w:rsidR="00AA5BC4" w:rsidDel="00FE74DC">
            <w:delText xml:space="preserve"> </w:delText>
          </w:r>
        </w:del>
      </w:ins>
    </w:p>
    <w:p w:rsidR="00A40CFD" w:rsidDel="00A7170B" w:rsidRDefault="00AA5BC4">
      <w:pPr>
        <w:pStyle w:val="BodyText"/>
        <w:numPr>
          <w:ilvl w:val="0"/>
          <w:numId w:val="50"/>
        </w:numPr>
        <w:rPr>
          <w:ins w:id="600" w:author="Monica Mohler" w:date="2015-02-09T11:16:00Z"/>
          <w:del w:id="601" w:author="Robert Snelling" w:date="2015-02-10T10:25:00Z"/>
        </w:rPr>
        <w:pPrChange w:id="602" w:author="Monica Mohler" w:date="2015-02-09T11:12:00Z">
          <w:pPr>
            <w:pStyle w:val="BodyText"/>
          </w:pPr>
        </w:pPrChange>
      </w:pPr>
      <w:ins w:id="603" w:author="Andal FeQuiere Jr" w:date="2015-02-04T23:59:00Z">
        <w:del w:id="604" w:author="Robert Snelling" w:date="2015-02-10T10:25:00Z">
          <w:r w:rsidRPr="00AA5BC4" w:rsidDel="00A7170B">
            <w:delText xml:space="preserve">Widgets width and height </w:delText>
          </w:r>
        </w:del>
      </w:ins>
      <w:ins w:id="605" w:author="Andal FeQuiere Jr" w:date="2015-02-05T00:00:00Z">
        <w:del w:id="606" w:author="Robert Snelling" w:date="2015-02-10T10:25:00Z">
          <w:r w:rsidDel="00A7170B">
            <w:delText>are</w:delText>
          </w:r>
        </w:del>
      </w:ins>
      <w:ins w:id="607" w:author="Andal FeQuiere Jr" w:date="2015-02-04T23:59:00Z">
        <w:del w:id="608" w:author="Robert Snelling" w:date="2015-02-10T10:25:00Z">
          <w:r w:rsidRPr="00AA5BC4" w:rsidDel="00A7170B">
            <w:delText xml:space="preserve"> controlled with size attribute (serialized by default). </w:delText>
          </w:r>
        </w:del>
      </w:ins>
    </w:p>
    <w:p w:rsidR="00A40CFD" w:rsidDel="00A7170B" w:rsidRDefault="00A40CFD">
      <w:pPr>
        <w:pStyle w:val="BodyText"/>
        <w:numPr>
          <w:ilvl w:val="0"/>
          <w:numId w:val="50"/>
        </w:numPr>
        <w:rPr>
          <w:ins w:id="609" w:author="Monica Mohler" w:date="2015-02-09T11:16:00Z"/>
          <w:del w:id="610" w:author="Robert Snelling" w:date="2015-02-10T10:25:00Z"/>
        </w:rPr>
        <w:pPrChange w:id="611" w:author="Monica Mohler" w:date="2015-02-09T11:12:00Z">
          <w:pPr>
            <w:pStyle w:val="BodyText"/>
          </w:pPr>
        </w:pPrChange>
      </w:pPr>
      <w:ins w:id="612" w:author="Monica Mohler" w:date="2015-02-09T11:16:00Z">
        <w:del w:id="613" w:author="Robert Snelling" w:date="2015-02-10T10:25:00Z">
          <w:r w:rsidDel="00A7170B">
            <w:delText xml:space="preserve">Widget </w:delText>
          </w:r>
        </w:del>
      </w:ins>
      <w:ins w:id="614" w:author="Andal FeQuiere Jr" w:date="2015-02-04T23:59:00Z">
        <w:del w:id="615" w:author="Robert Snelling" w:date="2015-02-10T10:25:00Z">
          <w:r w:rsidR="00AA5BC4" w:rsidRPr="00AA5BC4" w:rsidDel="00A7170B">
            <w:delText>W</w:delText>
          </w:r>
        </w:del>
      </w:ins>
      <w:ins w:id="616" w:author="Monica Mohler" w:date="2015-02-09T11:16:00Z">
        <w:del w:id="617" w:author="Robert Snelling" w:date="2015-02-10T10:25:00Z">
          <w:r w:rsidDel="00A7170B">
            <w:delText>w</w:delText>
          </w:r>
        </w:del>
      </w:ins>
      <w:ins w:id="618" w:author="Andal FeQuiere Jr" w:date="2015-02-04T23:59:00Z">
        <w:del w:id="619" w:author="Robert Snelling" w:date="2015-02-10T10:25:00Z">
          <w:r w:rsidR="00AA5BC4" w:rsidRPr="00AA5BC4" w:rsidDel="00A7170B">
            <w:delText>idth can be both unit and percentage based.</w:delText>
          </w:r>
        </w:del>
      </w:ins>
      <w:ins w:id="620" w:author="Andal FeQuiere Jr" w:date="2015-02-05T00:00:00Z">
        <w:del w:id="621" w:author="Robert Snelling" w:date="2015-02-10T10:25:00Z">
          <w:r w:rsidR="00AA5BC4" w:rsidDel="00A7170B">
            <w:delText xml:space="preserve"> </w:delText>
          </w:r>
        </w:del>
      </w:ins>
    </w:p>
    <w:p w:rsidR="00A40CFD" w:rsidDel="00A7170B" w:rsidRDefault="00AA5BC4">
      <w:pPr>
        <w:pStyle w:val="BodyText"/>
        <w:numPr>
          <w:ilvl w:val="0"/>
          <w:numId w:val="50"/>
        </w:numPr>
        <w:rPr>
          <w:ins w:id="622" w:author="Monica Mohler" w:date="2015-02-09T11:17:00Z"/>
          <w:del w:id="623" w:author="Robert Snelling" w:date="2015-02-10T10:25:00Z"/>
        </w:rPr>
        <w:pPrChange w:id="624" w:author="Monica Mohler" w:date="2015-02-09T11:12:00Z">
          <w:pPr>
            <w:pStyle w:val="BodyText"/>
          </w:pPr>
        </w:pPrChange>
      </w:pPr>
      <w:ins w:id="625" w:author="Andal FeQuiere Jr" w:date="2015-02-05T00:00:00Z">
        <w:del w:id="626" w:author="Robert Snelling" w:date="2015-02-10T10:25:00Z">
          <w:r w:rsidRPr="00AA5BC4" w:rsidDel="00A7170B">
            <w:delText>Widgets can be resized both horizontally and vertically and size is serialized.</w:delText>
          </w:r>
          <w:r w:rsidDel="00A7170B">
            <w:delText xml:space="preserve"> </w:delText>
          </w:r>
        </w:del>
      </w:ins>
    </w:p>
    <w:p w:rsidR="00A40CFD" w:rsidDel="00A7170B" w:rsidRDefault="00AA5BC4">
      <w:pPr>
        <w:pStyle w:val="BodyText"/>
        <w:numPr>
          <w:ilvl w:val="0"/>
          <w:numId w:val="50"/>
        </w:numPr>
        <w:ind w:left="1440"/>
        <w:rPr>
          <w:ins w:id="627" w:author="Monica Mohler" w:date="2015-02-09T11:18:00Z"/>
          <w:del w:id="628" w:author="Robert Snelling" w:date="2015-02-10T10:25:00Z"/>
        </w:rPr>
        <w:pPrChange w:id="629" w:author="Monica Mohler" w:date="2015-02-09T11:17:00Z">
          <w:pPr>
            <w:pStyle w:val="BodyText"/>
          </w:pPr>
        </w:pPrChange>
      </w:pPr>
      <w:ins w:id="630" w:author="Andal FeQuiere Jr" w:date="2015-02-05T00:00:00Z">
        <w:del w:id="631" w:author="Robert Snelling" w:date="2015-02-10T10:25:00Z">
          <w:r w:rsidRPr="00AA5BC4" w:rsidDel="00A7170B">
            <w:delText>When widget is resized</w:delText>
          </w:r>
        </w:del>
      </w:ins>
      <w:ins w:id="632" w:author="Monica Mohler" w:date="2015-02-09T11:23:00Z">
        <w:del w:id="633" w:author="Robert Snelling" w:date="2015-02-10T10:25:00Z">
          <w:r w:rsidR="006D4819" w:rsidDel="00A7170B">
            <w:delText>,</w:delText>
          </w:r>
        </w:del>
      </w:ins>
      <w:ins w:id="634" w:author="Andal FeQuiere Jr" w:date="2015-02-05T00:00:00Z">
        <w:del w:id="635" w:author="Robert Snelling" w:date="2015-02-10T10:25:00Z">
          <w:r w:rsidRPr="00AA5BC4" w:rsidDel="00A7170B">
            <w:delText xml:space="preserve"> 'widgetResized' event is broadcasted to the widget scope.</w:delText>
          </w:r>
        </w:del>
      </w:ins>
      <w:ins w:id="636" w:author="Andal FeQuiere Jr" w:date="2015-02-05T00:05:00Z">
        <w:del w:id="637" w:author="Robert Snelling" w:date="2015-02-10T10:25:00Z">
          <w:r w:rsidDel="00A7170B">
            <w:delText xml:space="preserve"> </w:delText>
          </w:r>
        </w:del>
      </w:ins>
    </w:p>
    <w:p w:rsidR="00A40CFD" w:rsidDel="00A7170B" w:rsidRDefault="00AA5BC4">
      <w:pPr>
        <w:pStyle w:val="BodyText"/>
        <w:numPr>
          <w:ilvl w:val="0"/>
          <w:numId w:val="50"/>
        </w:numPr>
        <w:rPr>
          <w:ins w:id="638" w:author="Monica Mohler" w:date="2015-02-09T11:18:00Z"/>
          <w:del w:id="639" w:author="Robert Snelling" w:date="2015-02-10T10:25:00Z"/>
        </w:rPr>
        <w:pPrChange w:id="640" w:author="Monica Mohler" w:date="2015-02-09T11:23:00Z">
          <w:pPr>
            <w:pStyle w:val="BodyText"/>
          </w:pPr>
        </w:pPrChange>
      </w:pPr>
      <w:ins w:id="641" w:author="Andal FeQuiere Jr" w:date="2015-02-05T00:05:00Z">
        <w:del w:id="642" w:author="Robert Snelling" w:date="2015-02-10T10:25:00Z">
          <w:r w:rsidDel="00A7170B">
            <w:lastRenderedPageBreak/>
            <w:delText>Each widget also has configurable settings of which can be modified at the user</w:delText>
          </w:r>
        </w:del>
      </w:ins>
      <w:ins w:id="643" w:author="Andal FeQuiere Jr" w:date="2015-02-05T00:06:00Z">
        <w:del w:id="644" w:author="Robert Snelling" w:date="2015-02-10T10:25:00Z">
          <w:r w:rsidDel="00A7170B">
            <w:delText>’</w:delText>
          </w:r>
        </w:del>
      </w:ins>
      <w:ins w:id="645" w:author="Andal FeQuiere Jr" w:date="2015-02-05T00:05:00Z">
        <w:del w:id="646" w:author="Robert Snelling" w:date="2015-02-10T10:25:00Z">
          <w:r w:rsidDel="00A7170B">
            <w:delText xml:space="preserve">s discretion. </w:delText>
          </w:r>
        </w:del>
      </w:ins>
    </w:p>
    <w:p w:rsidR="00A40CFD" w:rsidDel="00A7170B" w:rsidRDefault="00AA5BC4">
      <w:pPr>
        <w:pStyle w:val="BodyText"/>
        <w:numPr>
          <w:ilvl w:val="0"/>
          <w:numId w:val="44"/>
        </w:numPr>
        <w:rPr>
          <w:ins w:id="647" w:author="Monica Mohler" w:date="2015-02-09T11:21:00Z"/>
          <w:del w:id="648" w:author="Robert Snelling" w:date="2015-02-10T10:25:00Z"/>
        </w:rPr>
        <w:pPrChange w:id="649" w:author="Monica Mohler" w:date="2015-02-09T11:21:00Z">
          <w:pPr>
            <w:pStyle w:val="BodyText"/>
          </w:pPr>
        </w:pPrChange>
      </w:pPr>
      <w:ins w:id="650" w:author="Andal FeQuiere Jr" w:date="2015-02-05T00:06:00Z">
        <w:del w:id="651" w:author="Robert Snelling" w:date="2015-02-10T10:25:00Z">
          <w:r w:rsidDel="00A7170B">
            <w:delText>E</w:delText>
          </w:r>
          <w:r w:rsidRPr="00AA5BC4" w:rsidDel="00A7170B">
            <w:delText>ach widget by default has a "cog" button in the top right corner that, when clicked, opens up a "modal" (dialog box) with information about the widget and controls to change the title.</w:delText>
          </w:r>
        </w:del>
      </w:ins>
    </w:p>
    <w:p w:rsidR="00374B57" w:rsidRDefault="000C215D" w:rsidP="00C94C4F">
      <w:pPr>
        <w:pStyle w:val="BodyText"/>
      </w:pPr>
      <w:commentRangeStart w:id="652"/>
      <w:ins w:id="653" w:author="Monica Mohler" w:date="2015-02-09T11:10:00Z">
        <w:del w:id="654" w:author="Robert Snelling" w:date="2015-02-10T10:33:00Z">
          <w:r w:rsidDel="00FE74DC">
            <w:delText>,</w:delText>
          </w:r>
        </w:del>
      </w:ins>
      <w:r w:rsidR="00A40CFD">
        <w:rPr>
          <w:rStyle w:val="CommentReference"/>
        </w:rPr>
        <w:commentReference w:id="655"/>
      </w:r>
      <w:r w:rsidR="00A40CFD">
        <w:rPr>
          <w:rStyle w:val="CommentReference"/>
        </w:rPr>
        <w:commentReference w:id="656"/>
      </w:r>
      <w:commentRangeEnd w:id="652"/>
      <w:r w:rsidR="00D94B52">
        <w:rPr>
          <w:rStyle w:val="CommentReference"/>
        </w:rPr>
        <w:commentReference w:id="652"/>
      </w:r>
    </w:p>
    <w:p w:rsidR="006273CF" w:rsidRPr="006273CF" w:rsidRDefault="00136534" w:rsidP="006273CF">
      <w:pPr>
        <w:pStyle w:val="BodyText"/>
        <w:rPr>
          <w:ins w:id="657" w:author="Andal FeQuiere Jr" w:date="2015-02-05T00:33:00Z"/>
        </w:rPr>
      </w:pPr>
      <w:ins w:id="658" w:author="Andal FeQuiere Jr" w:date="2015-02-05T00:30:00Z">
        <w:r>
          <w:t xml:space="preserve">The </w:t>
        </w:r>
        <w:del w:id="659" w:author="Robert Snelling" w:date="2015-02-10T10:25:00Z">
          <w:r w:rsidDel="00A7170B">
            <w:delText xml:space="preserve">Angular </w:delText>
          </w:r>
        </w:del>
      </w:ins>
      <w:ins w:id="660" w:author="Robert Snelling" w:date="2015-02-10T10:25:00Z">
        <w:r w:rsidR="00A7170B">
          <w:t>d</w:t>
        </w:r>
      </w:ins>
      <w:ins w:id="661" w:author="Andal FeQuiere Jr" w:date="2015-02-05T00:30:00Z">
        <w:del w:id="662" w:author="Robert Snelling" w:date="2015-02-10T10:25:00Z">
          <w:r w:rsidDel="00A7170B">
            <w:delText>D</w:delText>
          </w:r>
        </w:del>
        <w:r>
          <w:t xml:space="preserve">ashboard </w:t>
        </w:r>
      </w:ins>
      <w:ins w:id="663" w:author="Robert Snelling" w:date="2015-02-10T10:25:00Z">
        <w:r w:rsidR="00A7170B">
          <w:t>f</w:t>
        </w:r>
      </w:ins>
      <w:ins w:id="664" w:author="Andal FeQuiere Jr" w:date="2015-02-05T00:30:00Z">
        <w:del w:id="665" w:author="Robert Snelling" w:date="2015-02-10T10:25:00Z">
          <w:r w:rsidDel="00A7170B">
            <w:delText>F</w:delText>
          </w:r>
        </w:del>
        <w:r>
          <w:t xml:space="preserve">ramework also </w:t>
        </w:r>
      </w:ins>
      <w:ins w:id="666" w:author="Andal FeQuiere Jr" w:date="2015-02-05T00:33:00Z">
        <w:del w:id="667" w:author="Robert Snelling" w:date="2015-02-10T10:25:00Z">
          <w:r w:rsidR="006273CF" w:rsidRPr="006273CF" w:rsidDel="00A7170B">
            <w:delText>offers</w:delText>
          </w:r>
        </w:del>
      </w:ins>
      <w:ins w:id="668" w:author="Robert Snelling" w:date="2015-02-10T10:25:00Z">
        <w:r w:rsidR="00A7170B">
          <w:t>includes</w:t>
        </w:r>
      </w:ins>
      <w:ins w:id="669" w:author="Andal FeQuiere Jr" w:date="2015-02-05T00:33:00Z">
        <w:r w:rsidR="006273CF" w:rsidRPr="006273CF">
          <w:t xml:space="preserve"> a means to save the state of the user's dashboard</w:t>
        </w:r>
      </w:ins>
      <w:ins w:id="670" w:author="Robert Snelling" w:date="2015-02-10T10:25:00Z">
        <w:r w:rsidR="00A7170B">
          <w:t xml:space="preserve"> when desired</w:t>
        </w:r>
      </w:ins>
      <w:ins w:id="671" w:author="Andal FeQuiere Jr" w:date="2015-02-05T00:33:00Z">
        <w:r w:rsidR="006273CF" w:rsidRPr="006273CF">
          <w:t xml:space="preserve">. </w:t>
        </w:r>
      </w:ins>
      <w:ins w:id="672" w:author="Robert Snelling" w:date="2015-02-10T10:25:00Z">
        <w:r w:rsidR="00A7170B">
          <w:t xml:space="preserve">Example features </w:t>
        </w:r>
      </w:ins>
      <w:ins w:id="673" w:author="Andal FeQuiere Jr" w:date="2015-02-05T00:33:00Z">
        <w:del w:id="674" w:author="Robert Snelling" w:date="2015-02-10T10:26:00Z">
          <w:r w:rsidR="006273CF" w:rsidRPr="006273CF" w:rsidDel="00A7170B">
            <w:delText>Specifically,</w:delText>
          </w:r>
        </w:del>
        <w:del w:id="675" w:author="Robert Snelling" w:date="2015-02-10T10:34:00Z">
          <w:r w:rsidR="006273CF" w:rsidRPr="006273CF" w:rsidDel="00FE74DC">
            <w:delText xml:space="preserve"> </w:delText>
          </w:r>
        </w:del>
        <w:r w:rsidR="006273CF" w:rsidRPr="006273CF">
          <w:t>the dashboard can automatically save</w:t>
        </w:r>
      </w:ins>
      <w:ins w:id="676" w:author="Robert Snelling" w:date="2015-02-10T10:26:00Z">
        <w:r w:rsidR="00A7170B">
          <w:t xml:space="preserve"> if configured are</w:t>
        </w:r>
      </w:ins>
      <w:ins w:id="677" w:author="Andal FeQuiere Jr" w:date="2015-02-05T00:33:00Z">
        <w:r w:rsidR="006273CF" w:rsidRPr="006273CF">
          <w:t>:</w:t>
        </w:r>
      </w:ins>
    </w:p>
    <w:p w:rsidR="006273CF" w:rsidRPr="006273CF" w:rsidRDefault="006273CF" w:rsidP="006273CF">
      <w:pPr>
        <w:pStyle w:val="BodyText"/>
        <w:numPr>
          <w:ilvl w:val="0"/>
          <w:numId w:val="46"/>
        </w:numPr>
        <w:rPr>
          <w:ins w:id="678" w:author="Andal FeQuiere Jr" w:date="2015-02-05T00:33:00Z"/>
        </w:rPr>
      </w:pPr>
      <w:ins w:id="679" w:author="Andal FeQuiere Jr" w:date="2015-02-05T00:33:00Z">
        <w:r w:rsidRPr="006273CF">
          <w:t>instantiated widgets</w:t>
        </w:r>
      </w:ins>
    </w:p>
    <w:p w:rsidR="006273CF" w:rsidRPr="006273CF" w:rsidRDefault="006273CF" w:rsidP="006273CF">
      <w:pPr>
        <w:pStyle w:val="BodyText"/>
        <w:numPr>
          <w:ilvl w:val="0"/>
          <w:numId w:val="46"/>
        </w:numPr>
        <w:rPr>
          <w:ins w:id="680" w:author="Andal FeQuiere Jr" w:date="2015-02-05T00:33:00Z"/>
        </w:rPr>
      </w:pPr>
      <w:ins w:id="681" w:author="Andal FeQuiere Jr" w:date="2015-02-05T00:33:00Z">
        <w:r w:rsidRPr="006273CF">
          <w:t>size of widgets (width and height)</w:t>
        </w:r>
      </w:ins>
    </w:p>
    <w:p w:rsidR="006273CF" w:rsidRPr="006273CF" w:rsidRDefault="006273CF" w:rsidP="006273CF">
      <w:pPr>
        <w:pStyle w:val="BodyText"/>
        <w:numPr>
          <w:ilvl w:val="0"/>
          <w:numId w:val="46"/>
        </w:numPr>
        <w:rPr>
          <w:ins w:id="682" w:author="Andal FeQuiere Jr" w:date="2015-02-05T00:33:00Z"/>
        </w:rPr>
      </w:pPr>
      <w:ins w:id="683" w:author="Andal FeQuiere Jr" w:date="2015-02-05T00:33:00Z">
        <w:r w:rsidRPr="006273CF">
          <w:t>order that widgets are displayed</w:t>
        </w:r>
      </w:ins>
    </w:p>
    <w:p w:rsidR="006273CF" w:rsidRPr="006273CF" w:rsidRDefault="006273CF" w:rsidP="006273CF">
      <w:pPr>
        <w:pStyle w:val="BodyText"/>
        <w:numPr>
          <w:ilvl w:val="0"/>
          <w:numId w:val="46"/>
        </w:numPr>
        <w:rPr>
          <w:ins w:id="684" w:author="Andal FeQuiere Jr" w:date="2015-02-05T00:33:00Z"/>
        </w:rPr>
      </w:pPr>
      <w:ins w:id="685" w:author="Andal FeQuiere Jr" w:date="2015-02-05T00:33:00Z">
        <w:r w:rsidRPr="006273CF">
          <w:t>widget titles</w:t>
        </w:r>
      </w:ins>
    </w:p>
    <w:p w:rsidR="006273CF" w:rsidRPr="006273CF" w:rsidRDefault="00190D2E" w:rsidP="00757290">
      <w:pPr>
        <w:pStyle w:val="BodyText"/>
        <w:rPr>
          <w:ins w:id="686" w:author="Andal FeQuiere Jr" w:date="2015-02-05T00:33:00Z"/>
        </w:rPr>
      </w:pPr>
      <w:ins w:id="687" w:author="Andal FeQuiere Jr" w:date="2015-02-09T16:39:00Z">
        <w:r>
          <w:t>For further detailed i</w:t>
        </w:r>
        <w:r w:rsidR="00F47BF9">
          <w:t xml:space="preserve">nformation please reference the </w:t>
        </w:r>
      </w:ins>
      <w:ins w:id="688" w:author="Andal FeQuiere Jr" w:date="2015-02-09T16:59:00Z">
        <w:r w:rsidR="00F47BF9">
          <w:fldChar w:fldCharType="begin"/>
        </w:r>
        <w:r w:rsidR="00F47BF9">
          <w:instrText xml:space="preserve"> HYPERLINK "https://github.com/DataTorrent/malhar-angular-dashboard" </w:instrText>
        </w:r>
        <w:r w:rsidR="00F47BF9">
          <w:fldChar w:fldCharType="separate"/>
        </w:r>
        <w:r w:rsidR="00F47BF9" w:rsidRPr="00F47BF9">
          <w:rPr>
            <w:rStyle w:val="Hyperlink"/>
          </w:rPr>
          <w:t>Mahler Angular Dashboard Documentation</w:t>
        </w:r>
        <w:r w:rsidR="00F47BF9">
          <w:fldChar w:fldCharType="end"/>
        </w:r>
        <w:r w:rsidR="00F47BF9">
          <w:t>.</w:t>
        </w:r>
      </w:ins>
    </w:p>
    <w:p w:rsidR="00136534" w:rsidRDefault="00136534" w:rsidP="00C94C4F">
      <w:pPr>
        <w:pStyle w:val="BodyText"/>
        <w:rPr>
          <w:ins w:id="689" w:author="Andal FeQuiere Jr" w:date="2015-02-05T00:30:00Z"/>
        </w:rPr>
      </w:pPr>
    </w:p>
    <w:p w:rsidR="00430A31" w:rsidRDefault="00430A31" w:rsidP="00430A31">
      <w:pPr>
        <w:pStyle w:val="Heading4"/>
      </w:pPr>
      <w:bookmarkStart w:id="690" w:name="_Toc410914940"/>
      <w:r>
        <w:t>Server Side</w:t>
      </w:r>
      <w:bookmarkEnd w:id="690"/>
    </w:p>
    <w:p w:rsidR="00430A31" w:rsidRDefault="00430A31" w:rsidP="00CF29C4">
      <w:pPr>
        <w:pStyle w:val="BodyText"/>
      </w:pPr>
      <w:r>
        <w:t xml:space="preserve">The Dashboard </w:t>
      </w:r>
      <w:r w:rsidR="00065ADE">
        <w:t xml:space="preserve">server is built on the Node.js platform and using Express for the http server side web framework.  </w:t>
      </w:r>
      <w:r w:rsidR="00065ADE" w:rsidRPr="00065ADE">
        <w:t>Express provides a thin layer of fundam</w:t>
      </w:r>
      <w:r w:rsidR="00065ADE">
        <w:t xml:space="preserve">ental web application features </w:t>
      </w:r>
      <w:r w:rsidR="00ED17BC">
        <w:t xml:space="preserve">on top of Node.js’ </w:t>
      </w:r>
      <w:r w:rsidR="00ED17BC" w:rsidRPr="00ED17BC">
        <w:t>asynchronous event driven framework</w:t>
      </w:r>
      <w:r w:rsidR="00ED17BC">
        <w:t xml:space="preserve">.  Express provides for </w:t>
      </w:r>
      <w:r w:rsidR="001F5CDF">
        <w:t xml:space="preserve">HTTP </w:t>
      </w:r>
      <w:r w:rsidR="00ED17BC">
        <w:t>access to the MSSQL Reach Database via RESTful Data Services</w:t>
      </w:r>
      <w:r w:rsidR="001F5CDF">
        <w:t>.</w:t>
      </w:r>
    </w:p>
    <w:p w:rsidR="001F5CDF" w:rsidRDefault="001F5CDF" w:rsidP="00CF29C4">
      <w:pPr>
        <w:pStyle w:val="BodyText"/>
        <w:keepNext/>
        <w:jc w:val="center"/>
      </w:pPr>
      <w:r>
        <w:object w:dxaOrig="4665" w:dyaOrig="5130">
          <v:shape id="_x0000_i1033" type="#_x0000_t75" style="width:180pt;height:201.6pt" o:ole="">
            <v:imagedata r:id="rId54" o:title=""/>
          </v:shape>
          <o:OLEObject Type="Embed" ProgID="Visio.Drawing.11" ShapeID="_x0000_i1033" DrawAspect="Content" ObjectID="_1485335938" r:id="rId55"/>
        </w:object>
      </w:r>
    </w:p>
    <w:p w:rsidR="00ED17BC" w:rsidRDefault="00926ECE" w:rsidP="00926ECE">
      <w:pPr>
        <w:pStyle w:val="Caption"/>
      </w:pPr>
      <w:ins w:id="691" w:author="Radina Ivanova" w:date="2015-02-05T15:46:00Z">
        <w:r>
          <w:t xml:space="preserve">Figure </w:t>
        </w:r>
        <w:r>
          <w:fldChar w:fldCharType="begin"/>
        </w:r>
        <w:r>
          <w:instrText xml:space="preserve"> SEQ Figure \* ARABIC </w:instrText>
        </w:r>
      </w:ins>
      <w:r>
        <w:fldChar w:fldCharType="separate"/>
      </w:r>
      <w:ins w:id="692" w:author="Radina Ivanova" w:date="2015-02-05T15:50:00Z">
        <w:r w:rsidR="0071563C">
          <w:rPr>
            <w:noProof/>
          </w:rPr>
          <w:t>13</w:t>
        </w:r>
      </w:ins>
      <w:ins w:id="693" w:author="Radina Ivanova" w:date="2015-02-05T15:46:00Z">
        <w:r>
          <w:fldChar w:fldCharType="end"/>
        </w:r>
      </w:ins>
      <w:r w:rsidR="001F5CDF">
        <w:t>: Node.js and Express</w:t>
      </w:r>
    </w:p>
    <w:p w:rsidR="00ED17BC" w:rsidRDefault="00ED17BC" w:rsidP="00CF29C4">
      <w:pPr>
        <w:pStyle w:val="BodyText"/>
      </w:pPr>
    </w:p>
    <w:p w:rsidR="009E791F" w:rsidRDefault="009E791F" w:rsidP="00CF29C4">
      <w:pPr>
        <w:pStyle w:val="Heading5"/>
      </w:pPr>
      <w:bookmarkStart w:id="694" w:name="_Toc410914941"/>
      <w:r>
        <w:lastRenderedPageBreak/>
        <w:t>RESTful Data</w:t>
      </w:r>
      <w:r w:rsidRPr="00E7309B">
        <w:t xml:space="preserve"> Service</w:t>
      </w:r>
      <w:bookmarkEnd w:id="694"/>
    </w:p>
    <w:p w:rsidR="009E791F" w:rsidRDefault="009E791F" w:rsidP="009E791F">
      <w:pPr>
        <w:pStyle w:val="BodyText"/>
        <w:rPr>
          <w:ins w:id="695" w:author="Robert Snelling" w:date="2015-02-05T11:33:00Z"/>
        </w:rPr>
      </w:pPr>
      <w:r>
        <w:t>The Dashboard application will implement RESTful Data APIs to be access</w:t>
      </w:r>
      <w:r w:rsidR="00B67371">
        <w:t>ed</w:t>
      </w:r>
      <w:r>
        <w:t xml:space="preserve"> internally from the client code and provided by the server code.  These services will provide basic Read, Write, Update, and Delete options for data stored in the Perceptive Reach database.  All data related to Veterans will be accessed via Read Only APIs, however data related to the actual dashboard application such as user settings, application settings, and configuration parameters may be accessed via all of the available API actions.  These RESTful APIs will be hosted in the server process based on Node.js using Express.js as the HTTP framework.</w:t>
      </w:r>
    </w:p>
    <w:p w:rsidR="00A672AB" w:rsidRPr="00A672AB" w:rsidRDefault="00A672AB" w:rsidP="00A672AB">
      <w:pPr>
        <w:pStyle w:val="Heading4"/>
        <w:rPr>
          <w:ins w:id="696" w:author="Robert Snelling" w:date="2015-02-05T11:33:00Z"/>
        </w:rPr>
      </w:pPr>
      <w:bookmarkStart w:id="697" w:name="_Toc410914942"/>
      <w:ins w:id="698" w:author="Robert Snelling" w:date="2015-02-05T11:50:00Z">
        <w:r>
          <w:t>Build Process</w:t>
        </w:r>
      </w:ins>
      <w:bookmarkEnd w:id="697"/>
    </w:p>
    <w:p w:rsidR="0029579B" w:rsidRDefault="00B11A8E" w:rsidP="0029579B">
      <w:pPr>
        <w:pStyle w:val="BodyText"/>
        <w:rPr>
          <w:ins w:id="699" w:author="Robert Snelling" w:date="2015-02-05T12:06:00Z"/>
        </w:rPr>
      </w:pPr>
      <w:ins w:id="700" w:author="Robert Snelling" w:date="2015-02-05T11:33:00Z">
        <w:r>
          <w:t xml:space="preserve">The Dashboard </w:t>
        </w:r>
      </w:ins>
      <w:ins w:id="701" w:author="Robert Snelling" w:date="2015-02-05T11:56:00Z">
        <w:r w:rsidR="00A672AB">
          <w:t xml:space="preserve">Application (client and </w:t>
        </w:r>
      </w:ins>
      <w:ins w:id="702" w:author="Robert Snelling" w:date="2015-02-05T11:33:00Z">
        <w:r>
          <w:t>server</w:t>
        </w:r>
      </w:ins>
      <w:ins w:id="703" w:author="Robert Snelling" w:date="2015-02-05T11:56:00Z">
        <w:r w:rsidR="00A672AB">
          <w:t>)</w:t>
        </w:r>
      </w:ins>
      <w:ins w:id="704" w:author="Robert Snelling" w:date="2015-02-05T11:33:00Z">
        <w:r>
          <w:t xml:space="preserve"> </w:t>
        </w:r>
      </w:ins>
      <w:ins w:id="705" w:author="Robert Snelling" w:date="2015-02-05T11:56:00Z">
        <w:r w:rsidR="00A672AB">
          <w:t xml:space="preserve">build process is managed </w:t>
        </w:r>
      </w:ins>
      <w:ins w:id="706" w:author="Robert Snelling" w:date="2015-02-05T12:05:00Z">
        <w:r w:rsidR="0029579B">
          <w:t xml:space="preserve">by </w:t>
        </w:r>
      </w:ins>
      <w:ins w:id="707" w:author="Robert Snelling" w:date="2015-02-05T11:56:00Z">
        <w:r w:rsidR="00A672AB">
          <w:t>Grunt</w:t>
        </w:r>
      </w:ins>
      <w:ins w:id="708" w:author="Robert Snelling" w:date="2015-02-05T11:57:00Z">
        <w:r w:rsidR="00A672AB">
          <w:t xml:space="preserve">, </w:t>
        </w:r>
      </w:ins>
      <w:ins w:id="709" w:author="Robert Snelling" w:date="2015-02-05T11:58:00Z">
        <w:r w:rsidR="00A672AB">
          <w:t>The</w:t>
        </w:r>
      </w:ins>
      <w:ins w:id="710" w:author="Robert Snelling" w:date="2015-02-05T11:57:00Z">
        <w:r w:rsidR="00A672AB">
          <w:t xml:space="preserve"> JavaScript </w:t>
        </w:r>
      </w:ins>
      <w:ins w:id="711" w:author="Robert Snelling" w:date="2015-02-05T11:58:00Z">
        <w:r w:rsidR="00A672AB">
          <w:t>T</w:t>
        </w:r>
      </w:ins>
      <w:ins w:id="712" w:author="Robert Snelling" w:date="2015-02-05T11:57:00Z">
        <w:r w:rsidR="00A672AB">
          <w:t xml:space="preserve">ask </w:t>
        </w:r>
      </w:ins>
      <w:ins w:id="713" w:author="Robert Snelling" w:date="2015-02-05T11:58:00Z">
        <w:r w:rsidR="00A672AB">
          <w:t>R</w:t>
        </w:r>
      </w:ins>
      <w:ins w:id="714" w:author="Robert Snelling" w:date="2015-02-05T11:57:00Z">
        <w:r w:rsidR="00A672AB">
          <w:t xml:space="preserve">unner.  </w:t>
        </w:r>
      </w:ins>
      <w:ins w:id="715" w:author="Robert Snelling" w:date="2015-02-05T11:58:00Z">
        <w:r w:rsidR="00A672AB">
          <w:t>This enables the build process to be consistent and automate</w:t>
        </w:r>
      </w:ins>
      <w:ins w:id="716" w:author="Robert Snelling" w:date="2015-02-05T11:59:00Z">
        <w:r w:rsidR="00A672AB">
          <w:t>s task</w:t>
        </w:r>
      </w:ins>
      <w:ins w:id="717" w:author="Radina Ivanova" w:date="2015-02-05T15:38:00Z">
        <w:r w:rsidR="000F4024">
          <w:t>s</w:t>
        </w:r>
      </w:ins>
      <w:ins w:id="718" w:author="Robert Snelling" w:date="2015-02-05T11:59:00Z">
        <w:r w:rsidR="00A672AB">
          <w:t xml:space="preserve"> like </w:t>
        </w:r>
        <w:r w:rsidR="00A672AB" w:rsidRPr="00A672AB">
          <w:t>minification, compilation, unit testing, linting, etc</w:t>
        </w:r>
        <w:r w:rsidR="00A672AB">
          <w:t xml:space="preserve">.  </w:t>
        </w:r>
      </w:ins>
      <w:ins w:id="719" w:author="Robert Snelling" w:date="2015-02-05T12:00:00Z">
        <w:r w:rsidR="0029579B" w:rsidRPr="0029579B">
          <w:t>Grunt and Grunt plugins are installed and managed via n</w:t>
        </w:r>
        <w:r w:rsidR="0029579B">
          <w:t>pm, the Node.js package manager.</w:t>
        </w:r>
      </w:ins>
      <w:ins w:id="720" w:author="Robert Snelling" w:date="2015-02-05T11:58:00Z">
        <w:r w:rsidR="00A672AB">
          <w:t xml:space="preserve"> </w:t>
        </w:r>
      </w:ins>
      <w:ins w:id="721" w:author="Robert Snelling" w:date="2015-02-05T12:05:00Z">
        <w:r w:rsidR="0029579B">
          <w:t xml:space="preserve">A typical Grunt setup will involve adding two files to a project: </w:t>
        </w:r>
        <w:del w:id="722" w:author="Monica Mohler" w:date="2015-02-09T11:31:00Z">
          <w:r w:rsidR="0029579B" w:rsidDel="006D4819">
            <w:delText>package.json and the Gruntfile.</w:delText>
          </w:r>
        </w:del>
      </w:ins>
      <w:ins w:id="723" w:author="Robert Snelling" w:date="2015-02-05T12:06:00Z">
        <w:del w:id="724" w:author="Monica Mohler" w:date="2015-02-09T11:31:00Z">
          <w:r w:rsidR="0029579B" w:rsidDel="006D4819">
            <w:delText xml:space="preserve">  </w:delText>
          </w:r>
        </w:del>
      </w:ins>
    </w:p>
    <w:p w:rsidR="0029579B" w:rsidRDefault="0029579B">
      <w:pPr>
        <w:pStyle w:val="BodyText"/>
        <w:numPr>
          <w:ilvl w:val="0"/>
          <w:numId w:val="48"/>
        </w:numPr>
        <w:rPr>
          <w:ins w:id="725" w:author="Robert Snelling" w:date="2015-02-05T12:06:00Z"/>
        </w:rPr>
        <w:pPrChange w:id="726" w:author="Robert Snelling" w:date="2015-02-05T12:06:00Z">
          <w:pPr>
            <w:pStyle w:val="BodyText"/>
          </w:pPr>
        </w:pPrChange>
      </w:pPr>
      <w:ins w:id="727" w:author="Robert Snelling" w:date="2015-02-05T12:05:00Z">
        <w:r>
          <w:t xml:space="preserve">package.json: This file is used by npm to store metadata for projects published as npm modules. </w:t>
        </w:r>
      </w:ins>
    </w:p>
    <w:p w:rsidR="0029579B" w:rsidRDefault="0029579B">
      <w:pPr>
        <w:pStyle w:val="BodyText"/>
        <w:numPr>
          <w:ilvl w:val="0"/>
          <w:numId w:val="48"/>
        </w:numPr>
        <w:rPr>
          <w:ins w:id="728" w:author="Robert Snelling" w:date="2015-02-05T12:05:00Z"/>
        </w:rPr>
        <w:pPrChange w:id="729" w:author="Robert Snelling" w:date="2015-02-05T12:06:00Z">
          <w:pPr>
            <w:pStyle w:val="BodyText"/>
          </w:pPr>
        </w:pPrChange>
      </w:pPr>
      <w:ins w:id="730" w:author="Robert Snelling" w:date="2015-02-05T12:05:00Z">
        <w:r>
          <w:t>Gruntfile: This file is named Gruntfile.js and is used to configure or define tasks and load Grunt plugin</w:t>
        </w:r>
      </w:ins>
      <w:ins w:id="731" w:author="Robert Snelling" w:date="2015-02-05T12:10:00Z">
        <w:r>
          <w:t>s</w:t>
        </w:r>
      </w:ins>
      <w:ins w:id="732" w:author="Robert Snelling" w:date="2015-02-05T12:05:00Z">
        <w:r>
          <w:t>.</w:t>
        </w:r>
      </w:ins>
    </w:p>
    <w:p w:rsidR="008D2D68" w:rsidRDefault="008D2D68" w:rsidP="00B11A8E">
      <w:pPr>
        <w:pStyle w:val="BodyText"/>
        <w:rPr>
          <w:ins w:id="733" w:author="Robert Snelling" w:date="2015-02-05T12:12:00Z"/>
        </w:rPr>
      </w:pPr>
      <w:ins w:id="734" w:author="Robert Snelling" w:date="2015-02-05T12:12:00Z">
        <w:r>
          <w:t>The Dashboard Application is currently using Grunt to do the following:</w:t>
        </w:r>
      </w:ins>
    </w:p>
    <w:p w:rsidR="00B11A8E" w:rsidRDefault="008D2D68">
      <w:pPr>
        <w:pStyle w:val="BodyText"/>
        <w:numPr>
          <w:ilvl w:val="0"/>
          <w:numId w:val="49"/>
        </w:numPr>
        <w:rPr>
          <w:ins w:id="735" w:author="Robert Snelling" w:date="2015-02-05T12:13:00Z"/>
        </w:rPr>
        <w:pPrChange w:id="736" w:author="Robert Snelling" w:date="2015-02-05T12:13:00Z">
          <w:pPr>
            <w:pStyle w:val="BodyText"/>
          </w:pPr>
        </w:pPrChange>
      </w:pPr>
      <w:ins w:id="737" w:author="Robert Snelling" w:date="2015-02-05T12:13:00Z">
        <w:r>
          <w:t>Compile all source code</w:t>
        </w:r>
      </w:ins>
    </w:p>
    <w:p w:rsidR="008D2D68" w:rsidRDefault="008D2D68">
      <w:pPr>
        <w:pStyle w:val="BodyText"/>
        <w:numPr>
          <w:ilvl w:val="0"/>
          <w:numId w:val="49"/>
        </w:numPr>
        <w:rPr>
          <w:ins w:id="738" w:author="Robert Snelling" w:date="2015-02-05T12:15:00Z"/>
        </w:rPr>
        <w:pPrChange w:id="739" w:author="Robert Snelling" w:date="2015-02-05T12:13:00Z">
          <w:pPr>
            <w:pStyle w:val="BodyText"/>
          </w:pPr>
        </w:pPrChange>
      </w:pPr>
      <w:ins w:id="740" w:author="Robert Snelling" w:date="2015-02-05T12:14:00Z">
        <w:r>
          <w:t>Configure directory structure (HTML, CSS, JavaScript, Templates, etc)</w:t>
        </w:r>
      </w:ins>
    </w:p>
    <w:p w:rsidR="008D2D68" w:rsidRDefault="008D2D68">
      <w:pPr>
        <w:pStyle w:val="BodyText"/>
        <w:numPr>
          <w:ilvl w:val="0"/>
          <w:numId w:val="49"/>
        </w:numPr>
        <w:rPr>
          <w:ins w:id="741" w:author="Robert Snelling" w:date="2015-02-05T12:14:00Z"/>
        </w:rPr>
        <w:pPrChange w:id="742" w:author="Robert Snelling" w:date="2015-02-05T12:13:00Z">
          <w:pPr>
            <w:pStyle w:val="BodyText"/>
          </w:pPr>
        </w:pPrChange>
      </w:pPr>
      <w:ins w:id="743" w:author="Robert Snelling" w:date="2015-02-05T12:15:00Z">
        <w:r>
          <w:t>Minificat</w:t>
        </w:r>
      </w:ins>
      <w:ins w:id="744" w:author="Radina Ivanova" w:date="2015-02-05T15:39:00Z">
        <w:r w:rsidR="00926ECE">
          <w:t>io</w:t>
        </w:r>
      </w:ins>
      <w:ins w:id="745" w:author="Robert Snelling" w:date="2015-02-05T12:15:00Z">
        <w:del w:id="746" w:author="Radina Ivanova" w:date="2015-02-05T15:39:00Z">
          <w:r w:rsidDel="00926ECE">
            <w:delText>oi</w:delText>
          </w:r>
        </w:del>
        <w:r>
          <w:t>n of JavaScript to server</w:t>
        </w:r>
      </w:ins>
    </w:p>
    <w:p w:rsidR="008D2D68" w:rsidRDefault="008D2D68">
      <w:pPr>
        <w:pStyle w:val="BodyText"/>
        <w:numPr>
          <w:ilvl w:val="0"/>
          <w:numId w:val="49"/>
        </w:numPr>
        <w:rPr>
          <w:ins w:id="747" w:author="Robert Snelling" w:date="2015-02-05T12:15:00Z"/>
        </w:rPr>
        <w:pPrChange w:id="748" w:author="Robert Snelling" w:date="2015-02-05T12:13:00Z">
          <w:pPr>
            <w:pStyle w:val="BodyText"/>
          </w:pPr>
        </w:pPrChange>
      </w:pPr>
      <w:ins w:id="749" w:author="Robert Snelling" w:date="2015-02-05T12:15:00Z">
        <w:r>
          <w:t xml:space="preserve">Manage </w:t>
        </w:r>
      </w:ins>
      <w:ins w:id="750" w:author="Robert Snelling" w:date="2015-02-05T12:14:00Z">
        <w:r>
          <w:t>the Express.js HTTP server</w:t>
        </w:r>
      </w:ins>
      <w:ins w:id="751" w:author="Robert Snelling" w:date="2015-02-05T12:15:00Z">
        <w:r>
          <w:t xml:space="preserve"> by environment</w:t>
        </w:r>
      </w:ins>
    </w:p>
    <w:p w:rsidR="008D2D68" w:rsidRDefault="008D2D68">
      <w:pPr>
        <w:pStyle w:val="BodyText"/>
        <w:numPr>
          <w:ilvl w:val="0"/>
          <w:numId w:val="49"/>
        </w:numPr>
        <w:rPr>
          <w:ins w:id="752" w:author="Robert Snelling" w:date="2015-02-05T12:17:00Z"/>
        </w:rPr>
        <w:pPrChange w:id="753" w:author="Robert Snelling" w:date="2015-02-05T12:13:00Z">
          <w:pPr>
            <w:pStyle w:val="BodyText"/>
          </w:pPr>
        </w:pPrChange>
      </w:pPr>
      <w:ins w:id="754" w:author="Robert Snelling" w:date="2015-02-05T12:16:00Z">
        <w:r>
          <w:t xml:space="preserve">Validate </w:t>
        </w:r>
      </w:ins>
      <w:ins w:id="755" w:author="Robert Snelling" w:date="2015-02-05T12:17:00Z">
        <w:r>
          <w:t>Test Driven Development (TDD) scripts via Karma</w:t>
        </w:r>
      </w:ins>
    </w:p>
    <w:p w:rsidR="008D2D68" w:rsidRDefault="008D2D68">
      <w:pPr>
        <w:pStyle w:val="BodyText"/>
        <w:numPr>
          <w:ilvl w:val="0"/>
          <w:numId w:val="49"/>
        </w:numPr>
        <w:rPr>
          <w:ins w:id="756" w:author="Robert Snelling" w:date="2015-02-05T12:18:00Z"/>
        </w:rPr>
        <w:pPrChange w:id="757" w:author="Robert Snelling" w:date="2015-02-05T12:13:00Z">
          <w:pPr>
            <w:pStyle w:val="BodyText"/>
          </w:pPr>
        </w:pPrChange>
      </w:pPr>
      <w:ins w:id="758" w:author="Robert Snelling" w:date="2015-02-05T12:17:00Z">
        <w:r>
          <w:t xml:space="preserve">Provide LiveReload for the </w:t>
        </w:r>
      </w:ins>
      <w:ins w:id="759" w:author="Robert Snelling" w:date="2015-02-05T12:18:00Z">
        <w:r>
          <w:t>development</w:t>
        </w:r>
      </w:ins>
      <w:ins w:id="760" w:author="Robert Snelling" w:date="2015-02-05T12:17:00Z">
        <w:r>
          <w:t xml:space="preserve"> </w:t>
        </w:r>
      </w:ins>
      <w:ins w:id="761" w:author="Robert Snelling" w:date="2015-02-05T12:18:00Z">
        <w:r>
          <w:t xml:space="preserve">environment which enables </w:t>
        </w:r>
        <w:del w:id="762" w:author="Monica Mohler" w:date="2015-02-09T11:32:00Z">
          <w:r w:rsidDel="006D4819">
            <w:delText>realtime</w:delText>
          </w:r>
        </w:del>
      </w:ins>
      <w:ins w:id="763" w:author="Monica Mohler" w:date="2015-02-09T11:32:00Z">
        <w:r w:rsidR="006D4819">
          <w:t>real-time</w:t>
        </w:r>
      </w:ins>
      <w:ins w:id="764" w:author="Robert Snelling" w:date="2015-02-05T12:18:00Z">
        <w:r>
          <w:t xml:space="preserve"> code changes to be loaded in the server</w:t>
        </w:r>
      </w:ins>
    </w:p>
    <w:p w:rsidR="00B11A8E" w:rsidDel="008D2D68" w:rsidRDefault="00584E5F" w:rsidP="009E791F">
      <w:pPr>
        <w:pStyle w:val="BodyText"/>
        <w:rPr>
          <w:del w:id="765" w:author="Robert Snelling" w:date="2015-02-05T12:19:00Z"/>
        </w:rPr>
      </w:pPr>
      <w:ins w:id="766" w:author="Robert Snelling" w:date="2015-02-05T14:14:00Z">
        <w:r>
          <w:t xml:space="preserve">In addition to these current tasks, </w:t>
        </w:r>
        <w:r w:rsidRPr="00584E5F">
          <w:t xml:space="preserve">Grunt </w:t>
        </w:r>
      </w:ins>
      <w:ins w:id="767" w:author="Robert Snelling" w:date="2015-02-05T14:15:00Z">
        <w:r>
          <w:t xml:space="preserve">can be configured to run custom tasks.  </w:t>
        </w:r>
      </w:ins>
      <w:ins w:id="768" w:author="Robert Snelling" w:date="2015-02-05T14:16:00Z">
        <w:r>
          <w:t>These custom task can be referenced either in the Gruntfile or in an external JavaScript file.</w:t>
        </w:r>
      </w:ins>
    </w:p>
    <w:p w:rsidR="009E791F" w:rsidRDefault="009E791F" w:rsidP="009E791F">
      <w:pPr>
        <w:pStyle w:val="BodyText"/>
      </w:pPr>
    </w:p>
    <w:p w:rsidR="009E791F" w:rsidRDefault="009E791F" w:rsidP="009E791F">
      <w:pPr>
        <w:pStyle w:val="Heading3"/>
      </w:pPr>
      <w:bookmarkStart w:id="769" w:name="_Toc410914943"/>
      <w:r w:rsidRPr="00DA5621">
        <w:lastRenderedPageBreak/>
        <w:t>Reach Database</w:t>
      </w:r>
      <w:bookmarkEnd w:id="769"/>
    </w:p>
    <w:p w:rsidR="00926ECE" w:rsidRPr="003F45B4" w:rsidRDefault="009E791F" w:rsidP="00926ECE">
      <w:pPr>
        <w:pStyle w:val="Caption"/>
      </w:pPr>
      <w:r>
        <w:object w:dxaOrig="9383" w:dyaOrig="7137">
          <v:shape id="_x0000_i1034" type="#_x0000_t75" style="width:468pt;height:352.8pt" o:ole="">
            <v:imagedata r:id="rId56" o:title=""/>
          </v:shape>
          <o:OLEObject Type="Embed" ProgID="Visio.Drawing.11" ShapeID="_x0000_i1034" DrawAspect="Content" ObjectID="_1485335939" r:id="rId57"/>
        </w:object>
      </w:r>
      <w:ins w:id="770" w:author="Radina Ivanova" w:date="2015-02-05T15:47:00Z">
        <w:r w:rsidR="00926ECE">
          <w:t xml:space="preserve">Figure </w:t>
        </w:r>
        <w:r w:rsidR="00926ECE">
          <w:fldChar w:fldCharType="begin"/>
        </w:r>
        <w:r w:rsidR="00926ECE">
          <w:instrText xml:space="preserve"> SEQ Figure \* ARABIC </w:instrText>
        </w:r>
      </w:ins>
      <w:r w:rsidR="00926ECE">
        <w:fldChar w:fldCharType="separate"/>
      </w:r>
      <w:ins w:id="771" w:author="Radina Ivanova" w:date="2015-02-05T15:50:00Z">
        <w:r w:rsidR="0071563C">
          <w:rPr>
            <w:noProof/>
          </w:rPr>
          <w:t>14</w:t>
        </w:r>
      </w:ins>
      <w:ins w:id="772" w:author="Radina Ivanova" w:date="2015-02-05T15:47:00Z">
        <w:r w:rsidR="00926ECE">
          <w:fldChar w:fldCharType="end"/>
        </w:r>
      </w:ins>
      <w:r w:rsidR="00926ECE">
        <w:t>: Reach Database</w:t>
      </w:r>
    </w:p>
    <w:p w:rsidR="00926ECE" w:rsidRDefault="00926ECE" w:rsidP="00926ECE">
      <w:pPr>
        <w:pStyle w:val="Caption"/>
        <w:rPr>
          <w:ins w:id="773" w:author="Radina Ivanova" w:date="2015-02-05T15:47:00Z"/>
        </w:rPr>
      </w:pPr>
    </w:p>
    <w:p w:rsidR="009E791F" w:rsidRDefault="009E791F" w:rsidP="009E791F">
      <w:pPr>
        <w:pStyle w:val="BodyText"/>
        <w:numPr>
          <w:ilvl w:val="0"/>
          <w:numId w:val="21"/>
        </w:numPr>
      </w:pPr>
      <w:r>
        <w:t>Platform: SQL Server 2012</w:t>
      </w:r>
    </w:p>
    <w:p w:rsidR="009E791F" w:rsidRDefault="009E791F" w:rsidP="009E791F">
      <w:pPr>
        <w:pStyle w:val="BodyText"/>
        <w:numPr>
          <w:ilvl w:val="0"/>
          <w:numId w:val="21"/>
        </w:numPr>
      </w:pPr>
      <w:r>
        <w:t xml:space="preserve">Data Importing and ETL Tools: SQL Server Integration Services, FMQL or RPC (for interfacing directly with </w:t>
      </w:r>
      <w:r w:rsidR="00BD18DB">
        <w:t>VistA</w:t>
      </w:r>
      <w:r>
        <w:t>)</w:t>
      </w:r>
    </w:p>
    <w:p w:rsidR="009E791F" w:rsidRDefault="009E791F" w:rsidP="009E791F">
      <w:pPr>
        <w:pStyle w:val="Heading3"/>
      </w:pPr>
      <w:bookmarkStart w:id="774" w:name="_Toc410914944"/>
      <w:r w:rsidRPr="00DA5621">
        <w:lastRenderedPageBreak/>
        <w:t>Analytics Platform</w:t>
      </w:r>
      <w:bookmarkEnd w:id="774"/>
    </w:p>
    <w:p w:rsidR="00926ECE" w:rsidRDefault="009E791F" w:rsidP="00926ECE">
      <w:pPr>
        <w:pStyle w:val="Caption"/>
        <w:rPr>
          <w:ins w:id="775" w:author="Radina Ivanova" w:date="2015-02-05T15:48:00Z"/>
        </w:rPr>
      </w:pPr>
      <w:del w:id="776" w:author="Radina Ivanova" w:date="2015-02-05T15:48:00Z">
        <w:r w:rsidDel="00926ECE">
          <w:object w:dxaOrig="9927" w:dyaOrig="4531">
            <v:shape id="_x0000_i1035" type="#_x0000_t75" style="width:496.8pt;height:223.2pt" o:ole="">
              <v:imagedata r:id="rId58" o:title=""/>
            </v:shape>
            <o:OLEObject Type="Embed" ProgID="Visio.Drawing.11" ShapeID="_x0000_i1035" DrawAspect="Content" ObjectID="_1485335940" r:id="rId59"/>
          </w:object>
        </w:r>
        <w:r w:rsidDel="00926ECE">
          <w:delText xml:space="preserve"> </w:delText>
        </w:r>
      </w:del>
    </w:p>
    <w:p w:rsidR="009E791F" w:rsidRDefault="00926ECE" w:rsidP="00926ECE">
      <w:pPr>
        <w:pStyle w:val="Caption"/>
        <w:rPr>
          <w:ins w:id="777" w:author="Radina Ivanova" w:date="2015-02-05T15:48:00Z"/>
        </w:rPr>
      </w:pPr>
      <w:ins w:id="778" w:author="Radina Ivanova" w:date="2015-02-05T15:48:00Z">
        <w:r>
          <w:t xml:space="preserve">Figure </w:t>
        </w:r>
        <w:r>
          <w:fldChar w:fldCharType="begin"/>
        </w:r>
        <w:r>
          <w:instrText xml:space="preserve"> SEQ Figure \* ARABIC </w:instrText>
        </w:r>
      </w:ins>
      <w:r>
        <w:fldChar w:fldCharType="separate"/>
      </w:r>
      <w:ins w:id="779" w:author="Radina Ivanova" w:date="2015-02-05T15:50:00Z">
        <w:r w:rsidR="0071563C">
          <w:rPr>
            <w:noProof/>
          </w:rPr>
          <w:t>15</w:t>
        </w:r>
      </w:ins>
      <w:ins w:id="780" w:author="Radina Ivanova" w:date="2015-02-05T15:48:00Z">
        <w:r>
          <w:fldChar w:fldCharType="end"/>
        </w:r>
        <w:r>
          <w:t xml:space="preserve">: </w:t>
        </w:r>
      </w:ins>
      <w:r w:rsidR="009E791F">
        <w:t>Analytics Platform</w:t>
      </w:r>
    </w:p>
    <w:p w:rsidR="00926ECE" w:rsidRPr="00926ECE" w:rsidRDefault="00926ECE">
      <w:pPr>
        <w:pStyle w:val="BodyText"/>
        <w:pPrChange w:id="781" w:author="Radina Ivanova" w:date="2015-02-05T15:48:00Z">
          <w:pPr>
            <w:pStyle w:val="Caption"/>
          </w:pPr>
        </w:pPrChange>
      </w:pPr>
    </w:p>
    <w:p w:rsidR="009E791F" w:rsidRDefault="009E791F" w:rsidP="009E791F">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were used, R would still be used at a specified frequency to refresh the parameter estimates of the risk model.</w:t>
      </w:r>
    </w:p>
    <w:p w:rsidR="009E791F" w:rsidRDefault="009E791F" w:rsidP="009E791F">
      <w:pPr>
        <w:pStyle w:val="BodyText"/>
        <w:numPr>
          <w:ilvl w:val="0"/>
          <w:numId w:val="22"/>
        </w:numPr>
      </w:pPr>
      <w:r>
        <w:t>R 3.1.2 (</w:t>
      </w:r>
      <w:r w:rsidRPr="00234F91">
        <w:t>a language and environment for statistical computing and graphics</w:t>
      </w:r>
      <w:r>
        <w:t>)</w:t>
      </w:r>
    </w:p>
    <w:p w:rsidR="009E791F" w:rsidRDefault="009E791F" w:rsidP="009E791F">
      <w:pPr>
        <w:pStyle w:val="BodyText"/>
        <w:numPr>
          <w:ilvl w:val="0"/>
          <w:numId w:val="22"/>
        </w:numPr>
      </w:pPr>
      <w:r>
        <w:t>RStudio (</w:t>
      </w:r>
      <w:r w:rsidRPr="00234F91">
        <w:t xml:space="preserve">a powerful and </w:t>
      </w:r>
      <w:r>
        <w:t>productive user interface for R)</w:t>
      </w:r>
    </w:p>
    <w:p w:rsidR="009E791F" w:rsidRDefault="009E791F" w:rsidP="009E791F">
      <w:pPr>
        <w:pStyle w:val="BodyText"/>
      </w:pPr>
      <w:r>
        <w:t xml:space="preserve">For more detailed information on the Analytics Platform, please see </w:t>
      </w:r>
      <w:hyperlink w:anchor="_Data_Analytics_Platform" w:history="1">
        <w:r w:rsidRPr="00EE2392">
          <w:rPr>
            <w:rStyle w:val="Hyperlink"/>
          </w:rPr>
          <w:t>Section 5.7</w:t>
        </w:r>
      </w:hyperlink>
      <w:r>
        <w:t>.</w:t>
      </w:r>
    </w:p>
    <w:p w:rsidR="009E791F" w:rsidRDefault="009E791F" w:rsidP="009E791F">
      <w:pPr>
        <w:pStyle w:val="Heading3"/>
      </w:pPr>
      <w:bookmarkStart w:id="782" w:name="_Toc405813961"/>
      <w:bookmarkStart w:id="783" w:name="_Toc405814961"/>
      <w:bookmarkStart w:id="784" w:name="_Toc405813962"/>
      <w:bookmarkStart w:id="785" w:name="_Toc405814962"/>
      <w:bookmarkStart w:id="786" w:name="_Toc405813963"/>
      <w:bookmarkStart w:id="787" w:name="_Toc405814963"/>
      <w:bookmarkStart w:id="788" w:name="_Toc405813964"/>
      <w:bookmarkStart w:id="789" w:name="_Toc405814964"/>
      <w:bookmarkStart w:id="790" w:name="_Toc405813965"/>
      <w:bookmarkStart w:id="791" w:name="_Toc405814965"/>
      <w:bookmarkStart w:id="792" w:name="_Toc405813966"/>
      <w:bookmarkStart w:id="793" w:name="_Toc405814966"/>
      <w:bookmarkStart w:id="794" w:name="_Toc405813967"/>
      <w:bookmarkStart w:id="795" w:name="_Toc405814967"/>
      <w:bookmarkStart w:id="796" w:name="_Toc410914945"/>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rsidRPr="003E695C">
        <w:lastRenderedPageBreak/>
        <w:t>Direct Messaging</w:t>
      </w:r>
      <w:bookmarkEnd w:id="796"/>
    </w:p>
    <w:p w:rsidR="00926ECE" w:rsidRDefault="009E791F" w:rsidP="00926ECE">
      <w:pPr>
        <w:pStyle w:val="Caption"/>
        <w:rPr>
          <w:ins w:id="797" w:author="Radina Ivanova" w:date="2015-02-05T15:48:00Z"/>
        </w:rPr>
      </w:pPr>
      <w:r>
        <w:object w:dxaOrig="9383" w:dyaOrig="5290">
          <v:shape id="_x0000_i1036" type="#_x0000_t75" style="width:468pt;height:266.4pt" o:ole="">
            <v:imagedata r:id="rId60" o:title=""/>
          </v:shape>
          <o:OLEObject Type="Embed" ProgID="Visio.Drawing.11" ShapeID="_x0000_i1036" DrawAspect="Content" ObjectID="_1485335941" r:id="rId61"/>
        </w:object>
      </w:r>
      <w:r>
        <w:t xml:space="preserve"> </w:t>
      </w:r>
    </w:p>
    <w:p w:rsidR="009E791F" w:rsidRDefault="00926ECE" w:rsidP="00926ECE">
      <w:pPr>
        <w:pStyle w:val="Caption"/>
        <w:rPr>
          <w:ins w:id="798" w:author="Radina Ivanova" w:date="2015-02-05T15:49:00Z"/>
        </w:rPr>
      </w:pPr>
      <w:ins w:id="799" w:author="Radina Ivanova" w:date="2015-02-05T15:48:00Z">
        <w:r>
          <w:t xml:space="preserve">Figure </w:t>
        </w:r>
        <w:r>
          <w:fldChar w:fldCharType="begin"/>
        </w:r>
        <w:r>
          <w:instrText xml:space="preserve"> SEQ Figure \* ARABIC </w:instrText>
        </w:r>
      </w:ins>
      <w:r>
        <w:fldChar w:fldCharType="separate"/>
      </w:r>
      <w:ins w:id="800" w:author="Radina Ivanova" w:date="2015-02-05T15:50:00Z">
        <w:r w:rsidR="0071563C">
          <w:rPr>
            <w:noProof/>
          </w:rPr>
          <w:t>16</w:t>
        </w:r>
      </w:ins>
      <w:ins w:id="801" w:author="Radina Ivanova" w:date="2015-02-05T15:48:00Z">
        <w:r>
          <w:fldChar w:fldCharType="end"/>
        </w:r>
        <w:r>
          <w:t xml:space="preserve">: </w:t>
        </w:r>
      </w:ins>
      <w:r w:rsidR="009E791F">
        <w:t>Direct Messaging</w:t>
      </w:r>
    </w:p>
    <w:p w:rsidR="00926ECE" w:rsidRPr="00926ECE" w:rsidRDefault="00926ECE">
      <w:pPr>
        <w:pStyle w:val="BodyText"/>
        <w:pPrChange w:id="802" w:author="Radina Ivanova" w:date="2015-02-05T15:49:00Z">
          <w:pPr>
            <w:pStyle w:val="Caption"/>
          </w:pPr>
        </w:pPrChange>
      </w:pPr>
    </w:p>
    <w:p w:rsidR="009E791F" w:rsidRDefault="009E791F" w:rsidP="009E791F">
      <w:pPr>
        <w:pStyle w:val="BodyText"/>
      </w:pPr>
      <w:r>
        <w:t>The Direct Messaging component will integrate into the existing VLER Direct Messaging architecture. The Direct Messaging will create unique messages based on new and existing data annotated in the IRDS. The application will run on a Node.js application server and communicated to the VLER Direct Messaging over the RESTful web services and hash-based message authentication code (HMAC) for secure authorization, sending, and receiving.</w:t>
      </w:r>
    </w:p>
    <w:p w:rsidR="009E791F" w:rsidRPr="00C83EC8" w:rsidRDefault="009E791F" w:rsidP="009E791F">
      <w:pPr>
        <w:pStyle w:val="InstructionalBullet1"/>
        <w:rPr>
          <w:i w:val="0"/>
          <w:color w:val="auto"/>
        </w:rPr>
      </w:pPr>
      <w:r w:rsidRPr="00C83EC8">
        <w:rPr>
          <w:i w:val="0"/>
          <w:color w:val="auto"/>
        </w:rPr>
        <w:t>Node.js (JavaScript runtime engine)</w:t>
      </w:r>
    </w:p>
    <w:p w:rsidR="009E791F" w:rsidRPr="00C83EC8" w:rsidRDefault="009E791F" w:rsidP="009E791F">
      <w:pPr>
        <w:pStyle w:val="InstructionalBullet1"/>
        <w:rPr>
          <w:i w:val="0"/>
          <w:color w:val="auto"/>
        </w:rPr>
      </w:pPr>
      <w:r w:rsidRPr="00C83EC8">
        <w:rPr>
          <w:i w:val="0"/>
          <w:color w:val="auto"/>
        </w:rPr>
        <w:t>RESTful web services (HTTP, XML, JSON)</w:t>
      </w:r>
    </w:p>
    <w:p w:rsidR="009E791F" w:rsidRDefault="009E791F" w:rsidP="009E791F">
      <w:pPr>
        <w:pStyle w:val="InstructionalBullet1"/>
      </w:pPr>
      <w:r w:rsidRPr="00C83EC8">
        <w:rPr>
          <w:i w:val="0"/>
          <w:color w:val="auto"/>
        </w:rPr>
        <w:t>HMAC (hash-based message authentication code)</w:t>
      </w:r>
    </w:p>
    <w:p w:rsidR="00B601BC" w:rsidRPr="00B601BC" w:rsidRDefault="00B601BC">
      <w:pPr>
        <w:pStyle w:val="InstructionalBullet1"/>
        <w:numPr>
          <w:ilvl w:val="0"/>
          <w:numId w:val="0"/>
        </w:numPr>
        <w:rPr>
          <w:ins w:id="803" w:author="Robert Snelling" w:date="2015-02-10T15:41:00Z"/>
          <w:i w:val="0"/>
          <w:color w:val="auto"/>
          <w:szCs w:val="20"/>
        </w:rPr>
        <w:pPrChange w:id="804" w:author="Robert Snelling" w:date="2015-02-10T15:41:00Z">
          <w:pPr>
            <w:pStyle w:val="InstructionalBullet1"/>
          </w:pPr>
        </w:pPrChange>
      </w:pPr>
      <w:ins w:id="805" w:author="Robert Snelling" w:date="2015-02-10T15:41:00Z">
        <w:r w:rsidRPr="00B601BC">
          <w:rPr>
            <w:i w:val="0"/>
            <w:color w:val="auto"/>
            <w:szCs w:val="20"/>
          </w:rPr>
          <w:t xml:space="preserve">The Perceptive Reach Database will utilize SQL Server Integration Services (SSIS) and a stored procedure to monitor the “AtRiskVeterans” table which will then trigger the Direct Message backend application. When the “AtRiskVeterans” table is updated periodically via the Surveillance Model the PR DB SISS will engage the DM Node.js application on the backend server. The DM application will query the “AtRiskVeterans” table for additions, changes, and updates. The column for date added and date updated will be reviewed to determine if a message is to be sent based on the “age” of the database record. If a record is greater than 90 days but has not been noted as “followed up” in the “active” column then another message will be sent for additional review by SPC staff and administrative staff. The Direct Message application will update the “AtRiskVeterans” table “sent” column after a message is successfully sent. If a </w:t>
        </w:r>
        <w:r w:rsidRPr="00B601BC">
          <w:rPr>
            <w:i w:val="0"/>
            <w:color w:val="auto"/>
            <w:szCs w:val="20"/>
          </w:rPr>
          <w:lastRenderedPageBreak/>
          <w:t xml:space="preserve">message is not sent successfully the error(s) will be recorded in the DMError table and noted in the “error” column of “AtRiskVeterans” table. </w:t>
        </w:r>
      </w:ins>
    </w:p>
    <w:p w:rsidR="00B601BC" w:rsidRPr="00B601BC" w:rsidRDefault="00B601BC">
      <w:pPr>
        <w:pStyle w:val="InstructionalBullet1"/>
        <w:numPr>
          <w:ilvl w:val="0"/>
          <w:numId w:val="0"/>
        </w:numPr>
        <w:rPr>
          <w:ins w:id="806" w:author="Robert Snelling" w:date="2015-02-10T15:41:00Z"/>
          <w:i w:val="0"/>
          <w:color w:val="auto"/>
          <w:szCs w:val="20"/>
        </w:rPr>
        <w:pPrChange w:id="807" w:author="Robert Snelling" w:date="2015-02-10T15:41:00Z">
          <w:pPr>
            <w:pStyle w:val="InstructionalBullet1"/>
          </w:pPr>
        </w:pPrChange>
      </w:pPr>
      <w:ins w:id="808" w:author="Robert Snelling" w:date="2015-02-10T15:41:00Z">
        <w:r w:rsidRPr="00B601BC">
          <w:rPr>
            <w:i w:val="0"/>
            <w:color w:val="auto"/>
            <w:szCs w:val="20"/>
          </w:rPr>
          <w:t>The Direct Message application reviews the Veteran information to determine which SPC should receive a message. The Veteran’s facility listed in the record is compared to the SPC associated with that facility to determine where to send the message. If no SPC is associated with the facility listed then the direct message is sent to the administrative staff and noted in the error table. If a Veteran record does not include a facility then a message is sent to the administrative staff and noted in the error table.</w:t>
        </w:r>
      </w:ins>
    </w:p>
    <w:p w:rsidR="00B601BC" w:rsidRPr="00B601BC" w:rsidRDefault="00B601BC">
      <w:pPr>
        <w:pStyle w:val="InstructionalBullet1"/>
        <w:numPr>
          <w:ilvl w:val="0"/>
          <w:numId w:val="0"/>
        </w:numPr>
        <w:rPr>
          <w:ins w:id="809" w:author="Robert Snelling" w:date="2015-02-10T15:41:00Z"/>
          <w:i w:val="0"/>
          <w:color w:val="auto"/>
          <w:szCs w:val="20"/>
        </w:rPr>
        <w:pPrChange w:id="810" w:author="Robert Snelling" w:date="2015-02-10T15:41:00Z">
          <w:pPr>
            <w:pStyle w:val="InstructionalBullet1"/>
          </w:pPr>
        </w:pPrChange>
      </w:pPr>
      <w:ins w:id="811" w:author="Robert Snelling" w:date="2015-02-10T15:41:00Z">
        <w:r w:rsidRPr="00B601BC">
          <w:rPr>
            <w:i w:val="0"/>
            <w:color w:val="auto"/>
            <w:szCs w:val="20"/>
          </w:rPr>
          <w:t xml:space="preserve">The Direct Message will build messages conforming to the VLER Direct Messaging protocols and standards. The message will include the following fields: To, From, Subject, Body. The “To” field will contain the destination address of the SPC that is being notified. The </w:t>
        </w:r>
      </w:ins>
      <w:ins w:id="812" w:author="Robert Snelling" w:date="2015-02-10T15:44:00Z">
        <w:r w:rsidR="001E1AD9">
          <w:rPr>
            <w:i w:val="0"/>
            <w:color w:val="auto"/>
            <w:szCs w:val="20"/>
          </w:rPr>
          <w:t>“</w:t>
        </w:r>
      </w:ins>
      <w:ins w:id="813" w:author="Robert Snelling" w:date="2015-02-10T15:41:00Z">
        <w:r w:rsidRPr="00B601BC">
          <w:rPr>
            <w:i w:val="0"/>
            <w:color w:val="auto"/>
            <w:szCs w:val="20"/>
          </w:rPr>
          <w:t>From</w:t>
        </w:r>
      </w:ins>
      <w:ins w:id="814" w:author="Robert Snelling" w:date="2015-02-10T15:44:00Z">
        <w:r w:rsidR="001E1AD9">
          <w:rPr>
            <w:i w:val="0"/>
            <w:color w:val="auto"/>
            <w:szCs w:val="20"/>
          </w:rPr>
          <w:t>”</w:t>
        </w:r>
      </w:ins>
      <w:ins w:id="815" w:author="Robert Snelling" w:date="2015-02-10T15:41:00Z">
        <w:r w:rsidRPr="00B601BC">
          <w:rPr>
            <w:i w:val="0"/>
            <w:color w:val="auto"/>
            <w:szCs w:val="20"/>
          </w:rPr>
          <w:t xml:space="preserve"> field will contain the Perceptive Reach administrative account. The Subject will be comprised of the current date and “AtRiskVeterans”. The Body of the message will contain a direct link to the Perceptive Reach dashboard and info to reach at risk Veteran including name, phone number, last 4 of SSN, and facility. </w:t>
        </w:r>
      </w:ins>
    </w:p>
    <w:p w:rsidR="00B601BC" w:rsidRPr="00B601BC" w:rsidRDefault="00B601BC">
      <w:pPr>
        <w:pStyle w:val="InstructionalBullet1"/>
        <w:numPr>
          <w:ilvl w:val="0"/>
          <w:numId w:val="0"/>
        </w:numPr>
        <w:rPr>
          <w:ins w:id="816" w:author="Robert Snelling" w:date="2015-02-10T15:41:00Z"/>
          <w:i w:val="0"/>
          <w:color w:val="auto"/>
          <w:szCs w:val="20"/>
        </w:rPr>
        <w:pPrChange w:id="817" w:author="Robert Snelling" w:date="2015-02-10T15:41:00Z">
          <w:pPr>
            <w:pStyle w:val="InstructionalBullet1"/>
          </w:pPr>
        </w:pPrChange>
      </w:pPr>
      <w:ins w:id="818" w:author="Robert Snelling" w:date="2015-02-10T15:41:00Z">
        <w:r w:rsidRPr="00B601BC">
          <w:rPr>
            <w:i w:val="0"/>
            <w:color w:val="auto"/>
            <w:szCs w:val="20"/>
          </w:rPr>
          <w:t>The Direct Message application will store logs in the Perceptive Reach Database in the DM_Logs table. The table will contain general log data including when messages were sent, success and fail transmission data, message recipient and number of Veterans included in the message.</w:t>
        </w:r>
      </w:ins>
    </w:p>
    <w:p w:rsidR="00B601BC" w:rsidRPr="00B601BC" w:rsidRDefault="00B601BC">
      <w:pPr>
        <w:pStyle w:val="InstructionalBullet1"/>
        <w:numPr>
          <w:ilvl w:val="0"/>
          <w:numId w:val="0"/>
        </w:numPr>
        <w:rPr>
          <w:ins w:id="819" w:author="Robert Snelling" w:date="2015-02-10T15:41:00Z"/>
          <w:i w:val="0"/>
          <w:color w:val="auto"/>
          <w:szCs w:val="20"/>
        </w:rPr>
        <w:pPrChange w:id="820" w:author="Robert Snelling" w:date="2015-02-10T15:41:00Z">
          <w:pPr>
            <w:pStyle w:val="InstructionalBullet1"/>
          </w:pPr>
        </w:pPrChange>
      </w:pPr>
      <w:ins w:id="821" w:author="Robert Snelling" w:date="2015-02-10T15:41:00Z">
        <w:r w:rsidRPr="00B601BC">
          <w:rPr>
            <w:i w:val="0"/>
            <w:color w:val="auto"/>
            <w:szCs w:val="20"/>
          </w:rPr>
          <w:t xml:space="preserve">The Direct Message application will store errors in the Perceptive Reach Database in the DM_Error table. The table will contain detailed error logs including transmission errors, details related to any failed messages, and debugging info. The DM_Error table will store the message id, message details to be reviewed by the administrator. </w:t>
        </w:r>
      </w:ins>
    </w:p>
    <w:p w:rsidR="001E1AD9" w:rsidRDefault="00B601BC">
      <w:pPr>
        <w:pStyle w:val="InstructionalBullet1"/>
        <w:numPr>
          <w:ilvl w:val="0"/>
          <w:numId w:val="0"/>
        </w:numPr>
        <w:rPr>
          <w:ins w:id="822" w:author="Robert Snelling" w:date="2015-02-10T15:43:00Z"/>
          <w:i w:val="0"/>
          <w:color w:val="auto"/>
          <w:szCs w:val="20"/>
        </w:rPr>
        <w:pPrChange w:id="823" w:author="Robert Snelling" w:date="2015-02-10T15:41:00Z">
          <w:pPr>
            <w:pStyle w:val="InstructionalBullet1"/>
          </w:pPr>
        </w:pPrChange>
      </w:pPr>
      <w:ins w:id="824" w:author="Robert Snelling" w:date="2015-02-10T15:41:00Z">
        <w:r w:rsidRPr="00B601BC">
          <w:rPr>
            <w:i w:val="0"/>
            <w:color w:val="auto"/>
            <w:szCs w:val="20"/>
          </w:rPr>
          <w:t>The Direct Message application will integrate into Perceptive Reach administrator interface to display success, failure, errors, and date and time stamps related to Direct Message activities.</w:t>
        </w:r>
      </w:ins>
    </w:p>
    <w:bookmarkStart w:id="825" w:name="_MON_1485083508"/>
    <w:bookmarkEnd w:id="825"/>
    <w:p w:rsidR="009E791F" w:rsidRDefault="001E1AD9">
      <w:pPr>
        <w:pStyle w:val="InstructionalBullet1"/>
        <w:numPr>
          <w:ilvl w:val="0"/>
          <w:numId w:val="0"/>
        </w:numPr>
        <w:rPr>
          <w:ins w:id="826" w:author="Robert Snelling" w:date="2015-02-05T14:00:00Z"/>
        </w:rPr>
        <w:pPrChange w:id="827" w:author="Robert Snelling" w:date="2015-02-10T15:41:00Z">
          <w:pPr>
            <w:pStyle w:val="InstructionalBullet1"/>
          </w:pPr>
        </w:pPrChange>
      </w:pPr>
      <w:ins w:id="828" w:author="Robert Snelling" w:date="2015-02-10T15:43:00Z">
        <w:r>
          <w:object w:dxaOrig="12470" w:dyaOrig="7031">
            <v:shape id="_x0000_i1037" type="#_x0000_t75" style="width:468pt;height:302.4pt" o:ole="">
              <v:imagedata r:id="rId62" o:title="" cropbottom="-8962f"/>
            </v:shape>
            <o:OLEObject Type="Embed" ProgID="Visio.Drawing.11" ShapeID="_x0000_i1037" DrawAspect="Content" ObjectID="_1485335942" r:id="rId63"/>
          </w:object>
        </w:r>
      </w:ins>
      <w:commentRangeStart w:id="829"/>
      <w:ins w:id="830" w:author="Paul Bradley" w:date="2015-02-06T13:58:00Z">
        <w:del w:id="831" w:author="Robert Snelling" w:date="2015-02-10T15:41:00Z">
          <w:r w:rsidR="009E227F" w:rsidDel="00B601BC">
            <w:delText xml:space="preserve"> and a stored procedure</w:delText>
          </w:r>
        </w:del>
      </w:ins>
      <w:del w:id="832" w:author="Robert Snelling" w:date="2015-02-10T15:41:00Z">
        <w:r w:rsidR="00DF0785" w:rsidDel="00B601BC">
          <w:rPr>
            <w:rStyle w:val="CommentReference"/>
          </w:rPr>
          <w:commentReference w:id="833"/>
        </w:r>
        <w:r w:rsidR="00DF0785" w:rsidDel="00B601BC">
          <w:rPr>
            <w:rStyle w:val="CommentReference"/>
          </w:rPr>
          <w:commentReference w:id="834"/>
        </w:r>
      </w:del>
      <w:ins w:id="835" w:author="Monica Mohler" w:date="2015-02-09T11:30:00Z">
        <w:del w:id="836" w:author="Robert Snelling" w:date="2015-02-10T15:41:00Z">
          <w:r w:rsidR="006D4819" w:rsidDel="00B601BC">
            <w:delText>.js</w:delText>
          </w:r>
        </w:del>
      </w:ins>
      <w:del w:id="837" w:author="Robert Snelling" w:date="2015-02-10T15:41:00Z">
        <w:r w:rsidR="00DF0785" w:rsidDel="00B601BC">
          <w:rPr>
            <w:rStyle w:val="CommentReference"/>
          </w:rPr>
          <w:commentReference w:id="838"/>
        </w:r>
      </w:del>
      <w:ins w:id="839" w:author="Radina Ivanova" w:date="2015-02-05T15:40:00Z">
        <w:del w:id="840" w:author="Robert Snelling" w:date="2015-02-10T15:41:00Z">
          <w:r w:rsidR="00926ECE" w:rsidDel="00B601BC">
            <w:delText xml:space="preserve">be </w:delText>
          </w:r>
        </w:del>
      </w:ins>
      <w:del w:id="841" w:author="Robert Snelling" w:date="2015-02-10T15:41:00Z">
        <w:r w:rsidR="00DF0785" w:rsidDel="00B601BC">
          <w:rPr>
            <w:rStyle w:val="CommentReference"/>
          </w:rPr>
          <w:commentReference w:id="842"/>
        </w:r>
      </w:del>
      <w:ins w:id="843" w:author="Radina Ivanova" w:date="2015-02-05T15:41:00Z">
        <w:del w:id="844" w:author="Robert Snelling" w:date="2015-02-10T15:41:00Z">
          <w:r w:rsidR="00926ECE" w:rsidDel="00B601BC">
            <w:delText>VV</w:delText>
          </w:r>
        </w:del>
      </w:ins>
      <w:ins w:id="845" w:author="Radina Ivanova" w:date="2015-02-05T15:42:00Z">
        <w:del w:id="846" w:author="Robert Snelling" w:date="2015-02-10T15:41:00Z">
          <w:r w:rsidR="00926ECE" w:rsidDel="00B601BC">
            <w:delText>“”be f</w:delText>
          </w:r>
        </w:del>
      </w:ins>
      <w:ins w:id="847" w:author="Radina Ivanova" w:date="2015-02-05T15:43:00Z">
        <w:del w:id="848" w:author="Robert Snelling" w:date="2015-02-10T15:41:00Z">
          <w:r w:rsidR="00926ECE" w:rsidDel="00B601BC">
            <w:delText>toVVincluding transmission</w:delText>
          </w:r>
        </w:del>
      </w:ins>
      <w:commentRangeEnd w:id="829"/>
      <w:del w:id="849" w:author="Robert Snelling" w:date="2015-02-10T15:41:00Z">
        <w:r w:rsidR="00B750E7" w:rsidDel="00B601BC">
          <w:rPr>
            <w:rStyle w:val="CommentReference"/>
          </w:rPr>
          <w:commentReference w:id="829"/>
        </w:r>
      </w:del>
    </w:p>
    <w:p w:rsidR="00CB3AE1" w:rsidRPr="00B43B27" w:rsidRDefault="00CB3AE1" w:rsidP="009E791F">
      <w:pPr>
        <w:pStyle w:val="BodyText"/>
      </w:pPr>
    </w:p>
    <w:p w:rsidR="009E791F" w:rsidRDefault="009E791F" w:rsidP="009E791F">
      <w:pPr>
        <w:pStyle w:val="Heading2"/>
      </w:pPr>
      <w:bookmarkStart w:id="850" w:name="_Toc410914946"/>
      <w:r>
        <w:t>Specific Requirements</w:t>
      </w:r>
      <w:bookmarkEnd w:id="850"/>
    </w:p>
    <w:p w:rsidR="009E791F" w:rsidRPr="00E73916" w:rsidRDefault="009E791F" w:rsidP="009E791F">
      <w:pPr>
        <w:rPr>
          <w:sz w:val="24"/>
        </w:rPr>
      </w:pPr>
      <w:r w:rsidRPr="00E73916">
        <w:rPr>
          <w:sz w:val="24"/>
        </w:rPr>
        <w:t>For further details on the specific requirements, please refer to the IRDS Requirements Specification Document.</w:t>
      </w:r>
    </w:p>
    <w:p w:rsidR="009E791F" w:rsidRDefault="009E791F" w:rsidP="009E791F">
      <w:pPr>
        <w:pStyle w:val="Heading2"/>
      </w:pPr>
      <w:bookmarkStart w:id="851" w:name="_Toc405814037"/>
      <w:bookmarkStart w:id="852" w:name="_Toc405815037"/>
      <w:bookmarkStart w:id="853" w:name="_Toc410914947"/>
      <w:bookmarkEnd w:id="851"/>
      <w:bookmarkEnd w:id="852"/>
      <w:r>
        <w:t>Continuous Integration / Continuous Delivery</w:t>
      </w:r>
      <w:bookmarkEnd w:id="853"/>
    </w:p>
    <w:p w:rsidR="009E791F" w:rsidRDefault="009E791F" w:rsidP="009E791F">
      <w:pPr>
        <w:pStyle w:val="BodyText"/>
      </w:pPr>
      <w:r>
        <w:t>The IRDS solution will be maintained through a Continuous Integration / Continuous Delivery process.  This is an automated process, initiated when source code is submitted to the GitHub source code repository.  Jenkins detects the submission and initiates a build and test process utilizing build tools such as Gulp and testing tools such as Selenium, Cucumber, and Maven.</w:t>
      </w:r>
    </w:p>
    <w:p w:rsidR="009E791F" w:rsidRDefault="009E791F" w:rsidP="009E791F">
      <w:pPr>
        <w:pStyle w:val="BodyText"/>
      </w:pPr>
      <w:r>
        <w:t>As shown in the figure below, the development and testing (Dev-Test) environment and the pre-production environment are very similar.  The Dev-Test environment is located in the VA Cloud and will not connect to production systems or utilize any PII/PHI.  All testing will be done with a test data test.  The Pre-Production environment is located behind the VA firewall and will connect to production systems such as the SDR and CDW databases and utilize PII/PHI for development, testing and operations.</w:t>
      </w:r>
    </w:p>
    <w:p w:rsidR="009E791F" w:rsidRDefault="009E791F" w:rsidP="009E791F">
      <w:pPr>
        <w:pStyle w:val="BodyText"/>
      </w:pPr>
      <w:r>
        <w:rPr>
          <w:noProof/>
        </w:rPr>
        <w:lastRenderedPageBreak/>
        <w:drawing>
          <wp:inline distT="0" distB="0" distL="0" distR="0" wp14:anchorId="3CDC0774" wp14:editId="6016C6C1">
            <wp:extent cx="5624670" cy="4350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noFill/>
                  </pic:spPr>
                </pic:pic>
              </a:graphicData>
            </a:graphic>
          </wp:inline>
        </w:drawing>
      </w:r>
    </w:p>
    <w:p w:rsidR="009E791F" w:rsidRDefault="009E791F" w:rsidP="00926ECE">
      <w:pPr>
        <w:pStyle w:val="Caption"/>
      </w:pPr>
      <w:del w:id="854" w:author="Radina Ivanova" w:date="2015-02-05T15:49:00Z">
        <w:r w:rsidDel="00926ECE">
          <w:delText xml:space="preserve">Figure </w:delText>
        </w:r>
        <w:r w:rsidR="00792D8A" w:rsidDel="00926ECE">
          <w:delText>0</w:delText>
        </w:r>
        <w:r w:rsidDel="00926ECE">
          <w:delText xml:space="preserve">: </w:delText>
        </w:r>
      </w:del>
      <w:ins w:id="855" w:author="Radina Ivanova" w:date="2015-02-05T15:49:00Z">
        <w:r w:rsidR="00926ECE">
          <w:t xml:space="preserve">Figure </w:t>
        </w:r>
        <w:r w:rsidR="00926ECE">
          <w:fldChar w:fldCharType="begin"/>
        </w:r>
        <w:r w:rsidR="00926ECE">
          <w:instrText xml:space="preserve"> SEQ Figure \* ARABIC </w:instrText>
        </w:r>
      </w:ins>
      <w:r w:rsidR="00926ECE">
        <w:fldChar w:fldCharType="separate"/>
      </w:r>
      <w:ins w:id="856" w:author="Radina Ivanova" w:date="2015-02-05T15:50:00Z">
        <w:r w:rsidR="0071563C">
          <w:rPr>
            <w:noProof/>
          </w:rPr>
          <w:t>17</w:t>
        </w:r>
      </w:ins>
      <w:ins w:id="857" w:author="Radina Ivanova" w:date="2015-02-05T15:49:00Z">
        <w:r w:rsidR="00926ECE">
          <w:fldChar w:fldCharType="end"/>
        </w:r>
        <w:r w:rsidR="00926ECE">
          <w:t xml:space="preserve">: </w:t>
        </w:r>
      </w:ins>
      <w:r>
        <w:t>Continuous Integration</w:t>
      </w:r>
    </w:p>
    <w:p w:rsidR="009E791F" w:rsidRDefault="009E791F" w:rsidP="009E791F">
      <w:pPr>
        <w:pStyle w:val="Heading2"/>
      </w:pPr>
      <w:bookmarkStart w:id="858" w:name="_Toc410914948"/>
      <w:r>
        <w:t>Data Design</w:t>
      </w:r>
      <w:bookmarkEnd w:id="858"/>
    </w:p>
    <w:p w:rsidR="009E791F" w:rsidRDefault="009E791F" w:rsidP="009E791F">
      <w:pPr>
        <w:pStyle w:val="BodyText"/>
      </w:pPr>
      <w:r>
        <w:t>The Reach Database component of IRDS will use SQL implemented with Microsoft SQL Server Enterprise Edition 2012.The logical and physical data models are not yet defined.</w:t>
      </w:r>
    </w:p>
    <w:p w:rsidR="009E791F" w:rsidRDefault="009E791F" w:rsidP="009E791F">
      <w:pPr>
        <w:pStyle w:val="BodyText"/>
      </w:pPr>
      <w:r>
        <w:t>At this time assumptions are:</w:t>
      </w:r>
    </w:p>
    <w:p w:rsidR="009E791F" w:rsidRDefault="009E791F" w:rsidP="009E791F">
      <w:pPr>
        <w:pStyle w:val="BodyText"/>
        <w:numPr>
          <w:ilvl w:val="0"/>
          <w:numId w:val="19"/>
        </w:numPr>
      </w:pPr>
      <w:r>
        <w:t>SDR Data will be pulled directly from the SDR server/databases via a SQL connection and querying of the data</w:t>
      </w:r>
    </w:p>
    <w:p w:rsidR="009E791F" w:rsidRDefault="009E791F" w:rsidP="009E791F">
      <w:pPr>
        <w:pStyle w:val="BodyText"/>
        <w:numPr>
          <w:ilvl w:val="0"/>
          <w:numId w:val="19"/>
        </w:numPr>
      </w:pPr>
      <w:r>
        <w:t>VBA data will pulled from SQL tables located at Corporate Data Warehouse (CDW) via a SQL connection and querying of the data</w:t>
      </w:r>
    </w:p>
    <w:p w:rsidR="009E791F" w:rsidRDefault="00BD18DB" w:rsidP="009E791F">
      <w:pPr>
        <w:pStyle w:val="BodyText"/>
        <w:numPr>
          <w:ilvl w:val="0"/>
          <w:numId w:val="19"/>
        </w:numPr>
      </w:pPr>
      <w:r>
        <w:t>VistA</w:t>
      </w:r>
      <w:r w:rsidR="009E791F">
        <w:t xml:space="preserve"> data will be accessed and imported through either currently exiting and/or custom RPC calls, or FMQL.</w:t>
      </w:r>
    </w:p>
    <w:p w:rsidR="009E791F" w:rsidRDefault="009E791F" w:rsidP="009E791F">
      <w:pPr>
        <w:pStyle w:val="BodyText"/>
        <w:numPr>
          <w:ilvl w:val="0"/>
          <w:numId w:val="19"/>
        </w:numPr>
      </w:pPr>
      <w:r>
        <w:t>It is possible that some data sources may be interfaced by other means such as Web Service calls or file formats such as FLAT files.</w:t>
      </w:r>
    </w:p>
    <w:p w:rsidR="009E791F" w:rsidRPr="00D41F3F" w:rsidRDefault="009E791F" w:rsidP="009E791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9E791F" w:rsidRPr="00D41F3F" w:rsidRDefault="009E791F" w:rsidP="009E791F">
      <w:pPr>
        <w:pStyle w:val="InstructionalBullet1"/>
        <w:numPr>
          <w:ilvl w:val="0"/>
          <w:numId w:val="20"/>
        </w:numPr>
        <w:rPr>
          <w:i w:val="0"/>
          <w:color w:val="auto"/>
        </w:rPr>
      </w:pPr>
      <w:r w:rsidRPr="00D41F3F">
        <w:rPr>
          <w:i w:val="0"/>
          <w:color w:val="auto"/>
        </w:rPr>
        <w:lastRenderedPageBreak/>
        <w:t>Tables to store source data that will be imported into the Reach database</w:t>
      </w:r>
    </w:p>
    <w:p w:rsidR="009E791F" w:rsidRPr="00D41F3F" w:rsidRDefault="009E791F" w:rsidP="009E791F">
      <w:pPr>
        <w:pStyle w:val="InstructionalBullet1"/>
        <w:numPr>
          <w:ilvl w:val="0"/>
          <w:numId w:val="20"/>
        </w:numPr>
        <w:rPr>
          <w:i w:val="0"/>
          <w:color w:val="auto"/>
        </w:rPr>
      </w:pPr>
      <w:r w:rsidRPr="00D41F3F">
        <w:rPr>
          <w:i w:val="0"/>
          <w:color w:val="auto"/>
        </w:rPr>
        <w:t>Tables to store analysis output from R programs which have code to encapsulate a risk model and a surveillance model</w:t>
      </w:r>
    </w:p>
    <w:p w:rsidR="009E791F" w:rsidRDefault="009E791F" w:rsidP="009E791F">
      <w:pPr>
        <w:pStyle w:val="InstructionalBullet1"/>
        <w:numPr>
          <w:ilvl w:val="0"/>
          <w:numId w:val="0"/>
        </w:numPr>
        <w:rPr>
          <w:i w:val="0"/>
          <w:color w:val="auto"/>
        </w:rPr>
      </w:pPr>
      <w:r w:rsidRPr="00D41F3F">
        <w:rPr>
          <w:i w:val="0"/>
          <w:color w:val="auto"/>
        </w:rPr>
        <w:t>Each of the data components above will be contained in their own schema. The source data tables will be stored in the default .dbo schema, and the analysis output tables will be stored in the ‘Analytics’ schema. An additional schema may be added for system tables and temporary tables accessed by processes such as SSIS packages.</w:t>
      </w:r>
    </w:p>
    <w:p w:rsidR="009E791F" w:rsidRDefault="009E791F" w:rsidP="009E791F">
      <w:pPr>
        <w:pStyle w:val="Caption"/>
      </w:pPr>
      <w:r>
        <w:t xml:space="preserve">Table </w:t>
      </w:r>
      <w:fldSimple w:instr=" SEQ Table \* ARABIC ">
        <w:r w:rsidR="00E95842">
          <w:rPr>
            <w:noProof/>
          </w:rPr>
          <w:t>10</w:t>
        </w:r>
      </w:fldSimple>
      <w:r>
        <w:t>:</w:t>
      </w:r>
      <w:r w:rsidRPr="005920A4">
        <w:t xml:space="preserve"> IRDS Data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530"/>
        <w:gridCol w:w="4501"/>
        <w:gridCol w:w="1457"/>
      </w:tblGrid>
      <w:tr w:rsidR="009E791F" w:rsidRPr="005422A9" w:rsidTr="00666F97">
        <w:trPr>
          <w:cantSplit/>
          <w:tblHeader/>
        </w:trPr>
        <w:tc>
          <w:tcPr>
            <w:tcW w:w="568"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commentRangeStart w:id="859"/>
            <w:r w:rsidRPr="003E695C">
              <w:rPr>
                <w:rFonts w:ascii="Times New Roman" w:hAnsi="Times New Roman" w:cs="Times New Roman"/>
              </w:rPr>
              <w:t>ID</w:t>
            </w:r>
            <w:commentRangeEnd w:id="859"/>
            <w:r w:rsidR="00876B59">
              <w:rPr>
                <w:rStyle w:val="CommentReference"/>
                <w:rFonts w:ascii="Times New Roman" w:hAnsi="Times New Roman" w:cs="Times New Roman"/>
                <w:b w:val="0"/>
              </w:rPr>
              <w:commentReference w:id="859"/>
            </w:r>
          </w:p>
        </w:tc>
        <w:tc>
          <w:tcPr>
            <w:tcW w:w="132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Name</w:t>
            </w:r>
          </w:p>
        </w:tc>
        <w:tc>
          <w:tcPr>
            <w:tcW w:w="2350"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Description</w:t>
            </w:r>
          </w:p>
        </w:tc>
        <w:tc>
          <w:tcPr>
            <w:tcW w:w="76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Internal to VA</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1</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VA Suicide Data Repository (SDR)</w:t>
            </w:r>
          </w:p>
        </w:tc>
        <w:tc>
          <w:tcPr>
            <w:tcW w:w="2350" w:type="pct"/>
            <w:shd w:val="clear" w:color="auto" w:fill="auto"/>
            <w:vAlign w:val="center"/>
          </w:tcPr>
          <w:p w:rsidR="009E791F" w:rsidRPr="005920A4" w:rsidRDefault="009E791F" w:rsidP="00666F97">
            <w:pPr>
              <w:keepNext/>
              <w:rPr>
                <w:szCs w:val="22"/>
              </w:rPr>
            </w:pPr>
            <w:r w:rsidRPr="005920A4">
              <w:rPr>
                <w:szCs w:val="22"/>
              </w:rPr>
              <w:t>Periodically imports data from 4 VA data sources into SQL format:</w:t>
            </w:r>
          </w:p>
          <w:p w:rsidR="009E791F" w:rsidRPr="007707BC" w:rsidRDefault="009E791F" w:rsidP="00666F97">
            <w:pPr>
              <w:pStyle w:val="ListParagraph"/>
              <w:keepNext/>
              <w:numPr>
                <w:ilvl w:val="1"/>
                <w:numId w:val="26"/>
              </w:numPr>
              <w:ind w:left="720"/>
              <w:rPr>
                <w:szCs w:val="22"/>
              </w:rPr>
            </w:pPr>
            <w:r w:rsidRPr="00F7120F">
              <w:rPr>
                <w:szCs w:val="22"/>
              </w:rPr>
              <w:t>National Death Index (NDI) Mortality Search Results</w:t>
            </w:r>
          </w:p>
          <w:p w:rsidR="009E791F" w:rsidRPr="00BB5899" w:rsidRDefault="009E791F" w:rsidP="00666F97">
            <w:pPr>
              <w:pStyle w:val="ListParagraph"/>
              <w:keepNext/>
              <w:numPr>
                <w:ilvl w:val="1"/>
                <w:numId w:val="26"/>
              </w:numPr>
              <w:ind w:left="720"/>
              <w:rPr>
                <w:szCs w:val="22"/>
              </w:rPr>
            </w:pPr>
            <w:r w:rsidRPr="00BB5899">
              <w:rPr>
                <w:szCs w:val="22"/>
              </w:rPr>
              <w:t>State Death Certificate Data</w:t>
            </w:r>
          </w:p>
          <w:p w:rsidR="009E791F" w:rsidRPr="00D472EA" w:rsidRDefault="009E791F" w:rsidP="00666F97">
            <w:pPr>
              <w:pStyle w:val="ListParagraph"/>
              <w:keepNext/>
              <w:numPr>
                <w:ilvl w:val="1"/>
                <w:numId w:val="26"/>
              </w:numPr>
              <w:ind w:left="720"/>
              <w:rPr>
                <w:szCs w:val="22"/>
              </w:rPr>
            </w:pPr>
            <w:r w:rsidRPr="00B43B27">
              <w:rPr>
                <w:szCs w:val="22"/>
              </w:rPr>
              <w:t>Suicide Prevention Applications Network (SPAN)</w:t>
            </w:r>
          </w:p>
          <w:p w:rsidR="009E791F" w:rsidRPr="00C83EC8" w:rsidRDefault="009E791F" w:rsidP="00666F97">
            <w:pPr>
              <w:pStyle w:val="InstructionalTable"/>
              <w:numPr>
                <w:ilvl w:val="0"/>
                <w:numId w:val="39"/>
              </w:numPr>
              <w:ind w:left="0"/>
              <w:rPr>
                <w:i w:val="0"/>
                <w:color w:val="auto"/>
              </w:rPr>
            </w:pPr>
            <w:r w:rsidRPr="00C83EC8">
              <w:rPr>
                <w:i w:val="0"/>
                <w:color w:val="auto"/>
                <w:szCs w:val="22"/>
              </w:rPr>
              <w:t>4.</w:t>
            </w:r>
            <w:r w:rsidRPr="00C83EC8">
              <w:rPr>
                <w:i w:val="0"/>
                <w:color w:val="auto"/>
                <w:szCs w:val="22"/>
              </w:rPr>
              <w:tab/>
            </w:r>
            <w:r>
              <w:rPr>
                <w:i w:val="0"/>
                <w:color w:val="auto"/>
                <w:szCs w:val="22"/>
              </w:rPr>
              <w:t>Veteran</w:t>
            </w:r>
            <w:r w:rsidRPr="00C83EC8">
              <w:rPr>
                <w:i w:val="0"/>
                <w:color w:val="auto"/>
                <w:szCs w:val="22"/>
              </w:rPr>
              <w:t>s Crisis Line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2</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Corporate Data Warehouse (CDW)</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Warehouses multiple VBA and VHA data sources in SQL Format.</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3</w:t>
            </w:r>
          </w:p>
        </w:tc>
        <w:tc>
          <w:tcPr>
            <w:tcW w:w="1321" w:type="pct"/>
            <w:shd w:val="clear" w:color="auto" w:fill="auto"/>
            <w:vAlign w:val="center"/>
          </w:tcPr>
          <w:p w:rsidR="009E791F" w:rsidRPr="00C83EC8" w:rsidRDefault="009E791F" w:rsidP="00666F97">
            <w:pPr>
              <w:pStyle w:val="InstructionalTable"/>
              <w:rPr>
                <w:i w:val="0"/>
                <w:color w:val="auto"/>
              </w:rPr>
            </w:pPr>
            <w:r>
              <w:rPr>
                <w:i w:val="0"/>
                <w:color w:val="auto"/>
                <w:szCs w:val="22"/>
              </w:rPr>
              <w:t>Veteran</w:t>
            </w:r>
            <w:r w:rsidRPr="00C83EC8">
              <w:rPr>
                <w:i w:val="0"/>
                <w:color w:val="auto"/>
                <w:szCs w:val="22"/>
              </w:rPr>
              <w:t>s Health Information Systems and Technology Architecture VistA</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health record system for VA patients.</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4</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LexisNexis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Provider of multiple data sources such as legal, risk management, corporate, government, law enforcement, accounting, and academic. (POTENTIAL DATA SOURCE)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5</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Public Access to Court Electronic Records (PACER)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public access service that allows users to obtain case and docket information online from federal appellate, district, and bankruptcy courts. (POTENTIAL DATA SOURCE)</w:t>
            </w:r>
          </w:p>
        </w:tc>
        <w:tc>
          <w:tcPr>
            <w:tcW w:w="761" w:type="pct"/>
            <w:shd w:val="clear" w:color="auto" w:fill="auto"/>
            <w:vAlign w:val="center"/>
          </w:tcPr>
          <w:p w:rsidR="009E791F" w:rsidRPr="00C83EC8" w:rsidRDefault="009E791F" w:rsidP="00666F97">
            <w:pPr>
              <w:pStyle w:val="InstructionalTable"/>
              <w:rPr>
                <w:i w:val="0"/>
                <w:color w:val="auto"/>
              </w:rPr>
            </w:pPr>
          </w:p>
        </w:tc>
      </w:tr>
    </w:tbl>
    <w:p w:rsidR="009E791F" w:rsidRDefault="009E791F" w:rsidP="009E791F">
      <w:pPr>
        <w:pStyle w:val="InstructionalBullet1"/>
        <w:numPr>
          <w:ilvl w:val="0"/>
          <w:numId w:val="0"/>
        </w:numPr>
        <w:rPr>
          <w:i w:val="0"/>
          <w:color w:val="auto"/>
        </w:rPr>
      </w:pPr>
    </w:p>
    <w:p w:rsidR="009E791F" w:rsidRPr="00262522" w:rsidRDefault="009E791F" w:rsidP="009E791F">
      <w:pPr>
        <w:pStyle w:val="Heading3"/>
      </w:pPr>
      <w:bookmarkStart w:id="860" w:name="_Toc405915851"/>
      <w:bookmarkStart w:id="861" w:name="_Toc410914949"/>
      <w:r w:rsidRPr="00262522">
        <w:t>Physical Data Model</w:t>
      </w:r>
      <w:bookmarkEnd w:id="860"/>
      <w:bookmarkEnd w:id="861"/>
    </w:p>
    <w:p w:rsidR="009E791F" w:rsidRPr="002C2E7C" w:rsidRDefault="009E791F" w:rsidP="009E791F">
      <w:pPr>
        <w:rPr>
          <w:sz w:val="24"/>
        </w:rPr>
      </w:pPr>
      <w:r w:rsidRPr="002C2E7C">
        <w:rPr>
          <w:sz w:val="24"/>
        </w:rPr>
        <w:t>At this time, the following data elements have been identified to be imported into the Reach database. Their exact location within the VA data sources is being determined and access/documentation to those sources is in the process of being requested.</w:t>
      </w:r>
    </w:p>
    <w:p w:rsidR="009E791F" w:rsidRDefault="009E791F" w:rsidP="009E791F">
      <w:pPr>
        <w:rPr>
          <w:sz w:val="24"/>
        </w:rPr>
      </w:pPr>
      <w:r w:rsidRPr="002C2E7C">
        <w:rPr>
          <w:sz w:val="24"/>
        </w:rPr>
        <w:t>When the database table objects have been defined and created, a SQL Server database diagram will be inserted into this section.</w:t>
      </w:r>
    </w:p>
    <w:p w:rsidR="009E791F" w:rsidRDefault="009E791F" w:rsidP="009E791F">
      <w:pPr>
        <w:rPr>
          <w:sz w:val="24"/>
        </w:rPr>
      </w:pPr>
    </w:p>
    <w:p w:rsidR="009E791F" w:rsidRDefault="009E791F" w:rsidP="009E791F">
      <w:pPr>
        <w:rPr>
          <w:sz w:val="24"/>
        </w:rPr>
      </w:pPr>
    </w:p>
    <w:p w:rsidR="009E791F" w:rsidRDefault="009E791F" w:rsidP="009E791F">
      <w:pPr>
        <w:rPr>
          <w:sz w:val="24"/>
          <w:u w:val="single"/>
        </w:rPr>
      </w:pPr>
      <w:r w:rsidRPr="0094358D">
        <w:rPr>
          <w:sz w:val="24"/>
          <w:u w:val="single"/>
        </w:rPr>
        <w:t xml:space="preserve">General </w:t>
      </w:r>
      <w:r>
        <w:rPr>
          <w:sz w:val="24"/>
          <w:u w:val="single"/>
        </w:rPr>
        <w:t>Veteran</w:t>
      </w:r>
      <w:r w:rsidRPr="0094358D">
        <w:rPr>
          <w:sz w:val="24"/>
          <w:u w:val="single"/>
        </w:rPr>
        <w:t xml:space="preserve"> Demographics </w:t>
      </w:r>
    </w:p>
    <w:p w:rsidR="009E791F" w:rsidRPr="0094358D" w:rsidRDefault="009E791F" w:rsidP="009E791F">
      <w:pPr>
        <w:pStyle w:val="ListParagraph"/>
        <w:numPr>
          <w:ilvl w:val="0"/>
          <w:numId w:val="41"/>
        </w:numPr>
        <w:rPr>
          <w:sz w:val="24"/>
        </w:rPr>
      </w:pPr>
      <w:r w:rsidRPr="0094358D">
        <w:rPr>
          <w:sz w:val="24"/>
        </w:rPr>
        <w:t>First Name</w:t>
      </w:r>
    </w:p>
    <w:p w:rsidR="009E791F" w:rsidRPr="0094358D" w:rsidRDefault="009E791F" w:rsidP="009E791F">
      <w:pPr>
        <w:pStyle w:val="ListParagraph"/>
        <w:numPr>
          <w:ilvl w:val="0"/>
          <w:numId w:val="41"/>
        </w:numPr>
        <w:rPr>
          <w:sz w:val="24"/>
        </w:rPr>
      </w:pPr>
      <w:r w:rsidRPr="0094358D">
        <w:rPr>
          <w:sz w:val="24"/>
        </w:rPr>
        <w:lastRenderedPageBreak/>
        <w:t>Last Name</w:t>
      </w:r>
    </w:p>
    <w:p w:rsidR="009E791F" w:rsidRPr="0094358D" w:rsidRDefault="009E791F" w:rsidP="009E791F">
      <w:pPr>
        <w:pStyle w:val="ListParagraph"/>
        <w:numPr>
          <w:ilvl w:val="0"/>
          <w:numId w:val="41"/>
        </w:numPr>
        <w:rPr>
          <w:sz w:val="24"/>
        </w:rPr>
      </w:pPr>
      <w:r w:rsidRPr="0094358D">
        <w:rPr>
          <w:sz w:val="24"/>
        </w:rPr>
        <w:t>Middle Name/Initial</w:t>
      </w:r>
    </w:p>
    <w:p w:rsidR="009E791F" w:rsidRPr="0094358D" w:rsidRDefault="009E791F" w:rsidP="009E791F">
      <w:pPr>
        <w:pStyle w:val="ListParagraph"/>
        <w:numPr>
          <w:ilvl w:val="0"/>
          <w:numId w:val="41"/>
        </w:numPr>
        <w:rPr>
          <w:sz w:val="24"/>
        </w:rPr>
      </w:pPr>
      <w:r w:rsidRPr="0094358D">
        <w:rPr>
          <w:sz w:val="24"/>
        </w:rPr>
        <w:t>SSN</w:t>
      </w:r>
    </w:p>
    <w:p w:rsidR="009E791F" w:rsidRPr="0094358D" w:rsidRDefault="009E791F" w:rsidP="009E791F">
      <w:pPr>
        <w:pStyle w:val="ListParagraph"/>
        <w:numPr>
          <w:ilvl w:val="0"/>
          <w:numId w:val="41"/>
        </w:numPr>
        <w:rPr>
          <w:sz w:val="24"/>
        </w:rPr>
      </w:pPr>
      <w:r w:rsidRPr="0094358D">
        <w:rPr>
          <w:sz w:val="24"/>
        </w:rPr>
        <w:t>DOB</w:t>
      </w:r>
    </w:p>
    <w:p w:rsidR="009E791F" w:rsidRPr="0094358D" w:rsidRDefault="009E791F" w:rsidP="009E791F">
      <w:pPr>
        <w:pStyle w:val="ListParagraph"/>
        <w:numPr>
          <w:ilvl w:val="0"/>
          <w:numId w:val="41"/>
        </w:numPr>
        <w:rPr>
          <w:sz w:val="24"/>
        </w:rPr>
      </w:pPr>
      <w:r w:rsidRPr="0094358D">
        <w:rPr>
          <w:sz w:val="24"/>
        </w:rPr>
        <w:t>Race</w:t>
      </w:r>
    </w:p>
    <w:p w:rsidR="009E791F" w:rsidRPr="0094358D" w:rsidRDefault="009E791F" w:rsidP="009E791F">
      <w:pPr>
        <w:pStyle w:val="ListParagraph"/>
        <w:numPr>
          <w:ilvl w:val="0"/>
          <w:numId w:val="41"/>
        </w:numPr>
        <w:rPr>
          <w:sz w:val="24"/>
        </w:rPr>
      </w:pPr>
      <w:r w:rsidRPr="0094358D">
        <w:rPr>
          <w:sz w:val="24"/>
        </w:rPr>
        <w:t>Gender</w:t>
      </w:r>
    </w:p>
    <w:p w:rsidR="009E791F" w:rsidRPr="0094358D" w:rsidRDefault="009E791F" w:rsidP="009E791F">
      <w:pPr>
        <w:pStyle w:val="ListParagraph"/>
        <w:numPr>
          <w:ilvl w:val="0"/>
          <w:numId w:val="41"/>
        </w:numPr>
        <w:rPr>
          <w:sz w:val="24"/>
        </w:rPr>
      </w:pPr>
      <w:r w:rsidRPr="0094358D">
        <w:rPr>
          <w:sz w:val="24"/>
        </w:rPr>
        <w:t>Contact Information (address, phone)</w:t>
      </w:r>
    </w:p>
    <w:p w:rsidR="009E791F" w:rsidRDefault="009E791F" w:rsidP="009E791F">
      <w:pPr>
        <w:pStyle w:val="ListParagraph"/>
        <w:numPr>
          <w:ilvl w:val="0"/>
          <w:numId w:val="41"/>
        </w:numPr>
        <w:rPr>
          <w:sz w:val="24"/>
        </w:rPr>
      </w:pPr>
      <w:r w:rsidRPr="0094358D">
        <w:rPr>
          <w:sz w:val="24"/>
        </w:rPr>
        <w:t>Emergency Contacts (name, relationship)</w:t>
      </w:r>
    </w:p>
    <w:p w:rsidR="009E791F" w:rsidRDefault="009E791F" w:rsidP="009E791F">
      <w:pPr>
        <w:rPr>
          <w:sz w:val="24"/>
        </w:rPr>
      </w:pPr>
    </w:p>
    <w:p w:rsidR="009E791F" w:rsidRDefault="009E791F" w:rsidP="009E791F">
      <w:pPr>
        <w:rPr>
          <w:sz w:val="24"/>
        </w:rPr>
      </w:pPr>
      <w:r w:rsidRPr="00B841E3">
        <w:rPr>
          <w:sz w:val="24"/>
          <w:u w:val="single"/>
        </w:rPr>
        <w:t>VHA Data</w:t>
      </w:r>
    </w:p>
    <w:p w:rsidR="009E791F" w:rsidRPr="00B841E3" w:rsidRDefault="009E791F" w:rsidP="009E791F">
      <w:pPr>
        <w:rPr>
          <w:sz w:val="24"/>
        </w:rPr>
      </w:pPr>
      <w:r>
        <w:rPr>
          <w:sz w:val="24"/>
        </w:rPr>
        <w:t>All data elements included in the current VA suicide risk model. For a complete list, please refer to the Risk Model Data Dictionary.</w:t>
      </w:r>
    </w:p>
    <w:p w:rsidR="009E791F" w:rsidRDefault="009E791F" w:rsidP="009E791F">
      <w:pPr>
        <w:rPr>
          <w:sz w:val="24"/>
        </w:rPr>
      </w:pPr>
    </w:p>
    <w:p w:rsidR="009E791F" w:rsidRDefault="009E791F" w:rsidP="009E791F">
      <w:pPr>
        <w:rPr>
          <w:sz w:val="24"/>
          <w:u w:val="single"/>
        </w:rPr>
      </w:pPr>
      <w:r>
        <w:rPr>
          <w:sz w:val="24"/>
          <w:u w:val="single"/>
        </w:rPr>
        <w:t>VB</w:t>
      </w:r>
      <w:r w:rsidRPr="0094358D">
        <w:rPr>
          <w:sz w:val="24"/>
          <w:u w:val="single"/>
        </w:rPr>
        <w:t>A Data</w:t>
      </w:r>
    </w:p>
    <w:p w:rsidR="009E791F" w:rsidRPr="00B841E3" w:rsidRDefault="009E791F" w:rsidP="009E791F">
      <w:pPr>
        <w:pStyle w:val="ListParagraph"/>
        <w:numPr>
          <w:ilvl w:val="0"/>
          <w:numId w:val="42"/>
        </w:numPr>
        <w:rPr>
          <w:sz w:val="24"/>
        </w:rPr>
      </w:pPr>
      <w:r w:rsidRPr="00B841E3">
        <w:rPr>
          <w:sz w:val="24"/>
        </w:rPr>
        <w:t xml:space="preserve">Presence of co-morbid psychiatric disorders </w:t>
      </w:r>
    </w:p>
    <w:p w:rsidR="009E791F" w:rsidRPr="00B841E3" w:rsidRDefault="009E791F" w:rsidP="009E791F">
      <w:pPr>
        <w:pStyle w:val="ListParagraph"/>
        <w:numPr>
          <w:ilvl w:val="0"/>
          <w:numId w:val="42"/>
        </w:numPr>
        <w:rPr>
          <w:sz w:val="24"/>
        </w:rPr>
      </w:pPr>
      <w:r w:rsidRPr="00B841E3">
        <w:rPr>
          <w:sz w:val="24"/>
        </w:rPr>
        <w:t>Alcohol abuse/dependence (303. ICD-9)</w:t>
      </w:r>
    </w:p>
    <w:p w:rsidR="009E791F" w:rsidRPr="00B841E3" w:rsidRDefault="009E791F" w:rsidP="009E791F">
      <w:pPr>
        <w:pStyle w:val="ListParagraph"/>
        <w:numPr>
          <w:ilvl w:val="0"/>
          <w:numId w:val="42"/>
        </w:numPr>
        <w:rPr>
          <w:sz w:val="24"/>
        </w:rPr>
      </w:pPr>
      <w:r w:rsidRPr="00B841E3">
        <w:rPr>
          <w:sz w:val="24"/>
        </w:rPr>
        <w:t>Substance abuse/dependence (304. ICD-9)</w:t>
      </w:r>
    </w:p>
    <w:p w:rsidR="009E791F" w:rsidRPr="00B841E3" w:rsidRDefault="009E791F" w:rsidP="009E791F">
      <w:pPr>
        <w:pStyle w:val="ListParagraph"/>
        <w:numPr>
          <w:ilvl w:val="0"/>
          <w:numId w:val="42"/>
        </w:numPr>
        <w:rPr>
          <w:sz w:val="24"/>
        </w:rPr>
      </w:pPr>
      <w:r w:rsidRPr="00B841E3">
        <w:rPr>
          <w:sz w:val="24"/>
        </w:rPr>
        <w:t>Deployment history, and location of deployments</w:t>
      </w:r>
    </w:p>
    <w:p w:rsidR="009E791F" w:rsidRPr="00B841E3" w:rsidRDefault="009E791F" w:rsidP="009E791F">
      <w:pPr>
        <w:pStyle w:val="ListParagraph"/>
        <w:numPr>
          <w:ilvl w:val="0"/>
          <w:numId w:val="42"/>
        </w:numPr>
        <w:rPr>
          <w:sz w:val="24"/>
        </w:rPr>
      </w:pPr>
      <w:r w:rsidRPr="00B841E3">
        <w:rPr>
          <w:sz w:val="24"/>
        </w:rPr>
        <w:t>History of TBI</w:t>
      </w:r>
    </w:p>
    <w:p w:rsidR="009E791F" w:rsidRPr="00B841E3" w:rsidRDefault="009E791F" w:rsidP="009E791F">
      <w:pPr>
        <w:pStyle w:val="ListParagraph"/>
        <w:numPr>
          <w:ilvl w:val="0"/>
          <w:numId w:val="42"/>
        </w:numPr>
        <w:rPr>
          <w:sz w:val="24"/>
        </w:rPr>
      </w:pPr>
      <w:r w:rsidRPr="00B841E3">
        <w:rPr>
          <w:sz w:val="24"/>
        </w:rPr>
        <w:t>Marital status</w:t>
      </w:r>
    </w:p>
    <w:p w:rsidR="009E791F" w:rsidRPr="00B841E3" w:rsidRDefault="009E791F" w:rsidP="009E791F">
      <w:pPr>
        <w:pStyle w:val="ListParagraph"/>
        <w:numPr>
          <w:ilvl w:val="0"/>
          <w:numId w:val="42"/>
        </w:numPr>
        <w:rPr>
          <w:sz w:val="24"/>
        </w:rPr>
      </w:pPr>
      <w:r w:rsidRPr="00B841E3">
        <w:rPr>
          <w:sz w:val="24"/>
        </w:rPr>
        <w:t>Financial status</w:t>
      </w:r>
    </w:p>
    <w:p w:rsidR="009E791F" w:rsidRPr="00B841E3" w:rsidRDefault="009E791F" w:rsidP="009E791F">
      <w:pPr>
        <w:pStyle w:val="ListParagraph"/>
        <w:numPr>
          <w:ilvl w:val="0"/>
          <w:numId w:val="42"/>
        </w:numPr>
        <w:rPr>
          <w:sz w:val="24"/>
        </w:rPr>
      </w:pPr>
      <w:r w:rsidRPr="00B841E3">
        <w:rPr>
          <w:sz w:val="24"/>
        </w:rPr>
        <w:t>Homeless</w:t>
      </w:r>
    </w:p>
    <w:p w:rsidR="009E791F" w:rsidRPr="00B841E3" w:rsidRDefault="009E791F" w:rsidP="009E791F">
      <w:pPr>
        <w:pStyle w:val="ListParagraph"/>
        <w:numPr>
          <w:ilvl w:val="0"/>
          <w:numId w:val="42"/>
        </w:numPr>
        <w:rPr>
          <w:sz w:val="24"/>
        </w:rPr>
      </w:pPr>
      <w:r w:rsidRPr="00B841E3">
        <w:rPr>
          <w:sz w:val="24"/>
        </w:rPr>
        <w:t>Chronic/terminal illness (non-pain)</w:t>
      </w:r>
    </w:p>
    <w:p w:rsidR="009E791F" w:rsidRPr="00B841E3" w:rsidRDefault="009E791F" w:rsidP="009E791F">
      <w:pPr>
        <w:pStyle w:val="ListParagraph"/>
        <w:numPr>
          <w:ilvl w:val="0"/>
          <w:numId w:val="42"/>
        </w:numPr>
        <w:rPr>
          <w:sz w:val="24"/>
        </w:rPr>
      </w:pPr>
      <w:r w:rsidRPr="00B841E3">
        <w:rPr>
          <w:sz w:val="24"/>
        </w:rPr>
        <w:t>Foreclosure/bankruptcy</w:t>
      </w:r>
    </w:p>
    <w:p w:rsidR="009E791F" w:rsidRPr="00B841E3" w:rsidRDefault="009E791F" w:rsidP="009E791F">
      <w:pPr>
        <w:pStyle w:val="ListParagraph"/>
        <w:numPr>
          <w:ilvl w:val="0"/>
          <w:numId w:val="42"/>
        </w:numPr>
        <w:rPr>
          <w:sz w:val="24"/>
        </w:rPr>
      </w:pPr>
      <w:r w:rsidRPr="00B841E3">
        <w:rPr>
          <w:sz w:val="24"/>
        </w:rPr>
        <w:t>% of service connected disability</w:t>
      </w:r>
    </w:p>
    <w:p w:rsidR="009E791F" w:rsidRPr="00B841E3" w:rsidRDefault="009E791F" w:rsidP="009E791F">
      <w:pPr>
        <w:pStyle w:val="ListParagraph"/>
        <w:numPr>
          <w:ilvl w:val="0"/>
          <w:numId w:val="42"/>
        </w:numPr>
        <w:rPr>
          <w:sz w:val="24"/>
        </w:rPr>
      </w:pPr>
      <w:r w:rsidRPr="00B841E3">
        <w:rPr>
          <w:sz w:val="24"/>
        </w:rPr>
        <w:t>Employment status</w:t>
      </w:r>
    </w:p>
    <w:p w:rsidR="009E791F" w:rsidRPr="00B841E3" w:rsidRDefault="009E791F" w:rsidP="009E791F">
      <w:pPr>
        <w:pStyle w:val="ListParagraph"/>
        <w:numPr>
          <w:ilvl w:val="0"/>
          <w:numId w:val="42"/>
        </w:numPr>
        <w:rPr>
          <w:sz w:val="24"/>
        </w:rPr>
      </w:pPr>
      <w:r w:rsidRPr="00B841E3">
        <w:rPr>
          <w:sz w:val="24"/>
        </w:rPr>
        <w:t>First notice of death</w:t>
      </w:r>
    </w:p>
    <w:p w:rsidR="009E791F" w:rsidRPr="00B841E3" w:rsidRDefault="009E791F" w:rsidP="009E791F">
      <w:pPr>
        <w:pStyle w:val="ListParagraph"/>
        <w:numPr>
          <w:ilvl w:val="0"/>
          <w:numId w:val="42"/>
        </w:numPr>
        <w:rPr>
          <w:sz w:val="24"/>
        </w:rPr>
      </w:pPr>
      <w:r w:rsidRPr="00B841E3">
        <w:rPr>
          <w:sz w:val="24"/>
        </w:rPr>
        <w:t>Enrollment in VR&amp;E</w:t>
      </w:r>
    </w:p>
    <w:p w:rsidR="009E791F" w:rsidRPr="00B841E3" w:rsidRDefault="009E791F" w:rsidP="009E791F">
      <w:pPr>
        <w:pStyle w:val="ListParagraph"/>
        <w:numPr>
          <w:ilvl w:val="0"/>
          <w:numId w:val="42"/>
        </w:numPr>
        <w:rPr>
          <w:sz w:val="24"/>
        </w:rPr>
      </w:pPr>
      <w:r w:rsidRPr="00B841E3">
        <w:rPr>
          <w:sz w:val="24"/>
        </w:rPr>
        <w:t>Recency of divorce</w:t>
      </w:r>
    </w:p>
    <w:p w:rsidR="009E791F" w:rsidRPr="00B841E3" w:rsidRDefault="009E791F" w:rsidP="009E791F">
      <w:pPr>
        <w:pStyle w:val="ListParagraph"/>
        <w:numPr>
          <w:ilvl w:val="0"/>
          <w:numId w:val="42"/>
        </w:numPr>
        <w:rPr>
          <w:sz w:val="24"/>
        </w:rPr>
      </w:pPr>
      <w:r w:rsidRPr="00B841E3">
        <w:rPr>
          <w:sz w:val="24"/>
        </w:rPr>
        <w:t>Legal history (domestic violence, arrests, assaults, other violent/drug offenses)</w:t>
      </w:r>
    </w:p>
    <w:p w:rsidR="009E791F" w:rsidRPr="00B841E3" w:rsidRDefault="009E791F" w:rsidP="009E791F">
      <w:pPr>
        <w:pStyle w:val="ListParagraph"/>
        <w:numPr>
          <w:ilvl w:val="0"/>
          <w:numId w:val="42"/>
        </w:numPr>
        <w:rPr>
          <w:sz w:val="24"/>
        </w:rPr>
      </w:pPr>
      <w:r w:rsidRPr="00B841E3">
        <w:rPr>
          <w:sz w:val="24"/>
        </w:rPr>
        <w:t xml:space="preserve">History of violence (with or without legal charges) </w:t>
      </w:r>
    </w:p>
    <w:p w:rsidR="009E791F" w:rsidRPr="00B841E3" w:rsidRDefault="009E791F" w:rsidP="009E791F">
      <w:pPr>
        <w:pStyle w:val="ListParagraph"/>
        <w:numPr>
          <w:ilvl w:val="0"/>
          <w:numId w:val="42"/>
        </w:numPr>
        <w:rPr>
          <w:sz w:val="24"/>
        </w:rPr>
      </w:pPr>
      <w:r w:rsidRPr="00B841E3">
        <w:rPr>
          <w:sz w:val="24"/>
        </w:rPr>
        <w:t xml:space="preserve">Does </w:t>
      </w:r>
      <w:r>
        <w:rPr>
          <w:sz w:val="24"/>
        </w:rPr>
        <w:t>Veteran</w:t>
      </w:r>
      <w:r w:rsidRPr="00B841E3">
        <w:rPr>
          <w:sz w:val="24"/>
        </w:rPr>
        <w:t xml:space="preserve"> have beneficiaries</w:t>
      </w:r>
    </w:p>
    <w:p w:rsidR="009E791F" w:rsidRPr="00B841E3" w:rsidRDefault="009E791F" w:rsidP="009E791F">
      <w:pPr>
        <w:pStyle w:val="ListParagraph"/>
        <w:numPr>
          <w:ilvl w:val="0"/>
          <w:numId w:val="42"/>
        </w:numPr>
        <w:rPr>
          <w:sz w:val="24"/>
        </w:rPr>
      </w:pPr>
      <w:r w:rsidRPr="00B841E3">
        <w:rPr>
          <w:sz w:val="24"/>
        </w:rPr>
        <w:t>History of motor</w:t>
      </w:r>
      <w:r>
        <w:rPr>
          <w:sz w:val="24"/>
        </w:rPr>
        <w:t xml:space="preserve"> </w:t>
      </w:r>
      <w:r w:rsidRPr="00B841E3">
        <w:rPr>
          <w:sz w:val="24"/>
        </w:rPr>
        <w:t>vehicle accidents</w:t>
      </w:r>
    </w:p>
    <w:p w:rsidR="009E791F" w:rsidRPr="00B841E3" w:rsidRDefault="009E791F" w:rsidP="009E791F">
      <w:pPr>
        <w:pStyle w:val="ListParagraph"/>
        <w:numPr>
          <w:ilvl w:val="0"/>
          <w:numId w:val="42"/>
        </w:numPr>
        <w:rPr>
          <w:sz w:val="24"/>
        </w:rPr>
      </w:pPr>
      <w:r w:rsidRPr="00B841E3">
        <w:rPr>
          <w:sz w:val="24"/>
        </w:rPr>
        <w:t>Beneficiary travel reimbursement qualification</w:t>
      </w:r>
    </w:p>
    <w:p w:rsidR="009E791F" w:rsidRPr="00B841E3" w:rsidRDefault="009E791F" w:rsidP="009E791F">
      <w:pPr>
        <w:pStyle w:val="ListParagraph"/>
        <w:numPr>
          <w:ilvl w:val="0"/>
          <w:numId w:val="42"/>
        </w:numPr>
        <w:rPr>
          <w:sz w:val="24"/>
        </w:rPr>
      </w:pPr>
      <w:r w:rsidRPr="00B841E3">
        <w:rPr>
          <w:sz w:val="24"/>
        </w:rPr>
        <w:t>Medical diagnoses to include chronic pain conditions</w:t>
      </w:r>
    </w:p>
    <w:p w:rsidR="009E791F" w:rsidRPr="00B841E3" w:rsidRDefault="009E791F" w:rsidP="009E791F">
      <w:pPr>
        <w:pStyle w:val="ListParagraph"/>
        <w:numPr>
          <w:ilvl w:val="0"/>
          <w:numId w:val="42"/>
        </w:numPr>
        <w:rPr>
          <w:sz w:val="24"/>
        </w:rPr>
      </w:pPr>
      <w:r w:rsidRPr="00B841E3">
        <w:rPr>
          <w:sz w:val="24"/>
        </w:rPr>
        <w:t>Revocation of driver</w:t>
      </w:r>
      <w:r>
        <w:rPr>
          <w:sz w:val="24"/>
        </w:rPr>
        <w:t>’</w:t>
      </w:r>
      <w:r w:rsidRPr="00B841E3">
        <w:rPr>
          <w:sz w:val="24"/>
        </w:rPr>
        <w:t>s license</w:t>
      </w:r>
    </w:p>
    <w:p w:rsidR="009E791F" w:rsidRPr="00B841E3" w:rsidRDefault="009E791F" w:rsidP="009E791F">
      <w:pPr>
        <w:pStyle w:val="ListParagraph"/>
        <w:numPr>
          <w:ilvl w:val="0"/>
          <w:numId w:val="42"/>
        </w:numPr>
        <w:rPr>
          <w:sz w:val="24"/>
        </w:rPr>
      </w:pPr>
      <w:r w:rsidRPr="00B841E3">
        <w:rPr>
          <w:sz w:val="24"/>
        </w:rPr>
        <w:t>Homeownership</w:t>
      </w:r>
    </w:p>
    <w:p w:rsidR="009E791F" w:rsidRPr="00331A0B" w:rsidRDefault="009E791F" w:rsidP="009E791F">
      <w:pPr>
        <w:rPr>
          <w:sz w:val="24"/>
        </w:rPr>
      </w:pPr>
    </w:p>
    <w:p w:rsidR="009E791F" w:rsidRDefault="009E791F" w:rsidP="009E791F">
      <w:pPr>
        <w:pStyle w:val="Heading3"/>
      </w:pPr>
      <w:bookmarkStart w:id="862" w:name="_Toc405915852"/>
      <w:bookmarkStart w:id="863" w:name="_Toc410914950"/>
      <w:r>
        <w:t xml:space="preserve">Data </w:t>
      </w:r>
      <w:r w:rsidRPr="00262522">
        <w:t>Dictionary</w:t>
      </w:r>
      <w:bookmarkEnd w:id="862"/>
      <w:bookmarkEnd w:id="863"/>
    </w:p>
    <w:p w:rsidR="009E791F" w:rsidRPr="00470D9F" w:rsidRDefault="009E791F" w:rsidP="009E791F">
      <w:pPr>
        <w:rPr>
          <w:sz w:val="28"/>
          <w:szCs w:val="28"/>
        </w:rPr>
      </w:pPr>
      <w:r w:rsidRPr="00957C08">
        <w:rPr>
          <w:sz w:val="24"/>
        </w:rPr>
        <w:t>The data dictionary will be completed as access and documentation to the data sources become available and requirements are further defined.</w:t>
      </w:r>
    </w:p>
    <w:p w:rsidR="009E791F" w:rsidRPr="00470D9F" w:rsidRDefault="009E791F" w:rsidP="009E791F">
      <w:pPr>
        <w:rPr>
          <w:sz w:val="28"/>
          <w:szCs w:val="28"/>
        </w:rPr>
      </w:pPr>
    </w:p>
    <w:p w:rsidR="009E791F" w:rsidRDefault="009E791F" w:rsidP="009E791F">
      <w:pPr>
        <w:pStyle w:val="Heading3"/>
      </w:pPr>
      <w:bookmarkStart w:id="864" w:name="_Toc405915853"/>
      <w:bookmarkStart w:id="865" w:name="_Toc410914951"/>
      <w:r>
        <w:lastRenderedPageBreak/>
        <w:t>Veteran De-Duping Process</w:t>
      </w:r>
      <w:bookmarkEnd w:id="864"/>
      <w:bookmarkEnd w:id="865"/>
      <w:r>
        <w:t xml:space="preserve"> </w:t>
      </w:r>
    </w:p>
    <w:p w:rsidR="009E791F" w:rsidRPr="00035E30" w:rsidRDefault="009E791F" w:rsidP="009E791F">
      <w:pPr>
        <w:rPr>
          <w:sz w:val="24"/>
        </w:rPr>
      </w:pPr>
      <w:r w:rsidRPr="00035E30">
        <w:rPr>
          <w:sz w:val="24"/>
        </w:rPr>
        <w:t xml:space="preserve">The Reach data model will contain one master list of all </w:t>
      </w:r>
      <w:r>
        <w:rPr>
          <w:sz w:val="24"/>
        </w:rPr>
        <w:t>Veteran</w:t>
      </w:r>
      <w:r w:rsidRPr="00035E30">
        <w:rPr>
          <w:sz w:val="24"/>
        </w:rPr>
        <w:t xml:space="preserve">s imported into the IRDS system. As each </w:t>
      </w:r>
      <w:r>
        <w:rPr>
          <w:sz w:val="24"/>
        </w:rPr>
        <w:t>Veteran</w:t>
      </w:r>
      <w:r w:rsidRPr="00035E30">
        <w:rPr>
          <w:sz w:val="24"/>
        </w:rPr>
        <w:t xml:space="preserve"> is imported into the database through one of the data sources, a record will be created for that </w:t>
      </w:r>
      <w:r>
        <w:rPr>
          <w:sz w:val="24"/>
        </w:rPr>
        <w:t>Veteran</w:t>
      </w:r>
      <w:r w:rsidRPr="00035E30">
        <w:rPr>
          <w:sz w:val="24"/>
        </w:rPr>
        <w:t xml:space="preserve"> in the </w:t>
      </w:r>
      <w:r>
        <w:rPr>
          <w:sz w:val="24"/>
        </w:rPr>
        <w:t>Veteran</w:t>
      </w:r>
      <w:r w:rsidRPr="00035E30">
        <w:rPr>
          <w:sz w:val="24"/>
        </w:rPr>
        <w:t xml:space="preserve"> table and a unique ID will be assigned. It is possible that an Individual might be imported into </w:t>
      </w:r>
      <w:r>
        <w:rPr>
          <w:sz w:val="24"/>
        </w:rPr>
        <w:t xml:space="preserve">the system </w:t>
      </w:r>
      <w:r w:rsidRPr="00035E30">
        <w:rPr>
          <w:sz w:val="24"/>
        </w:rPr>
        <w:t xml:space="preserve">through </w:t>
      </w:r>
      <w:r>
        <w:rPr>
          <w:sz w:val="24"/>
        </w:rPr>
        <w:t>multiple</w:t>
      </w:r>
      <w:r w:rsidRPr="00035E30">
        <w:rPr>
          <w:sz w:val="24"/>
        </w:rPr>
        <w:t xml:space="preserve"> sources. When this occurs, the multiple </w:t>
      </w:r>
      <w:r>
        <w:rPr>
          <w:sz w:val="24"/>
        </w:rPr>
        <w:t>Veteran</w:t>
      </w:r>
      <w:r w:rsidRPr="00035E30">
        <w:rPr>
          <w:sz w:val="24"/>
        </w:rPr>
        <w:t xml:space="preserve"> records created for the in</w:t>
      </w:r>
      <w:r>
        <w:rPr>
          <w:sz w:val="24"/>
        </w:rPr>
        <w:t>di</w:t>
      </w:r>
      <w:r w:rsidRPr="00035E30">
        <w:rPr>
          <w:sz w:val="24"/>
        </w:rPr>
        <w:t xml:space="preserve">vidual will be merged and all case level data will be linked to that one merged </w:t>
      </w:r>
      <w:r>
        <w:rPr>
          <w:sz w:val="24"/>
        </w:rPr>
        <w:t>Veteran</w:t>
      </w:r>
      <w:r w:rsidRPr="00035E30">
        <w:rPr>
          <w:sz w:val="24"/>
        </w:rPr>
        <w:t xml:space="preserve"> record. To achieve this, a de-duping process will be run after each data import is run.</w:t>
      </w:r>
    </w:p>
    <w:p w:rsidR="009E791F" w:rsidRPr="00035E30" w:rsidRDefault="009E791F" w:rsidP="009E791F">
      <w:pPr>
        <w:rPr>
          <w:sz w:val="24"/>
        </w:rPr>
      </w:pPr>
    </w:p>
    <w:p w:rsidR="009E791F" w:rsidRPr="00035E30" w:rsidRDefault="009E791F" w:rsidP="009E791F">
      <w:pPr>
        <w:rPr>
          <w:sz w:val="24"/>
        </w:rPr>
      </w:pPr>
      <w:r w:rsidRPr="00035E30">
        <w:rPr>
          <w:sz w:val="24"/>
        </w:rPr>
        <w:t>This de-duping process will be contained in an SSIS package, which does the following</w:t>
      </w:r>
      <w:r>
        <w:rPr>
          <w:sz w:val="24"/>
        </w:rPr>
        <w:t>:</w:t>
      </w:r>
    </w:p>
    <w:p w:rsidR="009E791F" w:rsidRPr="00035E30" w:rsidRDefault="009E791F" w:rsidP="009E791F">
      <w:pPr>
        <w:pStyle w:val="ListParagraph"/>
        <w:numPr>
          <w:ilvl w:val="0"/>
          <w:numId w:val="43"/>
        </w:numPr>
        <w:rPr>
          <w:sz w:val="24"/>
        </w:rPr>
      </w:pPr>
      <w:r w:rsidRPr="00035E30">
        <w:rPr>
          <w:sz w:val="24"/>
        </w:rPr>
        <w:t xml:space="preserve">Reviews the </w:t>
      </w:r>
      <w:r>
        <w:rPr>
          <w:sz w:val="24"/>
        </w:rPr>
        <w:t>Veteran</w:t>
      </w:r>
      <w:r w:rsidRPr="00035E30">
        <w:rPr>
          <w:sz w:val="24"/>
        </w:rPr>
        <w:t xml:space="preserve"> table for possible duplicates</w:t>
      </w:r>
    </w:p>
    <w:p w:rsidR="009E791F" w:rsidRPr="00035E30" w:rsidRDefault="009E791F" w:rsidP="009E791F">
      <w:pPr>
        <w:pStyle w:val="ListParagraph"/>
        <w:numPr>
          <w:ilvl w:val="0"/>
          <w:numId w:val="43"/>
        </w:numPr>
        <w:rPr>
          <w:sz w:val="24"/>
        </w:rPr>
      </w:pPr>
      <w:r w:rsidRPr="00035E30">
        <w:rPr>
          <w:sz w:val="24"/>
        </w:rPr>
        <w:t>Duplicate groups are determined (2 or more records that could be duplicates)</w:t>
      </w:r>
    </w:p>
    <w:p w:rsidR="009E791F" w:rsidRPr="00035E30" w:rsidRDefault="009E791F" w:rsidP="009E791F">
      <w:pPr>
        <w:pStyle w:val="ListParagraph"/>
        <w:numPr>
          <w:ilvl w:val="0"/>
          <w:numId w:val="43"/>
        </w:numPr>
        <w:rPr>
          <w:sz w:val="24"/>
        </w:rPr>
      </w:pPr>
      <w:r w:rsidRPr="00035E30">
        <w:rPr>
          <w:sz w:val="24"/>
        </w:rPr>
        <w:t>For each duplicate group a text file is create</w:t>
      </w:r>
      <w:r>
        <w:rPr>
          <w:sz w:val="24"/>
        </w:rPr>
        <w:t>d</w:t>
      </w:r>
      <w:r w:rsidRPr="00035E30">
        <w:rPr>
          <w:sz w:val="24"/>
        </w:rPr>
        <w:t xml:space="preserve"> containing the pertinent demographic information(Name, SSN, DOB, Gender) for all records in that group</w:t>
      </w:r>
    </w:p>
    <w:p w:rsidR="009E791F" w:rsidRPr="00035E30" w:rsidRDefault="009E791F" w:rsidP="009E791F">
      <w:pPr>
        <w:pStyle w:val="ListParagraph"/>
        <w:numPr>
          <w:ilvl w:val="0"/>
          <w:numId w:val="43"/>
        </w:numPr>
        <w:rPr>
          <w:sz w:val="24"/>
        </w:rPr>
      </w:pPr>
      <w:r w:rsidRPr="00035E30">
        <w:rPr>
          <w:sz w:val="24"/>
        </w:rPr>
        <w:t>A python program processes these files and evaluates all the records in a group via a record de</w:t>
      </w:r>
      <w:r>
        <w:rPr>
          <w:sz w:val="24"/>
        </w:rPr>
        <w:t>-</w:t>
      </w:r>
      <w:r w:rsidRPr="00035E30">
        <w:rPr>
          <w:sz w:val="24"/>
        </w:rPr>
        <w:t>duping algorithm</w:t>
      </w:r>
    </w:p>
    <w:p w:rsidR="009E791F" w:rsidRPr="00035E30" w:rsidRDefault="009E791F" w:rsidP="009E791F">
      <w:pPr>
        <w:pStyle w:val="ListParagraph"/>
        <w:numPr>
          <w:ilvl w:val="0"/>
          <w:numId w:val="43"/>
        </w:numPr>
        <w:rPr>
          <w:sz w:val="24"/>
        </w:rPr>
      </w:pPr>
      <w:r w:rsidRPr="00035E30">
        <w:rPr>
          <w:sz w:val="24"/>
        </w:rPr>
        <w:t>The python program returns the results to the SSIS process via another set of text files</w:t>
      </w:r>
    </w:p>
    <w:p w:rsidR="009E791F" w:rsidRDefault="009E791F" w:rsidP="009E791F">
      <w:pPr>
        <w:pStyle w:val="ListParagraph"/>
        <w:numPr>
          <w:ilvl w:val="0"/>
          <w:numId w:val="43"/>
        </w:numPr>
        <w:rPr>
          <w:sz w:val="24"/>
        </w:rPr>
      </w:pPr>
      <w:r w:rsidRPr="00035E30">
        <w:rPr>
          <w:sz w:val="24"/>
        </w:rPr>
        <w:t xml:space="preserve">The results from these files are placed in a temporary SQL table and the </w:t>
      </w:r>
      <w:r>
        <w:rPr>
          <w:sz w:val="24"/>
        </w:rPr>
        <w:t>Veteran</w:t>
      </w:r>
      <w:r w:rsidRPr="00035E30">
        <w:rPr>
          <w:sz w:val="24"/>
        </w:rPr>
        <w:t xml:space="preserve"> table is reconciled accordingly, by </w:t>
      </w:r>
      <w:r>
        <w:rPr>
          <w:sz w:val="24"/>
        </w:rPr>
        <w:t>m</w:t>
      </w:r>
      <w:r w:rsidRPr="00035E30">
        <w:rPr>
          <w:sz w:val="24"/>
        </w:rPr>
        <w:t>erging any records that were determined to be duplicates</w:t>
      </w:r>
    </w:p>
    <w:p w:rsidR="009E791F" w:rsidRDefault="009E791F" w:rsidP="009E791F">
      <w:pPr>
        <w:pStyle w:val="ListParagraph"/>
        <w:ind w:left="360"/>
        <w:rPr>
          <w:sz w:val="24"/>
        </w:rPr>
      </w:pPr>
    </w:p>
    <w:p w:rsidR="00926ECE" w:rsidRDefault="009E791F" w:rsidP="00926ECE">
      <w:pPr>
        <w:pStyle w:val="Caption"/>
        <w:rPr>
          <w:ins w:id="866" w:author="Radina Ivanova" w:date="2015-02-05T15:49:00Z"/>
        </w:rPr>
      </w:pPr>
      <w:r>
        <w:object w:dxaOrig="9354" w:dyaOrig="7315">
          <v:shape id="_x0000_i1038" type="#_x0000_t75" style="width:468pt;height:367.2pt" o:ole="">
            <v:imagedata r:id="rId65" o:title=""/>
          </v:shape>
          <o:OLEObject Type="Embed" ProgID="Visio.Drawing.11" ShapeID="_x0000_i1038" DrawAspect="Content" ObjectID="_1485335943" r:id="rId66"/>
        </w:object>
      </w:r>
      <w:r w:rsidRPr="00C9199F">
        <w:t xml:space="preserve"> </w:t>
      </w:r>
      <w:del w:id="867" w:author="Radina Ivanova" w:date="2015-02-05T15:49:00Z">
        <w:r w:rsidDel="0071563C">
          <w:delText xml:space="preserve">Figure </w:delText>
        </w:r>
        <w:r w:rsidR="00792D8A" w:rsidDel="0071563C">
          <w:delText>1</w:delText>
        </w:r>
        <w:r w:rsidDel="0071563C">
          <w:delText xml:space="preserve">: </w:delText>
        </w:r>
      </w:del>
    </w:p>
    <w:p w:rsidR="009E791F" w:rsidRPr="00D41F3F" w:rsidRDefault="00926ECE" w:rsidP="0071563C">
      <w:pPr>
        <w:pStyle w:val="Caption"/>
      </w:pPr>
      <w:ins w:id="868" w:author="Radina Ivanova" w:date="2015-02-05T15:49:00Z">
        <w:r>
          <w:t xml:space="preserve">Figure </w:t>
        </w:r>
        <w:r>
          <w:fldChar w:fldCharType="begin"/>
        </w:r>
        <w:r>
          <w:instrText xml:space="preserve"> SEQ Figure \* ARABIC </w:instrText>
        </w:r>
      </w:ins>
      <w:r>
        <w:fldChar w:fldCharType="separate"/>
      </w:r>
      <w:ins w:id="869" w:author="Radina Ivanova" w:date="2015-02-05T15:50:00Z">
        <w:r w:rsidR="0071563C">
          <w:rPr>
            <w:noProof/>
          </w:rPr>
          <w:t>18</w:t>
        </w:r>
      </w:ins>
      <w:ins w:id="870" w:author="Radina Ivanova" w:date="2015-02-05T15:49:00Z">
        <w:r>
          <w:fldChar w:fldCharType="end"/>
        </w:r>
        <w:r w:rsidR="0071563C">
          <w:t xml:space="preserve">: </w:t>
        </w:r>
      </w:ins>
      <w:r w:rsidR="009E791F" w:rsidRPr="00FF1003">
        <w:t>Veteran De-duping Overview</w:t>
      </w:r>
    </w:p>
    <w:p w:rsidR="009E791F" w:rsidRDefault="009E791F" w:rsidP="009E791F">
      <w:pPr>
        <w:pStyle w:val="Heading3"/>
      </w:pPr>
      <w:bookmarkStart w:id="871" w:name="_Toc410914952"/>
      <w:r>
        <w:t>Non-</w:t>
      </w:r>
      <w:r w:rsidRPr="00262522">
        <w:t>DBMS</w:t>
      </w:r>
      <w:r>
        <w:t xml:space="preserve"> Files</w:t>
      </w:r>
      <w:bookmarkEnd w:id="871"/>
      <w:r>
        <w:t xml:space="preserve"> </w:t>
      </w:r>
    </w:p>
    <w:p w:rsidR="009E791F" w:rsidRPr="00D41F3F" w:rsidRDefault="009E791F" w:rsidP="009E791F">
      <w:pPr>
        <w:pStyle w:val="InstructionalBullet1"/>
        <w:numPr>
          <w:ilvl w:val="0"/>
          <w:numId w:val="0"/>
        </w:numPr>
        <w:rPr>
          <w:i w:val="0"/>
          <w:color w:val="auto"/>
        </w:rPr>
      </w:pPr>
      <w:r>
        <w:rPr>
          <w:i w:val="0"/>
          <w:color w:val="auto"/>
        </w:rPr>
        <w:t>It</w:t>
      </w:r>
      <w:r w:rsidRPr="00D41F3F">
        <w:rPr>
          <w:i w:val="0"/>
          <w:color w:val="auto"/>
        </w:rPr>
        <w:t xml:space="preserve"> is assumed that some VHA data will be imported from the </w:t>
      </w:r>
      <w:r w:rsidR="00BD18DB">
        <w:rPr>
          <w:i w:val="0"/>
          <w:color w:val="auto"/>
        </w:rPr>
        <w:t>VistA</w:t>
      </w:r>
      <w:r w:rsidRPr="00D41F3F">
        <w:rPr>
          <w:i w:val="0"/>
          <w:color w:val="auto"/>
        </w:rPr>
        <w:t xml:space="preserve"> system, which uses A MUMPS data store and will be accessed through either RPC calls and/or FMQL.</w:t>
      </w:r>
    </w:p>
    <w:p w:rsidR="009E791F" w:rsidRDefault="009E791F" w:rsidP="009E791F">
      <w:pPr>
        <w:pStyle w:val="Heading3"/>
      </w:pPr>
      <w:bookmarkStart w:id="872" w:name="_Toc410914953"/>
      <w:r>
        <w:t>Data View</w:t>
      </w:r>
      <w:bookmarkEnd w:id="872"/>
      <w:r>
        <w:t xml:space="preserve"> </w:t>
      </w:r>
    </w:p>
    <w:p w:rsidR="009E791F" w:rsidRPr="00940E78" w:rsidRDefault="009E791F" w:rsidP="009E791F">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9E791F" w:rsidRDefault="009E791F" w:rsidP="009E791F">
      <w:pPr>
        <w:pStyle w:val="Heading2"/>
      </w:pPr>
      <w:bookmarkStart w:id="873" w:name="_Toc410914954"/>
      <w:r>
        <w:t>Service Oriented Architecture / ESS Detailed Design</w:t>
      </w:r>
      <w:bookmarkEnd w:id="873"/>
      <w:r>
        <w:t xml:space="preserve"> </w:t>
      </w:r>
    </w:p>
    <w:p w:rsidR="009E791F" w:rsidRDefault="009E791F" w:rsidP="009E791F">
      <w:pPr>
        <w:pStyle w:val="BodyText"/>
      </w:pPr>
      <w:r>
        <w:t xml:space="preserve">The IRDS provides a dashboard application accessed through a web browser, and secure messaging delivered through email client or web portal. The Data Analytics Platform will be accessed through direct access to the server on which the IRDS resides.  IRDS will consume the </w:t>
      </w:r>
      <w:r>
        <w:lastRenderedPageBreak/>
        <w:t>VLER Direct ESS to deliver Direct Messaging.  The overall architecture is still being developed for this section as requirements are finalized.</w:t>
      </w:r>
    </w:p>
    <w:p w:rsidR="009E791F" w:rsidRDefault="009E791F" w:rsidP="009E791F">
      <w:pPr>
        <w:pStyle w:val="Caption"/>
      </w:pPr>
      <w:r>
        <w:rPr>
          <w:noProof/>
        </w:rPr>
        <w:drawing>
          <wp:inline distT="0" distB="0" distL="0" distR="0" wp14:anchorId="417B092A" wp14:editId="281B5EB6">
            <wp:extent cx="4928461" cy="3424846"/>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31809" cy="3427173"/>
                    </a:xfrm>
                    <a:prstGeom prst="rect">
                      <a:avLst/>
                    </a:prstGeom>
                    <a:noFill/>
                  </pic:spPr>
                </pic:pic>
              </a:graphicData>
            </a:graphic>
          </wp:inline>
        </w:drawing>
      </w:r>
    </w:p>
    <w:p w:rsidR="009E791F" w:rsidRPr="003A6307" w:rsidRDefault="009E791F" w:rsidP="0071563C">
      <w:pPr>
        <w:pStyle w:val="Caption"/>
      </w:pPr>
      <w:del w:id="874" w:author="Radina Ivanova" w:date="2015-02-05T15:50:00Z">
        <w:r w:rsidDel="0071563C">
          <w:delText xml:space="preserve">Figure </w:delText>
        </w:r>
        <w:r w:rsidR="00792D8A" w:rsidDel="0071563C">
          <w:delText>2</w:delText>
        </w:r>
        <w:r w:rsidDel="0071563C">
          <w:rPr>
            <w:noProof/>
          </w:rPr>
          <w:delText xml:space="preserve">: </w:delText>
        </w:r>
      </w:del>
      <w:ins w:id="875" w:author="Radina Ivanova" w:date="2015-02-05T15:50:00Z">
        <w:r w:rsidR="0071563C">
          <w:t xml:space="preserve">Figure </w:t>
        </w:r>
        <w:r w:rsidR="0071563C">
          <w:fldChar w:fldCharType="begin"/>
        </w:r>
        <w:r w:rsidR="0071563C">
          <w:instrText xml:space="preserve"> SEQ Figure \* ARABIC </w:instrText>
        </w:r>
      </w:ins>
      <w:r w:rsidR="0071563C">
        <w:fldChar w:fldCharType="separate"/>
      </w:r>
      <w:ins w:id="876" w:author="Radina Ivanova" w:date="2015-02-05T15:50:00Z">
        <w:r w:rsidR="0071563C">
          <w:rPr>
            <w:noProof/>
          </w:rPr>
          <w:t>19</w:t>
        </w:r>
        <w:r w:rsidR="0071563C">
          <w:fldChar w:fldCharType="end"/>
        </w:r>
        <w:r w:rsidR="0071563C">
          <w:t xml:space="preserve">: </w:t>
        </w:r>
      </w:ins>
      <w:r>
        <w:rPr>
          <w:noProof/>
        </w:rPr>
        <w:t>Architecture Overview</w:t>
      </w:r>
    </w:p>
    <w:p w:rsidR="009E791F" w:rsidRDefault="009E791F" w:rsidP="009E791F">
      <w:pPr>
        <w:pStyle w:val="Heading5"/>
        <w:numPr>
          <w:ilvl w:val="0"/>
          <w:numId w:val="0"/>
        </w:numPr>
      </w:pPr>
      <w:bookmarkStart w:id="877" w:name="_Toc405814056"/>
      <w:bookmarkStart w:id="878" w:name="_Toc405815056"/>
      <w:bookmarkStart w:id="879" w:name="_Toc405814057"/>
      <w:bookmarkStart w:id="880" w:name="_Toc405815057"/>
      <w:bookmarkEnd w:id="877"/>
      <w:bookmarkEnd w:id="878"/>
      <w:bookmarkEnd w:id="879"/>
      <w:bookmarkEnd w:id="880"/>
    </w:p>
    <w:p w:rsidR="009E791F" w:rsidRPr="00205A08" w:rsidRDefault="009E791F" w:rsidP="009E791F">
      <w:pPr>
        <w:pStyle w:val="BodyText"/>
      </w:pPr>
    </w:p>
    <w:p w:rsidR="009E791F" w:rsidRDefault="009E791F" w:rsidP="009E791F">
      <w:pPr>
        <w:pStyle w:val="Heading2"/>
      </w:pPr>
      <w:bookmarkStart w:id="881" w:name="_Data_Analytics_Platform"/>
      <w:bookmarkStart w:id="882" w:name="_Ref405886584"/>
      <w:bookmarkStart w:id="883" w:name="_Ref405886592"/>
      <w:bookmarkStart w:id="884" w:name="_Toc410914955"/>
      <w:bookmarkEnd w:id="881"/>
      <w:r>
        <w:t>Data Analytics Platform</w:t>
      </w:r>
      <w:bookmarkEnd w:id="882"/>
      <w:bookmarkEnd w:id="883"/>
      <w:bookmarkEnd w:id="884"/>
    </w:p>
    <w:p w:rsidR="009E791F" w:rsidRDefault="009E791F" w:rsidP="009E791F">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rsidR="009E791F" w:rsidRPr="00CD5105" w:rsidRDefault="009E791F" w:rsidP="009E791F">
      <w:pPr>
        <w:pStyle w:val="BodyText"/>
        <w:numPr>
          <w:ilvl w:val="0"/>
          <w:numId w:val="36"/>
        </w:numPr>
      </w:pPr>
      <w:r w:rsidRPr="00CD5105">
        <w:t>Open source tool</w:t>
      </w:r>
      <w:r>
        <w:t xml:space="preserve"> able to integrate with mainline databases  (i.e. JDBC, ODBC)</w:t>
      </w:r>
    </w:p>
    <w:p w:rsidR="009E791F" w:rsidRDefault="009E791F" w:rsidP="009E791F">
      <w:pPr>
        <w:pStyle w:val="BodyText"/>
        <w:numPr>
          <w:ilvl w:val="0"/>
          <w:numId w:val="36"/>
        </w:numPr>
      </w:pPr>
      <w:r>
        <w:t>Ability to calculate statistical tests (i.e., t-test, chi sq test, etc) and basic modeling (i.e.,  linear, logistic, etc)</w:t>
      </w:r>
    </w:p>
    <w:p w:rsidR="009E791F" w:rsidRDefault="009E791F" w:rsidP="009E791F">
      <w:pPr>
        <w:pStyle w:val="BodyText"/>
        <w:numPr>
          <w:ilvl w:val="0"/>
          <w:numId w:val="36"/>
        </w:numPr>
      </w:pPr>
      <w:r>
        <w:t>Execute advanced analytical/statistical models</w:t>
      </w:r>
    </w:p>
    <w:p w:rsidR="009E791F" w:rsidRDefault="009E791F" w:rsidP="009E791F">
      <w:pPr>
        <w:pStyle w:val="BodyText"/>
        <w:numPr>
          <w:ilvl w:val="0"/>
          <w:numId w:val="36"/>
        </w:numPr>
      </w:pPr>
      <w:r>
        <w:t>Ability to import, merge, manipulate, and export data</w:t>
      </w:r>
    </w:p>
    <w:p w:rsidR="009E791F" w:rsidRDefault="009E791F" w:rsidP="009E791F">
      <w:pPr>
        <w:pStyle w:val="BodyText"/>
        <w:numPr>
          <w:ilvl w:val="0"/>
          <w:numId w:val="36"/>
        </w:numPr>
      </w:pPr>
      <w:r>
        <w:t>Visualize data natively within tool interface</w:t>
      </w:r>
    </w:p>
    <w:p w:rsidR="009E791F" w:rsidRDefault="009E791F" w:rsidP="009E791F">
      <w:pPr>
        <w:pStyle w:val="BodyText"/>
        <w:numPr>
          <w:ilvl w:val="0"/>
          <w:numId w:val="36"/>
        </w:numPr>
      </w:pPr>
      <w:r>
        <w:t>Approved for use on the VA TRM</w:t>
      </w:r>
    </w:p>
    <w:p w:rsidR="009E791F" w:rsidRDefault="009E791F" w:rsidP="009E791F">
      <w:pPr>
        <w:pStyle w:val="BodyText"/>
        <w:numPr>
          <w:ilvl w:val="0"/>
          <w:numId w:val="36"/>
        </w:numPr>
      </w:pPr>
      <w:r>
        <w:t>Perceptive Reach team experience with tool</w:t>
      </w:r>
    </w:p>
    <w:p w:rsidR="009E791F" w:rsidRDefault="009E791F" w:rsidP="009E791F">
      <w:pPr>
        <w:pStyle w:val="BodyText"/>
      </w:pPr>
      <w:r>
        <w:lastRenderedPageBreak/>
        <w:t>A number of tools were assessed to determine whether they satisfy each of the above mentioned criteria: SAS, SPSS, Stata, R, Python, Weka, Gephi, Eclipse, Business Intelligence and Reporting Tools (BIRT), Jasper Reports, Konstanz Information Miner (KNIME). The only tool that, met all of the criteria was R.</w:t>
      </w:r>
    </w:p>
    <w:p w:rsidR="009E791F" w:rsidRPr="00DE6A0E" w:rsidRDefault="009E791F" w:rsidP="009E791F">
      <w:pPr>
        <w:pStyle w:val="BodyText"/>
      </w:pPr>
      <w:r>
        <w:t xml:space="preserve">R is the leading open source statistical analysis tool used across many disciplines. The strength of R lies in its large and devoted academic and industry user base. This has allowed the language/software to contain a wide variety of in-built capabilities and remain an innovative tool. </w:t>
      </w:r>
    </w:p>
    <w:p w:rsidR="009E791F" w:rsidRDefault="009E791F" w:rsidP="009E791F">
      <w:pPr>
        <w:pStyle w:val="Heading2"/>
      </w:pPr>
      <w:bookmarkStart w:id="885" w:name="_Toc410914956"/>
      <w:r>
        <w:t>Risk Model</w:t>
      </w:r>
      <w:bookmarkEnd w:id="885"/>
    </w:p>
    <w:p w:rsidR="009E791F" w:rsidRPr="00D35D5C" w:rsidRDefault="009E791F" w:rsidP="009E791F">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w:t>
      </w:r>
      <w:r>
        <w:rPr>
          <w:sz w:val="24"/>
        </w:rPr>
        <w:t>Veteran</w:t>
      </w:r>
      <w:r w:rsidRPr="00D35D5C">
        <w:rPr>
          <w:sz w:val="24"/>
        </w:rPr>
        <w:t xml:space="preserve">s can be used to predict the risk of suicide completion for a specific </w:t>
      </w:r>
      <w:r>
        <w:rPr>
          <w:sz w:val="24"/>
        </w:rPr>
        <w:t>Veteran</w:t>
      </w:r>
      <w:r w:rsidRPr="00D35D5C">
        <w:rPr>
          <w:sz w:val="24"/>
        </w:rPr>
        <w:t xml:space="preserve"> and (2) the VA Suicide Prevention Coordinators and outreach staff are notified of </w:t>
      </w:r>
      <w:r>
        <w:rPr>
          <w:sz w:val="24"/>
        </w:rPr>
        <w:t>Veteran</w:t>
      </w:r>
      <w:r w:rsidRPr="00D35D5C">
        <w:rPr>
          <w:sz w:val="24"/>
        </w:rPr>
        <w:t xml:space="preserve">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9E791F" w:rsidRPr="00D35D5C" w:rsidRDefault="009E791F" w:rsidP="009E791F">
      <w:pPr>
        <w:rPr>
          <w:sz w:val="24"/>
        </w:rPr>
      </w:pPr>
    </w:p>
    <w:p w:rsidR="009E791F" w:rsidRPr="00D35D5C" w:rsidRDefault="009E791F" w:rsidP="009E791F">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rsidR="009E791F" w:rsidRDefault="009E791F" w:rsidP="009E791F">
      <w:pPr>
        <w:rPr>
          <w:sz w:val="24"/>
        </w:rPr>
      </w:pPr>
    </w:p>
    <w:p w:rsidR="009E791F" w:rsidRPr="00CD5105" w:rsidRDefault="009E791F" w:rsidP="009E791F">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9E791F" w:rsidRPr="00CD5105" w:rsidRDefault="009E791F" w:rsidP="009E791F">
      <w:pPr>
        <w:rPr>
          <w:sz w:val="24"/>
        </w:rPr>
      </w:pPr>
    </w:p>
    <w:p w:rsidR="009E791F" w:rsidRPr="00CD5105" w:rsidRDefault="009E791F" w:rsidP="009E791F">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w:t>
      </w:r>
      <w:r>
        <w:rPr>
          <w:sz w:val="24"/>
        </w:rPr>
        <w:t>BA that contain information on Veteran</w:t>
      </w:r>
      <w:r w:rsidRPr="00CD5105">
        <w:rPr>
          <w:sz w:val="24"/>
        </w:rPr>
        <w:t>s including military service, financials, medical, and demographics.</w:t>
      </w:r>
    </w:p>
    <w:p w:rsidR="009E791F" w:rsidRPr="00CD5105" w:rsidRDefault="009E791F" w:rsidP="009E791F">
      <w:pPr>
        <w:rPr>
          <w:sz w:val="24"/>
        </w:rPr>
      </w:pPr>
    </w:p>
    <w:p w:rsidR="009E791F" w:rsidRPr="00CD5105" w:rsidRDefault="009E791F" w:rsidP="009E791F">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rsidR="009E791F" w:rsidRPr="00CD5105" w:rsidRDefault="009E791F" w:rsidP="009E791F">
      <w:pPr>
        <w:rPr>
          <w:sz w:val="24"/>
        </w:rPr>
      </w:pPr>
    </w:p>
    <w:p w:rsidR="009E791F" w:rsidRDefault="009E791F" w:rsidP="009E791F">
      <w:pPr>
        <w:rPr>
          <w:sz w:val="24"/>
        </w:rPr>
      </w:pPr>
      <w:r w:rsidRPr="00CD5105">
        <w:rPr>
          <w:sz w:val="24"/>
        </w:rPr>
        <w:t xml:space="preserve">The ultimate output from the enhanced risk model will be a </w:t>
      </w:r>
      <w:r>
        <w:rPr>
          <w:sz w:val="24"/>
        </w:rPr>
        <w:t>Veteran</w:t>
      </w:r>
      <w:r w:rsidRPr="00CD5105">
        <w:rPr>
          <w:sz w:val="24"/>
        </w:rPr>
        <w:t>-specific risk score based on the predicted likelihood of suicide risk. The risk score may be a numeric score bound between two limits, an unbounded numeric score, an ordinal categorical score (for example: High, Medium, Low), or an unordered categorical variable (for example: PTSD, Divorce, Family Death, etc.). The final decision on risk score methodology will be made after the risk model is finalized and dashboard/notifications end users are consulted.</w:t>
      </w:r>
    </w:p>
    <w:p w:rsidR="009E791F" w:rsidRPr="00D35D5C" w:rsidRDefault="009E791F" w:rsidP="009E791F">
      <w:pPr>
        <w:rPr>
          <w:sz w:val="24"/>
        </w:rPr>
      </w:pPr>
    </w:p>
    <w:p w:rsidR="009E791F" w:rsidRDefault="009E791F" w:rsidP="009E791F">
      <w:r w:rsidRPr="00CD5105">
        <w:rPr>
          <w:sz w:val="24"/>
        </w:rPr>
        <w:t>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9E791F" w:rsidRDefault="009E791F" w:rsidP="009E791F"/>
    <w:p w:rsidR="009E791F" w:rsidRDefault="009E791F" w:rsidP="009E791F">
      <w:pPr>
        <w:jc w:val="center"/>
      </w:pPr>
      <w:r>
        <w:object w:dxaOrig="9444" w:dyaOrig="7644">
          <v:shape id="_x0000_i1039" type="#_x0000_t75" style="width:352.8pt;height:4in" o:ole="">
            <v:imagedata r:id="rId68" o:title=""/>
          </v:shape>
          <o:OLEObject Type="Embed" ProgID="Visio.Drawing.11" ShapeID="_x0000_i1039" DrawAspect="Content" ObjectID="_1485335944" r:id="rId69"/>
        </w:object>
      </w:r>
    </w:p>
    <w:p w:rsidR="009E791F" w:rsidRDefault="009E791F" w:rsidP="0071563C">
      <w:pPr>
        <w:pStyle w:val="Caption"/>
      </w:pPr>
      <w:del w:id="886" w:author="Radina Ivanova" w:date="2015-02-05T15:50:00Z">
        <w:r w:rsidDel="0071563C">
          <w:delText xml:space="preserve">Figure </w:delText>
        </w:r>
        <w:r w:rsidR="00792D8A" w:rsidDel="0071563C">
          <w:delText>3</w:delText>
        </w:r>
        <w:r w:rsidDel="0071563C">
          <w:rPr>
            <w:noProof/>
          </w:rPr>
          <w:delText xml:space="preserve">: </w:delText>
        </w:r>
      </w:del>
      <w:ins w:id="887" w:author="Radina Ivanova" w:date="2015-02-05T15:50:00Z">
        <w:r w:rsidR="0071563C">
          <w:t xml:space="preserve">Figure </w:t>
        </w:r>
        <w:r w:rsidR="0071563C">
          <w:fldChar w:fldCharType="begin"/>
        </w:r>
        <w:r w:rsidR="0071563C">
          <w:instrText xml:space="preserve"> SEQ Figure \* ARABIC </w:instrText>
        </w:r>
      </w:ins>
      <w:r w:rsidR="0071563C">
        <w:fldChar w:fldCharType="separate"/>
      </w:r>
      <w:ins w:id="888" w:author="Radina Ivanova" w:date="2015-02-05T15:50:00Z">
        <w:r w:rsidR="0071563C">
          <w:rPr>
            <w:noProof/>
          </w:rPr>
          <w:t>20</w:t>
        </w:r>
        <w:r w:rsidR="0071563C">
          <w:fldChar w:fldCharType="end"/>
        </w:r>
        <w:r w:rsidR="0071563C">
          <w:t xml:space="preserve">: </w:t>
        </w:r>
      </w:ins>
      <w:r>
        <w:rPr>
          <w:noProof/>
        </w:rPr>
        <w:t>Risk Model Data Sources</w:t>
      </w:r>
    </w:p>
    <w:p w:rsidR="009E791F" w:rsidRDefault="009E791F" w:rsidP="009E791F"/>
    <w:p w:rsidR="009E791F" w:rsidRPr="00CD5105" w:rsidRDefault="009E791F" w:rsidP="009E791F">
      <w:pPr>
        <w:rPr>
          <w:b/>
          <w:sz w:val="24"/>
        </w:rPr>
      </w:pPr>
      <w:r w:rsidRPr="00CD5105">
        <w:rPr>
          <w:b/>
          <w:sz w:val="24"/>
        </w:rPr>
        <w:t>Suicide Completion Risk Model Inputs</w:t>
      </w:r>
    </w:p>
    <w:p w:rsidR="009E791F" w:rsidRDefault="009E791F" w:rsidP="009E791F">
      <w:pPr>
        <w:rPr>
          <w:sz w:val="24"/>
        </w:rPr>
      </w:pPr>
      <w:r w:rsidRPr="00CD5105">
        <w:rPr>
          <w:sz w:val="24"/>
        </w:rPr>
        <w:t>It is expected that at the minimum, the suicide completion risk model will utilizeVHA and SDR/NDI data. However, if feasible, th</w:t>
      </w:r>
      <w:r>
        <w:rPr>
          <w:sz w:val="24"/>
        </w:rPr>
        <w:t xml:space="preserve">is </w:t>
      </w:r>
      <w:r w:rsidRPr="00CD5105">
        <w:rPr>
          <w:sz w:val="24"/>
        </w:rPr>
        <w:t>data will be supplemented by additional information from VBA data sources, and potentially third party data sources (e.g., local unemployment rates, country-level general suicide incidence from CDC, DoD data):</w:t>
      </w:r>
    </w:p>
    <w:p w:rsidR="009E791F" w:rsidRPr="00CD5105" w:rsidRDefault="009E791F" w:rsidP="009E791F">
      <w:pPr>
        <w:rPr>
          <w:sz w:val="24"/>
        </w:rPr>
      </w:pPr>
    </w:p>
    <w:p w:rsidR="009E791F" w:rsidRPr="00CD5105" w:rsidRDefault="009E791F" w:rsidP="009E791F">
      <w:pPr>
        <w:ind w:left="360"/>
        <w:rPr>
          <w:sz w:val="24"/>
        </w:rPr>
      </w:pPr>
      <w:r w:rsidRPr="00CD5105">
        <w:rPr>
          <w:sz w:val="24"/>
        </w:rPr>
        <w:lastRenderedPageBreak/>
        <w:t xml:space="preserve">VHA Data – The VHA data contains </w:t>
      </w:r>
      <w:r>
        <w:rPr>
          <w:sz w:val="24"/>
        </w:rPr>
        <w:t>Veteran</w:t>
      </w:r>
      <w:r w:rsidRPr="00CD5105">
        <w:rPr>
          <w:sz w:val="24"/>
        </w:rPr>
        <w:t xml:space="preserve"> health information including but not limited to inpatient and outpatient care administered, diagnoses, and prescriptions for </w:t>
      </w:r>
      <w:r>
        <w:rPr>
          <w:sz w:val="24"/>
        </w:rPr>
        <w:t>Veteran</w:t>
      </w:r>
      <w:r w:rsidRPr="00CD5105">
        <w:rPr>
          <w:sz w:val="24"/>
        </w:rPr>
        <w:t>s who have used VHA services. The VHA data will be stored in the Reach Database behind the VA firewall. Th</w:t>
      </w:r>
      <w:r>
        <w:rPr>
          <w:sz w:val="24"/>
        </w:rPr>
        <w:t>is</w:t>
      </w:r>
      <w:r w:rsidRPr="00CD5105">
        <w:rPr>
          <w:sz w:val="24"/>
        </w:rPr>
        <w:t xml:space="preserve"> data will be used both for developing the suicide completion risk model as well as for iterative, near-time development of suicide likelihood scores for </w:t>
      </w:r>
      <w:r>
        <w:rPr>
          <w:sz w:val="24"/>
        </w:rPr>
        <w:t>Veteran</w:t>
      </w:r>
      <w:r w:rsidRPr="00CD5105">
        <w:rPr>
          <w:sz w:val="24"/>
        </w:rPr>
        <w:t xml:space="preserve">s. </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SDR/NDI Data – The SDR and/or NDI data </w:t>
      </w:r>
      <w:r>
        <w:rPr>
          <w:sz w:val="24"/>
        </w:rPr>
        <w:t>is</w:t>
      </w:r>
      <w:r w:rsidRPr="00CD5105">
        <w:rPr>
          <w:sz w:val="24"/>
        </w:rPr>
        <w:t xml:space="preserve"> used to identif</w:t>
      </w:r>
      <w:r>
        <w:rPr>
          <w:sz w:val="24"/>
        </w:rPr>
        <w:t>y</w:t>
      </w:r>
      <w:r w:rsidRPr="00CD5105">
        <w:rPr>
          <w:sz w:val="24"/>
        </w:rPr>
        <w:t xml:space="preserve"> </w:t>
      </w:r>
      <w:r>
        <w:rPr>
          <w:sz w:val="24"/>
        </w:rPr>
        <w:t>Veteran</w:t>
      </w:r>
      <w:r w:rsidRPr="00CD5105">
        <w:rPr>
          <w:sz w:val="24"/>
        </w:rPr>
        <w:t>s who have committed suicide; thus, th</w:t>
      </w:r>
      <w:r>
        <w:rPr>
          <w:sz w:val="24"/>
        </w:rPr>
        <w:t>is</w:t>
      </w:r>
      <w:r w:rsidRPr="00CD5105">
        <w:rPr>
          <w:sz w:val="24"/>
        </w:rPr>
        <w:t xml:space="preserve"> data </w:t>
      </w:r>
      <w:r>
        <w:rPr>
          <w:sz w:val="24"/>
        </w:rPr>
        <w:t>is</w:t>
      </w:r>
      <w:r w:rsidRPr="00CD5105">
        <w:rPr>
          <w:sz w:val="24"/>
        </w:rPr>
        <w:t xml:space="preserve"> crucial for constructing the dependent variable in the models. Th</w:t>
      </w:r>
      <w:r>
        <w:rPr>
          <w:sz w:val="24"/>
        </w:rPr>
        <w:t xml:space="preserve">is </w:t>
      </w:r>
      <w:r w:rsidRPr="00CD5105">
        <w:rPr>
          <w:sz w:val="24"/>
        </w:rPr>
        <w:t>data will be imported into R and used to train and test the risk model.</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VBA Data – The VBA data contains, but is not limited to: benefit, military, financial, pension, and disability information on </w:t>
      </w:r>
      <w:r>
        <w:rPr>
          <w:sz w:val="24"/>
        </w:rPr>
        <w:t>Veteran</w:t>
      </w:r>
      <w:r w:rsidRPr="00CD5105">
        <w:rPr>
          <w:sz w:val="24"/>
        </w:rPr>
        <w:t>s who are using VBA services. Similar to the VHA data, the VBA data will be stored in the Reach Database behind the VA firewall. If feasible, th</w:t>
      </w:r>
      <w:r>
        <w:rPr>
          <w:sz w:val="24"/>
        </w:rPr>
        <w:t>is</w:t>
      </w:r>
      <w:r w:rsidRPr="00CD5105">
        <w:rPr>
          <w:sz w:val="24"/>
        </w:rPr>
        <w:t xml:space="preserve"> data will be used both for developing the suicide completion risk model as well as for iterative, near-time development of suicide likelihood scores for </w:t>
      </w:r>
      <w:r>
        <w:rPr>
          <w:sz w:val="24"/>
        </w:rPr>
        <w:t>Veteran</w:t>
      </w:r>
      <w:r w:rsidRPr="00CD5105">
        <w:rPr>
          <w:sz w:val="24"/>
        </w:rPr>
        <w:t>s.</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Third Party Data – There are third party data sources being considered to obtain information on </w:t>
      </w:r>
      <w:r>
        <w:rPr>
          <w:sz w:val="24"/>
        </w:rPr>
        <w:t>Veteran</w:t>
      </w:r>
      <w:r w:rsidRPr="00CD5105">
        <w:rPr>
          <w:sz w:val="24"/>
        </w:rPr>
        <w:t xml:space="preserve">s that is not contained within VHA or VBA data. Some of these sources are county unemployment rates, county suicide rates, </w:t>
      </w:r>
      <w:r>
        <w:rPr>
          <w:sz w:val="24"/>
        </w:rPr>
        <w:t>LexisNexis</w:t>
      </w:r>
      <w:r w:rsidRPr="00CD5105">
        <w:rPr>
          <w:sz w:val="24"/>
        </w:rPr>
        <w:t>, court records, and social media data.</w:t>
      </w:r>
    </w:p>
    <w:p w:rsidR="009E791F" w:rsidRDefault="009E791F" w:rsidP="009E791F"/>
    <w:p w:rsidR="009E791F" w:rsidRDefault="009E791F" w:rsidP="009E791F">
      <w:pPr>
        <w:jc w:val="center"/>
      </w:pPr>
      <w:r>
        <w:object w:dxaOrig="8004" w:dyaOrig="5304">
          <v:shape id="_x0000_i1040" type="#_x0000_t75" style="width:403.2pt;height:266.4pt" o:ole="">
            <v:imagedata r:id="rId70" o:title=""/>
          </v:shape>
          <o:OLEObject Type="Embed" ProgID="Visio.Drawing.11" ShapeID="_x0000_i1040" DrawAspect="Content" ObjectID="_1485335945" r:id="rId71"/>
        </w:object>
      </w:r>
    </w:p>
    <w:p w:rsidR="009E791F" w:rsidRDefault="009E791F" w:rsidP="0071563C">
      <w:pPr>
        <w:pStyle w:val="Caption"/>
      </w:pPr>
      <w:del w:id="889" w:author="Radina Ivanova" w:date="2015-02-05T15:51:00Z">
        <w:r w:rsidDel="0071563C">
          <w:delText xml:space="preserve">Figure </w:delText>
        </w:r>
        <w:r w:rsidR="00792D8A" w:rsidDel="0071563C">
          <w:delText>4</w:delText>
        </w:r>
        <w:r w:rsidDel="0071563C">
          <w:rPr>
            <w:noProof/>
          </w:rPr>
          <w:delText xml:space="preserve">: </w:delText>
        </w:r>
      </w:del>
      <w:ins w:id="890" w:author="Radina Ivanova" w:date="2015-02-05T15:50:00Z">
        <w:r w:rsidR="0071563C">
          <w:t xml:space="preserve">Figure </w:t>
        </w:r>
        <w:r w:rsidR="0071563C">
          <w:fldChar w:fldCharType="begin"/>
        </w:r>
        <w:r w:rsidR="0071563C">
          <w:instrText xml:space="preserve"> SEQ Figure \* ARABIC </w:instrText>
        </w:r>
      </w:ins>
      <w:r w:rsidR="0071563C">
        <w:fldChar w:fldCharType="separate"/>
      </w:r>
      <w:ins w:id="891" w:author="Radina Ivanova" w:date="2015-02-05T15:50:00Z">
        <w:r w:rsidR="0071563C">
          <w:rPr>
            <w:noProof/>
          </w:rPr>
          <w:t>21</w:t>
        </w:r>
        <w:r w:rsidR="0071563C">
          <w:fldChar w:fldCharType="end"/>
        </w:r>
      </w:ins>
      <w:ins w:id="892" w:author="Radina Ivanova" w:date="2015-02-05T15:51:00Z">
        <w:r w:rsidR="0071563C">
          <w:t xml:space="preserve">: </w:t>
        </w:r>
      </w:ins>
      <w:r>
        <w:rPr>
          <w:noProof/>
        </w:rPr>
        <w:t>Data Sources</w:t>
      </w:r>
    </w:p>
    <w:p w:rsidR="009E791F" w:rsidRPr="00E76231" w:rsidRDefault="009E791F" w:rsidP="009E791F">
      <w:pPr>
        <w:pStyle w:val="BodyText"/>
      </w:pPr>
    </w:p>
    <w:p w:rsidR="009E791F" w:rsidRPr="00CD5105" w:rsidRDefault="009E791F" w:rsidP="009E791F">
      <w:pPr>
        <w:rPr>
          <w:b/>
          <w:sz w:val="24"/>
        </w:rPr>
      </w:pPr>
      <w:r w:rsidRPr="00CD5105">
        <w:rPr>
          <w:b/>
          <w:sz w:val="24"/>
        </w:rPr>
        <w:t>Suicide Completion Risk Model Outputs</w:t>
      </w:r>
    </w:p>
    <w:p w:rsidR="009E791F" w:rsidRDefault="009E791F" w:rsidP="009E791F">
      <w:pPr>
        <w:rPr>
          <w:sz w:val="24"/>
        </w:rPr>
      </w:pPr>
    </w:p>
    <w:p w:rsidR="009E791F" w:rsidRPr="00CD5105" w:rsidRDefault="009E791F" w:rsidP="009E791F">
      <w:pPr>
        <w:rPr>
          <w:sz w:val="24"/>
        </w:rPr>
      </w:pPr>
      <w:r w:rsidRPr="00CD5105">
        <w:rPr>
          <w:sz w:val="24"/>
        </w:rPr>
        <w:lastRenderedPageBreak/>
        <w:t xml:space="preserve">Predicted Suicide Completion Risk – The developed model in R will produce, for each </w:t>
      </w:r>
      <w:r>
        <w:rPr>
          <w:sz w:val="24"/>
        </w:rPr>
        <w:t>Veteran</w:t>
      </w:r>
      <w:r w:rsidRPr="00CD5105">
        <w:rPr>
          <w:sz w:val="24"/>
        </w:rPr>
        <w:t xml:space="preserve"> in the training and testing cohort, the predicted probability of completing suicide. The predicted values will be computed based on fitted model coefficients. It is not necessary for these predicted probabilities to be imported into the SQL server (see section below on Model Coefficients). </w:t>
      </w:r>
    </w:p>
    <w:p w:rsidR="009E791F" w:rsidRPr="00CD5105" w:rsidRDefault="009E791F" w:rsidP="009E791F">
      <w:pPr>
        <w:rPr>
          <w:sz w:val="24"/>
        </w:rPr>
      </w:pPr>
      <w:r w:rsidRPr="00CD5105">
        <w:rPr>
          <w:sz w:val="24"/>
        </w:rPr>
        <w:t>Model Coefficients – The suicide completion risk model coefficients (for all included variables) derived in R will be imported into the SQL server. Using these coefficients, for every record (</w:t>
      </w:r>
      <w:r>
        <w:rPr>
          <w:sz w:val="24"/>
        </w:rPr>
        <w:t>Veteran</w:t>
      </w:r>
      <w:r w:rsidRPr="00CD5105">
        <w:rPr>
          <w:sz w:val="24"/>
        </w:rPr>
        <w:t>) with an update to variable values, the coefficients wil</w:t>
      </w:r>
      <w:r>
        <w:rPr>
          <w:sz w:val="24"/>
        </w:rPr>
        <w:t>l be applied to Veteran</w:t>
      </w:r>
      <w:r w:rsidRPr="00CD5105">
        <w:rPr>
          <w:sz w:val="24"/>
        </w:rPr>
        <w:t xml:space="preserve"> data to re-calculate the risk of suicide completion. This updating will occur on the SQL server (and outside of R). </w:t>
      </w:r>
    </w:p>
    <w:p w:rsidR="009E791F" w:rsidRDefault="009E791F" w:rsidP="009E791F"/>
    <w:p w:rsidR="009E791F" w:rsidRPr="00CD5105" w:rsidRDefault="009E791F" w:rsidP="009E791F">
      <w:pPr>
        <w:rPr>
          <w:b/>
          <w:sz w:val="24"/>
        </w:rPr>
      </w:pPr>
      <w:r w:rsidRPr="00CD5105">
        <w:rPr>
          <w:b/>
          <w:sz w:val="24"/>
        </w:rPr>
        <w:t>Components</w:t>
      </w:r>
    </w:p>
    <w:p w:rsidR="009E791F" w:rsidRDefault="009E791F" w:rsidP="009E791F">
      <w:pPr>
        <w:rPr>
          <w:sz w:val="24"/>
        </w:rPr>
      </w:pPr>
    </w:p>
    <w:p w:rsidR="009E791F" w:rsidRPr="00CD5105" w:rsidRDefault="009E791F" w:rsidP="009E791F">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rsidR="009E791F" w:rsidRDefault="009E791F" w:rsidP="009E791F">
      <w:pPr>
        <w:rPr>
          <w:sz w:val="24"/>
        </w:rPr>
      </w:pPr>
    </w:p>
    <w:p w:rsidR="009E791F" w:rsidRPr="00CD5105" w:rsidRDefault="009E791F" w:rsidP="009E791F">
      <w:pPr>
        <w:rPr>
          <w:sz w:val="24"/>
        </w:rPr>
      </w:pPr>
      <w:r w:rsidRPr="00CD5105">
        <w:rPr>
          <w:sz w:val="24"/>
        </w:rPr>
        <w:t>SQL Server – The data used for the risk model in the Reach Database will be stored in a SQL Server instance. R will pull data from SQL Server in order to train and test the risk model. The suicide completion risk will be calculated/update</w:t>
      </w:r>
      <w:r>
        <w:rPr>
          <w:sz w:val="24"/>
        </w:rPr>
        <w:t>d directly on the server using Veteran</w:t>
      </w:r>
      <w:r w:rsidRPr="00CD5105">
        <w:rPr>
          <w:sz w:val="24"/>
        </w:rPr>
        <w:t xml:space="preserve"> data and model coefficients developed in R. </w:t>
      </w:r>
    </w:p>
    <w:p w:rsidR="009E791F" w:rsidRPr="00CD5105" w:rsidRDefault="009E791F" w:rsidP="009E791F">
      <w:pPr>
        <w:rPr>
          <w:sz w:val="24"/>
        </w:rPr>
      </w:pPr>
    </w:p>
    <w:p w:rsidR="009E791F" w:rsidRPr="00CD5105" w:rsidRDefault="009E791F" w:rsidP="009E791F">
      <w:pPr>
        <w:rPr>
          <w:b/>
          <w:sz w:val="24"/>
        </w:rPr>
      </w:pPr>
      <w:r w:rsidRPr="00CD5105">
        <w:rPr>
          <w:b/>
          <w:sz w:val="24"/>
        </w:rPr>
        <w:t>Dependencies within Components</w:t>
      </w:r>
    </w:p>
    <w:p w:rsidR="009E791F" w:rsidRDefault="009E791F" w:rsidP="009E791F">
      <w:pPr>
        <w:rPr>
          <w:sz w:val="24"/>
        </w:rPr>
      </w:pPr>
    </w:p>
    <w:p w:rsidR="009E791F" w:rsidRPr="00CD5105" w:rsidRDefault="009E791F" w:rsidP="009E791F">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 called RODBC, which allows for this functionality. Utilizing the RODBC package, R and SQL Server will be able to transfer data between the two components allowing for modeling development and suicide completion risk scoring calculations.</w:t>
      </w:r>
    </w:p>
    <w:p w:rsidR="009E791F" w:rsidRDefault="009E791F" w:rsidP="009E791F"/>
    <w:p w:rsidR="009E791F" w:rsidRDefault="009E791F" w:rsidP="009E791F">
      <w:pPr>
        <w:pStyle w:val="Heading2"/>
      </w:pPr>
      <w:bookmarkStart w:id="893" w:name="_Toc410914957"/>
      <w:r>
        <w:t>External System Interface Design</w:t>
      </w:r>
      <w:bookmarkEnd w:id="893"/>
    </w:p>
    <w:p w:rsidR="009E791F" w:rsidRPr="00414897" w:rsidRDefault="009E791F" w:rsidP="009E791F">
      <w:pPr>
        <w:rPr>
          <w:rFonts w:ascii="Arial" w:eastAsiaTheme="minorEastAsia" w:hAnsi="Arial" w:cs="Arial"/>
          <w:sz w:val="24"/>
        </w:rPr>
      </w:pPr>
      <w:r w:rsidRPr="00414897">
        <w:rPr>
          <w:sz w:val="24"/>
        </w:rPr>
        <w:t xml:space="preserve">For further details on the </w:t>
      </w:r>
      <w:r>
        <w:rPr>
          <w:sz w:val="24"/>
        </w:rPr>
        <w:t xml:space="preserve">System Interface Design, </w:t>
      </w:r>
      <w:r w:rsidRPr="00414897">
        <w:rPr>
          <w:sz w:val="24"/>
        </w:rPr>
        <w:t xml:space="preserve">please refer to </w:t>
      </w:r>
      <w:r>
        <w:rPr>
          <w:sz w:val="24"/>
        </w:rPr>
        <w:t>IRDS Interface Design Specification</w:t>
      </w:r>
      <w:r w:rsidRPr="00414897">
        <w:rPr>
          <w:sz w:val="24"/>
        </w:rPr>
        <w:t>.</w:t>
      </w:r>
    </w:p>
    <w:p w:rsidR="009E791F" w:rsidRDefault="009E791F" w:rsidP="009E791F">
      <w:pPr>
        <w:pStyle w:val="Heading1"/>
      </w:pPr>
      <w:bookmarkStart w:id="894" w:name="_Toc405814155"/>
      <w:bookmarkStart w:id="895" w:name="_Toc405815155"/>
      <w:bookmarkEnd w:id="894"/>
      <w:bookmarkEnd w:id="895"/>
      <w:r>
        <w:t xml:space="preserve"> </w:t>
      </w:r>
      <w:bookmarkStart w:id="896" w:name="_Toc410914958"/>
      <w:r>
        <w:t>Human-Machine Interface</w:t>
      </w:r>
      <w:bookmarkEnd w:id="896"/>
    </w:p>
    <w:p w:rsidR="009E791F" w:rsidRDefault="009E791F" w:rsidP="009E791F">
      <w:pPr>
        <w:pStyle w:val="InstructionalText1"/>
      </w:pPr>
    </w:p>
    <w:p w:rsidR="009E791F" w:rsidRPr="00D472EA" w:rsidRDefault="009E791F" w:rsidP="009E791F">
      <w:pPr>
        <w:pStyle w:val="Heading2"/>
      </w:pPr>
      <w:bookmarkStart w:id="897" w:name="_Toc410914959"/>
      <w:r>
        <w:t>User Roles</w:t>
      </w:r>
      <w:bookmarkEnd w:id="897"/>
    </w:p>
    <w:p w:rsidR="009E791F" w:rsidRDefault="009E791F" w:rsidP="009E791F">
      <w:pPr>
        <w:pStyle w:val="BodyText"/>
      </w:pPr>
      <w:r w:rsidRPr="0023328E">
        <w:t xml:space="preserve">Users of the Integrated Reach Database system consist of </w:t>
      </w:r>
      <w:r>
        <w:t>intervention service providers</w:t>
      </w:r>
      <w:r w:rsidRPr="0023328E">
        <w:t xml:space="preserve">, other VA mental health providers, and leadership resources. In addition, approved researchers may also be granted access to the system to analyze data and run reports. For a full description of the user classes, refer to the User Research Report. </w:t>
      </w:r>
    </w:p>
    <w:p w:rsidR="009E791F" w:rsidRDefault="009E791F" w:rsidP="009E791F">
      <w:pPr>
        <w:pStyle w:val="Caption"/>
      </w:pPr>
      <w:r>
        <w:lastRenderedPageBreak/>
        <w:t xml:space="preserve">Table </w:t>
      </w:r>
      <w:fldSimple w:instr=" SEQ Table \* ARABIC ">
        <w:r w:rsidR="00E95842">
          <w:rPr>
            <w:noProof/>
          </w:rPr>
          <w:t>11</w:t>
        </w:r>
      </w:fldSimple>
      <w:r>
        <w:t>: User Roles</w:t>
      </w:r>
    </w:p>
    <w:tbl>
      <w:tblPr>
        <w:tblStyle w:val="TableGrid"/>
        <w:tblW w:w="0" w:type="auto"/>
        <w:tblLook w:val="04A0" w:firstRow="1" w:lastRow="0" w:firstColumn="1" w:lastColumn="0" w:noHBand="0" w:noVBand="1"/>
      </w:tblPr>
      <w:tblGrid>
        <w:gridCol w:w="4788"/>
        <w:gridCol w:w="4788"/>
      </w:tblGrid>
      <w:tr w:rsidR="009E791F" w:rsidRPr="00425E09" w:rsidTr="00666F97">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User Class</w:t>
            </w:r>
          </w:p>
        </w:tc>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Description</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Outreach and Intervention Team Members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Suicide Prevention Coordinators (SPC), clinical professionals and other Mental Health staff. Some but not all will have limited experience using IT tools. Experience in Social Work and Clinical Psychology is typical.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leadership, VA Center of Excellence for Suicide Prevention staff, VA Mental Health leaders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VA staff in leadership positions with backgrounds in Medicine, Clinical Psychology, Nursing, Public Health, Social Work and various social sciences. Expertise with information technology tools varies broadly depending on background and role at VA. User class may also include Outreach and Intervention Team Members described above.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Researchers and Statisticians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with backgrounds in Statistics, Epidemiology, Public Health, Medicine, Psychology, and various social sciences. Technical expertise for many users will be high, especially in using tools for statistical analysis and related research methods.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Users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who generate reports related to </w:t>
            </w:r>
            <w:r>
              <w:rPr>
                <w:iCs/>
                <w:szCs w:val="22"/>
              </w:rPr>
              <w:t>Veteran</w:t>
            </w:r>
            <w:r w:rsidRPr="00425E09">
              <w:rPr>
                <w:iCs/>
                <w:szCs w:val="22"/>
              </w:rPr>
              <w:t xml:space="preserve"> suicide. These users may include individuals described in the user classes above plus additional VA managers, analysts, and administrators who are asked to generate reports. Expertise with various technology tools for many users will likely be high, especially in areas related to reporting tools, databases, and statistics.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Consumers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in the target audience for reports, including internal VA clinical and administrative staff in addition to groups external to VA including other government agencies, US Congress, news media, </w:t>
            </w:r>
            <w:r>
              <w:rPr>
                <w:iCs/>
                <w:szCs w:val="22"/>
              </w:rPr>
              <w:t>Veteran</w:t>
            </w:r>
            <w:r w:rsidRPr="00425E09">
              <w:rPr>
                <w:iCs/>
                <w:szCs w:val="22"/>
              </w:rPr>
              <w:t xml:space="preserve">s Service Organizations, and the general public. Expertise understanding and interpreting statistical data will vary across target audiences.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Sustainment Staff</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technical VA staff with backgrounds in Information Technology, Computer Science, Statistics, and related fields with the ability to create new statistical models in the application and map the application to new interfaces. </w:t>
            </w:r>
          </w:p>
        </w:tc>
      </w:tr>
    </w:tbl>
    <w:p w:rsidR="009E791F" w:rsidRPr="006E6A0B" w:rsidRDefault="009E791F" w:rsidP="009E791F">
      <w:pPr>
        <w:pStyle w:val="BodyText"/>
      </w:pPr>
    </w:p>
    <w:p w:rsidR="009E791F" w:rsidRPr="00F4694F" w:rsidRDefault="009E791F" w:rsidP="009E791F">
      <w:pPr>
        <w:pStyle w:val="BodyText"/>
      </w:pPr>
    </w:p>
    <w:p w:rsidR="009E791F" w:rsidRDefault="009E791F" w:rsidP="009E791F">
      <w:pPr>
        <w:pStyle w:val="Heading2"/>
      </w:pPr>
      <w:bookmarkStart w:id="898" w:name="_Toc410914960"/>
      <w:r>
        <w:t>Interface Design Rules</w:t>
      </w:r>
      <w:bookmarkEnd w:id="898"/>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899" w:name="_Toc410914961"/>
      <w:r>
        <w:t>Inputs</w:t>
      </w:r>
      <w:bookmarkEnd w:id="899"/>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900" w:name="_Toc410914962"/>
      <w:r>
        <w:t>Outputs</w:t>
      </w:r>
      <w:bookmarkEnd w:id="900"/>
    </w:p>
    <w:p w:rsidR="009E791F" w:rsidRPr="008544AA" w:rsidRDefault="009E791F" w:rsidP="009E791F">
      <w:pPr>
        <w:pStyle w:val="InstructionalText1"/>
        <w:rPr>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901" w:name="_Toc410914963"/>
      <w:r>
        <w:t>Navigation Hierarchy</w:t>
      </w:r>
      <w:bookmarkEnd w:id="901"/>
    </w:p>
    <w:p w:rsidR="004E0E09" w:rsidRPr="008544AA" w:rsidRDefault="004E0E09" w:rsidP="004E0E09">
      <w:pPr>
        <w:pStyle w:val="InstructionalText1"/>
        <w:rPr>
          <w:szCs w:val="24"/>
        </w:rPr>
      </w:pPr>
      <w:r w:rsidRPr="008544AA">
        <w:rPr>
          <w:i w:val="0"/>
          <w:color w:val="auto"/>
          <w:szCs w:val="24"/>
        </w:rPr>
        <w:t>This section of the document is TBD and will be provided as user requirements are finalized.</w:t>
      </w:r>
    </w:p>
    <w:p w:rsidR="009E791F" w:rsidRPr="00C83EC8" w:rsidRDefault="009E791F" w:rsidP="009E791F">
      <w:pPr>
        <w:pStyle w:val="InstructionalText1"/>
        <w:rPr>
          <w:i w:val="0"/>
          <w:color w:val="auto"/>
        </w:rPr>
      </w:pPr>
    </w:p>
    <w:p w:rsidR="009E791F" w:rsidRDefault="009E791F" w:rsidP="009E791F">
      <w:pPr>
        <w:pStyle w:val="Heading1"/>
      </w:pPr>
      <w:bookmarkStart w:id="902" w:name="_Toc410914964"/>
      <w:r>
        <w:t>Security and Privacy</w:t>
      </w:r>
      <w:bookmarkEnd w:id="902"/>
    </w:p>
    <w:p w:rsidR="009E791F" w:rsidRDefault="009E791F" w:rsidP="009E791F">
      <w:pPr>
        <w:pStyle w:val="BodyText"/>
      </w:pPr>
      <w:r>
        <w:t>This section will be completed upon identification of the IRDS host environment and the requirements for the host location.</w:t>
      </w:r>
    </w:p>
    <w:p w:rsidR="004E0E09" w:rsidRPr="009953D1" w:rsidRDefault="004E0E09" w:rsidP="009E791F">
      <w:pPr>
        <w:pStyle w:val="BodyText"/>
      </w:pPr>
    </w:p>
    <w:p w:rsidR="009E791F" w:rsidRDefault="009E791F" w:rsidP="009E791F">
      <w:pPr>
        <w:pStyle w:val="Heading2"/>
      </w:pPr>
      <w:bookmarkStart w:id="903" w:name="_Toc410914965"/>
      <w:r>
        <w:t>Security</w:t>
      </w:r>
      <w:bookmarkEnd w:id="903"/>
    </w:p>
    <w:p w:rsidR="009E791F" w:rsidRDefault="009E791F" w:rsidP="009E791F">
      <w:pPr>
        <w:pStyle w:val="InstructionalText1"/>
        <w:rPr>
          <w:i w:val="0"/>
          <w:color w:val="auto"/>
          <w:szCs w:val="24"/>
        </w:rPr>
      </w:pPr>
      <w:r w:rsidRPr="008544AA">
        <w:rPr>
          <w:i w:val="0"/>
          <w:color w:val="auto"/>
          <w:szCs w:val="24"/>
        </w:rPr>
        <w:t xml:space="preserve">This section of the document is TBD and will be </w:t>
      </w:r>
      <w:r w:rsidR="00E64F98">
        <w:rPr>
          <w:i w:val="0"/>
          <w:color w:val="auto"/>
          <w:szCs w:val="24"/>
        </w:rPr>
        <w:t>updated once</w:t>
      </w:r>
      <w:r w:rsidR="00E64F98" w:rsidRPr="008544AA">
        <w:rPr>
          <w:i w:val="0"/>
          <w:color w:val="auto"/>
          <w:szCs w:val="24"/>
        </w:rPr>
        <w:t xml:space="preserve"> </w:t>
      </w:r>
      <w:r w:rsidRPr="008544AA">
        <w:rPr>
          <w:i w:val="0"/>
          <w:color w:val="auto"/>
          <w:szCs w:val="24"/>
        </w:rPr>
        <w:t xml:space="preserve">the host environment is </w:t>
      </w:r>
      <w:r w:rsidR="00E64F98">
        <w:rPr>
          <w:i w:val="0"/>
          <w:color w:val="auto"/>
          <w:szCs w:val="24"/>
        </w:rPr>
        <w:t>finalized</w:t>
      </w:r>
      <w:r w:rsidRPr="008544AA">
        <w:rPr>
          <w:i w:val="0"/>
          <w:color w:val="auto"/>
          <w:szCs w:val="24"/>
        </w:rPr>
        <w:t>.</w:t>
      </w:r>
    </w:p>
    <w:p w:rsidR="004E0E09" w:rsidRPr="00792D8A" w:rsidRDefault="004E0E09" w:rsidP="00CF29C4">
      <w:pPr>
        <w:pStyle w:val="BodyText"/>
      </w:pPr>
    </w:p>
    <w:p w:rsidR="009E791F" w:rsidRDefault="009E791F" w:rsidP="009E791F">
      <w:pPr>
        <w:pStyle w:val="Heading2"/>
      </w:pPr>
      <w:bookmarkStart w:id="904" w:name="_Toc410914966"/>
      <w:r>
        <w:t>Privacy</w:t>
      </w:r>
      <w:bookmarkEnd w:id="904"/>
    </w:p>
    <w:p w:rsidR="00666F97" w:rsidRPr="002427E9" w:rsidRDefault="00E64F98" w:rsidP="00CF29C4">
      <w:pPr>
        <w:pStyle w:val="InstructionalText1"/>
      </w:pPr>
      <w:r w:rsidRPr="008544AA">
        <w:rPr>
          <w:i w:val="0"/>
          <w:color w:val="auto"/>
          <w:szCs w:val="24"/>
        </w:rPr>
        <w:t xml:space="preserve">This section of the document is TBD and will be </w:t>
      </w:r>
      <w:r>
        <w:rPr>
          <w:i w:val="0"/>
          <w:color w:val="auto"/>
          <w:szCs w:val="24"/>
        </w:rPr>
        <w:t>updated once</w:t>
      </w:r>
      <w:r w:rsidRPr="008544AA">
        <w:rPr>
          <w:i w:val="0"/>
          <w:color w:val="auto"/>
          <w:szCs w:val="24"/>
        </w:rPr>
        <w:t xml:space="preserve"> the host environment is </w:t>
      </w:r>
      <w:r>
        <w:rPr>
          <w:i w:val="0"/>
          <w:color w:val="auto"/>
          <w:szCs w:val="24"/>
        </w:rPr>
        <w:t>finalized</w:t>
      </w:r>
      <w:r w:rsidRPr="008544AA">
        <w:rPr>
          <w:i w:val="0"/>
          <w:color w:val="auto"/>
          <w:szCs w:val="24"/>
        </w:rPr>
        <w:t>.</w:t>
      </w:r>
    </w:p>
    <w:sectPr w:rsidR="00666F97" w:rsidRPr="002427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2" w:author="Paul Bradley" w:date="2015-02-09T17:23:00Z" w:initials="PAB">
    <w:p w:rsidR="002C77AB" w:rsidRDefault="002C77AB">
      <w:pPr>
        <w:pStyle w:val="CommentText"/>
      </w:pPr>
      <w:r>
        <w:rPr>
          <w:rStyle w:val="CommentReference"/>
        </w:rPr>
        <w:annotationRef/>
      </w:r>
      <w:r>
        <w:t xml:space="preserve">  Need a conceptual description of the data flow … something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2C77AB" w:rsidRPr="009E227F" w:rsidTr="009E227F">
        <w:trPr>
          <w:tblCellSpacing w:w="15" w:type="dxa"/>
        </w:trPr>
        <w:tc>
          <w:tcPr>
            <w:tcW w:w="0" w:type="auto"/>
            <w:hideMark/>
          </w:tcPr>
          <w:p w:rsidR="002C77AB" w:rsidRPr="009E227F" w:rsidRDefault="002C77AB" w:rsidP="009E227F">
            <w:pPr>
              <w:rPr>
                <w:rFonts w:ascii="Segoe UI" w:hAnsi="Segoe UI" w:cs="Segoe UI"/>
                <w:sz w:val="18"/>
                <w:szCs w:val="18"/>
              </w:rPr>
            </w:pPr>
            <w:r>
              <w:rPr>
                <w:rFonts w:ascii="Segoe UI" w:hAnsi="Segoe UI" w:cs="Segoe UI"/>
                <w:color w:val="000000"/>
                <w:sz w:val="18"/>
                <w:szCs w:val="18"/>
              </w:rPr>
              <w:t>a</w:t>
            </w:r>
            <w:r w:rsidRPr="009E227F">
              <w:rPr>
                <w:rFonts w:ascii="Segoe UI" w:hAnsi="Segoe UI" w:cs="Segoe UI"/>
                <w:color w:val="000000"/>
                <w:sz w:val="18"/>
                <w:szCs w:val="18"/>
              </w:rPr>
              <w:t xml:space="preserve">) go get the new data, b) import it, clean it, </w:t>
            </w:r>
            <w:proofErr w:type="spellStart"/>
            <w:r w:rsidRPr="009E227F">
              <w:rPr>
                <w:rFonts w:ascii="Segoe UI" w:hAnsi="Segoe UI" w:cs="Segoe UI"/>
                <w:color w:val="000000"/>
                <w:sz w:val="18"/>
                <w:szCs w:val="18"/>
              </w:rPr>
              <w:t>etc</w:t>
            </w:r>
            <w:bookmarkStart w:id="303" w:name="_GoBack"/>
            <w:bookmarkEnd w:id="303"/>
            <w:proofErr w:type="spellEnd"/>
            <w:r w:rsidRPr="009E227F">
              <w:rPr>
                <w:rFonts w:ascii="Segoe UI" w:hAnsi="Segoe UI" w:cs="Segoe UI"/>
                <w:color w:val="000000"/>
                <w:sz w:val="18"/>
                <w:szCs w:val="18"/>
              </w:rPr>
              <w:t xml:space="preserve"> (as needed), c) and then apply the surveillance model </w:t>
            </w:r>
            <w:proofErr w:type="spellStart"/>
            <w:r w:rsidRPr="009E227F">
              <w:rPr>
                <w:rFonts w:ascii="Segoe UI" w:hAnsi="Segoe UI" w:cs="Segoe UI"/>
                <w:color w:val="000000"/>
                <w:sz w:val="18"/>
                <w:szCs w:val="18"/>
              </w:rPr>
              <w:t>funciton</w:t>
            </w:r>
            <w:proofErr w:type="spellEnd"/>
            <w:r w:rsidRPr="009E227F">
              <w:rPr>
                <w:rFonts w:ascii="Segoe UI" w:hAnsi="Segoe UI" w:cs="Segoe UI"/>
                <w:color w:val="000000"/>
                <w:sz w:val="18"/>
                <w:szCs w:val="18"/>
              </w:rPr>
              <w:t xml:space="preserve"> and place results in a table, and d) process the result table initiate direct messaging functions</w:t>
            </w:r>
            <w:r>
              <w:rPr>
                <w:rFonts w:ascii="Segoe UI" w:hAnsi="Segoe UI" w:cs="Segoe UI"/>
                <w:color w:val="000000"/>
                <w:sz w:val="18"/>
                <w:szCs w:val="18"/>
              </w:rPr>
              <w:t>, e) process result table for dashboard backend...</w:t>
            </w:r>
          </w:p>
        </w:tc>
      </w:tr>
    </w:tbl>
    <w:p w:rsidR="002C77AB" w:rsidRPr="009E227F" w:rsidRDefault="002C77AB" w:rsidP="009E227F">
      <w:pPr>
        <w:rPr>
          <w:sz w:val="24"/>
        </w:rPr>
      </w:pPr>
      <w:r w:rsidRPr="009E227F">
        <w:rPr>
          <w:sz w:val="24"/>
        </w:rPr>
        <w:t xml:space="preserve"> </w:t>
      </w:r>
    </w:p>
    <w:p w:rsidR="002C77AB" w:rsidRDefault="002C77AB">
      <w:pPr>
        <w:pStyle w:val="CommentText"/>
      </w:pPr>
    </w:p>
  </w:comment>
  <w:comment w:id="374" w:author="Paul Bradley" w:date="2015-02-09T17:23:00Z" w:initials="PAB">
    <w:p w:rsidR="002C77AB" w:rsidRDefault="002C77AB">
      <w:pPr>
        <w:pStyle w:val="CommentText"/>
      </w:pPr>
      <w:r>
        <w:rPr>
          <w:rStyle w:val="CommentReference"/>
        </w:rPr>
        <w:annotationRef/>
      </w:r>
      <w:r>
        <w:t xml:space="preserve">Much of this content looks like a cut and paste from GitHub.  1) If this is not our original writing, then we need to reference the source, 2) How much of this really needs to be in the design document, as I would expect you want the basic in the SDD and provide a pointer to the framework docs, no? </w:t>
      </w:r>
    </w:p>
  </w:comment>
  <w:comment w:id="497" w:author="Paul Bradley" w:date="2015-02-09T17:23:00Z" w:initials="PAB">
    <w:p w:rsidR="002C77AB" w:rsidRDefault="002C77AB">
      <w:pPr>
        <w:pStyle w:val="CommentText"/>
      </w:pPr>
      <w:r>
        <w:rPr>
          <w:rStyle w:val="CommentReference"/>
        </w:rPr>
        <w:annotationRef/>
      </w:r>
      <w:r>
        <w:t>Data Source?</w:t>
      </w:r>
    </w:p>
  </w:comment>
  <w:comment w:id="498" w:author="Andal FeQuiere Jr" w:date="2015-02-09T17:23:00Z" w:initials="AF">
    <w:p w:rsidR="002C77AB" w:rsidRDefault="002C77AB">
      <w:pPr>
        <w:pStyle w:val="CommentText"/>
      </w:pPr>
      <w:r>
        <w:rPr>
          <w:rStyle w:val="CommentReference"/>
        </w:rPr>
        <w:annotationRef/>
      </w:r>
      <w:r>
        <w:t>Paul – changed reference to Reach Database</w:t>
      </w:r>
    </w:p>
  </w:comment>
  <w:comment w:id="523" w:author="Paul Bradley" w:date="2015-02-09T17:23:00Z" w:initials="PAB">
    <w:p w:rsidR="002C77AB" w:rsidRDefault="002C77AB">
      <w:pPr>
        <w:pStyle w:val="CommentText"/>
      </w:pPr>
      <w:r>
        <w:rPr>
          <w:rStyle w:val="CommentReference"/>
        </w:rPr>
        <w:annotationRef/>
      </w:r>
      <w:r>
        <w:t>Control Scope or controller scope?</w:t>
      </w:r>
    </w:p>
  </w:comment>
  <w:comment w:id="524" w:author="Andal FeQuiere Jr" w:date="2015-02-09T17:23:00Z" w:initials="AF">
    <w:p w:rsidR="002C77AB" w:rsidRDefault="002C77AB">
      <w:pPr>
        <w:pStyle w:val="CommentText"/>
      </w:pPr>
      <w:r>
        <w:rPr>
          <w:rStyle w:val="CommentReference"/>
        </w:rPr>
        <w:annotationRef/>
      </w:r>
      <w:r>
        <w:t>Yes what we’re referencing here is the controller scope. The controller scope that drives the entire dashboard and not the controller scopes for the widgets.</w:t>
      </w:r>
    </w:p>
  </w:comment>
  <w:comment w:id="552" w:author="Paul Bradley" w:date="2015-02-09T17:23:00Z" w:initials="PAB">
    <w:p w:rsidR="002C77AB" w:rsidRDefault="002C77AB">
      <w:pPr>
        <w:pStyle w:val="CommentText"/>
      </w:pPr>
      <w:r>
        <w:rPr>
          <w:rStyle w:val="CommentReference"/>
        </w:rPr>
        <w:annotationRef/>
      </w:r>
      <w:r>
        <w:t>Poor sentence phrasing</w:t>
      </w:r>
    </w:p>
  </w:comment>
  <w:comment w:id="593" w:author="Monica Mohler" w:date="2015-02-09T17:23:00Z" w:initials="MM">
    <w:p w:rsidR="002C77AB" w:rsidRDefault="002C77AB">
      <w:pPr>
        <w:pStyle w:val="CommentText"/>
      </w:pPr>
      <w:r>
        <w:rPr>
          <w:rStyle w:val="CommentReference"/>
        </w:rPr>
        <w:annotationRef/>
      </w:r>
      <w:r>
        <w:rPr>
          <w:rStyle w:val="CommentReference"/>
        </w:rPr>
        <w:t xml:space="preserve">Revise.  Suggest taking out ‘ranging from’ and replace with ‘including’ or ‘examples such as’  </w:t>
      </w:r>
    </w:p>
  </w:comment>
  <w:comment w:id="591" w:author="Andal FeQuiere Jr" w:date="2015-02-09T17:23:00Z" w:initials="AF">
    <w:p w:rsidR="002C77AB" w:rsidRDefault="002C77AB">
      <w:pPr>
        <w:pStyle w:val="CommentText"/>
      </w:pPr>
      <w:r>
        <w:rPr>
          <w:rStyle w:val="CommentReference"/>
        </w:rPr>
        <w:annotationRef/>
      </w:r>
      <w:r>
        <w:t>Monica removed this section as any more detailed information can be viewed on Github directly for now.</w:t>
      </w:r>
    </w:p>
  </w:comment>
  <w:comment w:id="655" w:author="Monica Mohler" w:date="2015-02-09T17:23:00Z" w:initials="MM">
    <w:p w:rsidR="002C77AB" w:rsidRDefault="002C77AB">
      <w:pPr>
        <w:pStyle w:val="CommentText"/>
      </w:pPr>
      <w:r>
        <w:rPr>
          <w:rStyle w:val="CommentReference"/>
        </w:rPr>
        <w:annotationRef/>
      </w:r>
      <w:r>
        <w:t>Is this in the future too? Or current functionality?</w:t>
      </w:r>
    </w:p>
  </w:comment>
  <w:comment w:id="656" w:author="Monica Mohler" w:date="2015-02-09T17:23:00Z" w:initials="MM">
    <w:p w:rsidR="002C77AB" w:rsidRDefault="002C77AB">
      <w:pPr>
        <w:pStyle w:val="CommentText"/>
      </w:pPr>
      <w:r>
        <w:rPr>
          <w:rStyle w:val="CommentReference"/>
        </w:rPr>
        <w:annotationRef/>
      </w:r>
      <w:r>
        <w:t>Which use cases?   Also, “modal” and “module” are both used similarly.  Is this correct?</w:t>
      </w:r>
    </w:p>
  </w:comment>
  <w:comment w:id="652" w:author="Andal FeQuiere Jr" w:date="2015-02-09T17:23:00Z" w:initials="AF">
    <w:p w:rsidR="002C77AB" w:rsidRDefault="002C77AB">
      <w:pPr>
        <w:pStyle w:val="CommentText"/>
      </w:pPr>
      <w:r>
        <w:rPr>
          <w:rStyle w:val="CommentReference"/>
        </w:rPr>
        <w:annotationRef/>
      </w:r>
      <w:r>
        <w:t>Monica I’ve removed this section so this should fix that issue.</w:t>
      </w:r>
    </w:p>
  </w:comment>
  <w:comment w:id="833" w:author="Paul Bradley" w:date="2015-02-09T17:23:00Z" w:initials="PAB">
    <w:p w:rsidR="002C77AB" w:rsidRDefault="002C77AB">
      <w:pPr>
        <w:pStyle w:val="CommentText"/>
      </w:pPr>
      <w:r>
        <w:rPr>
          <w:rStyle w:val="CommentReference"/>
        </w:rPr>
        <w:annotationRef/>
      </w:r>
      <w:r>
        <w:t xml:space="preserve">Why parenthesis? </w:t>
      </w:r>
    </w:p>
    <w:p w:rsidR="002C77AB" w:rsidRDefault="002C77AB">
      <w:pPr>
        <w:pStyle w:val="CommentText"/>
      </w:pPr>
    </w:p>
  </w:comment>
  <w:comment w:id="834" w:author="Paul Bradley" w:date="2015-02-09T17:23:00Z" w:initials="PAB">
    <w:p w:rsidR="002C77AB" w:rsidRDefault="002C77AB">
      <w:pPr>
        <w:pStyle w:val="CommentText"/>
      </w:pPr>
      <w:r>
        <w:rPr>
          <w:rStyle w:val="CommentReference"/>
        </w:rPr>
        <w:annotationRef/>
      </w:r>
      <w:r>
        <w:t>Why different than above?</w:t>
      </w:r>
    </w:p>
  </w:comment>
  <w:comment w:id="838" w:author="Paul Bradley" w:date="2015-02-09T17:23:00Z" w:initials="PAB">
    <w:p w:rsidR="002C77AB" w:rsidRDefault="002C77AB">
      <w:pPr>
        <w:pStyle w:val="CommentText"/>
      </w:pPr>
      <w:r>
        <w:rPr>
          <w:rStyle w:val="CommentReference"/>
        </w:rPr>
        <w:annotationRef/>
      </w:r>
      <w:r>
        <w:t>Why different than above?</w:t>
      </w:r>
    </w:p>
  </w:comment>
  <w:comment w:id="842" w:author="Paul Bradley" w:date="2015-02-09T17:23:00Z" w:initials="PAB">
    <w:p w:rsidR="002C77AB" w:rsidRDefault="002C77AB">
      <w:pPr>
        <w:pStyle w:val="CommentText"/>
      </w:pPr>
      <w:r>
        <w:rPr>
          <w:rStyle w:val="CommentReference"/>
        </w:rPr>
        <w:annotationRef/>
      </w:r>
      <w:r>
        <w:t>Why different than above?</w:t>
      </w:r>
    </w:p>
  </w:comment>
  <w:comment w:id="829" w:author="Paul Bradley" w:date="2015-02-09T17:23:00Z" w:initials="PAB">
    <w:p w:rsidR="002C77AB" w:rsidRDefault="002C77AB">
      <w:pPr>
        <w:pStyle w:val="CommentText"/>
      </w:pPr>
      <w:r>
        <w:rPr>
          <w:rStyle w:val="CommentReference"/>
        </w:rPr>
        <w:annotationRef/>
      </w:r>
      <w:r>
        <w:t xml:space="preserve">This is good, but it would be helpful to have a flow chart or decision tree to describe how this works.  </w:t>
      </w:r>
    </w:p>
    <w:p w:rsidR="002C77AB" w:rsidRDefault="002C77AB">
      <w:pPr>
        <w:pStyle w:val="CommentText"/>
      </w:pPr>
    </w:p>
    <w:p w:rsidR="002C77AB" w:rsidRDefault="002C77AB">
      <w:pPr>
        <w:pStyle w:val="CommentText"/>
      </w:pPr>
      <w:r>
        <w:t>Question – Do we need to have a closed loop system so that we are sure the outreach/intervention staff received the direct message?  For example, should we have some kind of acknowledgement in the dashboard… and confirmation that Veteran contact was initiated?   And if we don’t get such within, for example, 7 days we send another direct message?</w:t>
      </w:r>
    </w:p>
    <w:p w:rsidR="002C77AB" w:rsidRDefault="002C77AB">
      <w:pPr>
        <w:pStyle w:val="CommentText"/>
      </w:pPr>
    </w:p>
    <w:p w:rsidR="002C77AB" w:rsidRDefault="002C77AB">
      <w:pPr>
        <w:pStyle w:val="CommentText"/>
      </w:pPr>
      <w:r>
        <w:t>NOTE: We can work on these changes/updates for the next version of this document as long as these comments don’t get lost.</w:t>
      </w:r>
    </w:p>
    <w:p w:rsidR="002C77AB" w:rsidRDefault="002C77AB">
      <w:pPr>
        <w:pStyle w:val="CommentText"/>
      </w:pPr>
    </w:p>
  </w:comment>
  <w:comment w:id="859" w:author="Monica Mohler" w:date="2015-02-09T17:23:00Z" w:initials="MM">
    <w:p w:rsidR="002C77AB" w:rsidRDefault="002C77AB">
      <w:pPr>
        <w:pStyle w:val="CommentText"/>
      </w:pPr>
      <w:r>
        <w:rPr>
          <w:rStyle w:val="CommentReference"/>
        </w:rPr>
        <w:annotationRef/>
      </w:r>
      <w:r>
        <w:t>Remove Column… unless it provides value.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7AB" w:rsidRDefault="002C77AB">
      <w:r>
        <w:separator/>
      </w:r>
    </w:p>
  </w:endnote>
  <w:endnote w:type="continuationSeparator" w:id="0">
    <w:p w:rsidR="002C77AB" w:rsidRDefault="002C7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7AB" w:rsidRDefault="002C77AB" w:rsidP="00666F97">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8443BB">
      <w:rPr>
        <w:rStyle w:val="PageNumber"/>
        <w:noProof/>
      </w:rPr>
      <w:t>52</w:t>
    </w:r>
    <w:r>
      <w:rPr>
        <w:rStyle w:val="PageNumber"/>
      </w:rPr>
      <w:fldChar w:fldCharType="end"/>
    </w:r>
    <w:r>
      <w:rPr>
        <w:rStyle w:val="PageNumber"/>
      </w:rPr>
      <w:tab/>
    </w:r>
    <w:del w:id="248" w:author="Andal FeQuiere Jr" w:date="2015-02-05T00:48:00Z">
      <w:r w:rsidDel="002D2E9B">
        <w:rPr>
          <w:rStyle w:val="PageNumber"/>
        </w:rPr>
        <w:delText xml:space="preserve">January </w:delText>
      </w:r>
    </w:del>
    <w:ins w:id="249" w:author="Andal FeQuiere Jr" w:date="2015-02-05T00:49:00Z">
      <w:r>
        <w:rPr>
          <w:rStyle w:val="PageNumber"/>
        </w:rPr>
        <w:t>February</w:t>
      </w:r>
    </w:ins>
    <w:ins w:id="250" w:author="Andal FeQuiere Jr" w:date="2015-02-05T00:48:00Z">
      <w:r>
        <w:rPr>
          <w:rStyle w:val="PageNumber"/>
        </w:rPr>
        <w:t xml:space="preserve"> </w:t>
      </w:r>
    </w:ins>
    <w:r>
      <w:rPr>
        <w:rStyle w:val="PageNumber"/>
      </w:rPr>
      <w:t>2015</w:t>
    </w:r>
  </w:p>
  <w:p w:rsidR="002C77AB" w:rsidRPr="00FD2649" w:rsidRDefault="002C77AB" w:rsidP="00666F9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7AB" w:rsidRDefault="002C77AB">
      <w:r>
        <w:separator/>
      </w:r>
    </w:p>
  </w:footnote>
  <w:footnote w:type="continuationSeparator" w:id="0">
    <w:p w:rsidR="002C77AB" w:rsidRDefault="002C77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jc w:val="center"/>
      <w:tblBorders>
        <w:top w:val="single" w:sz="12" w:space="0" w:color="C00000"/>
        <w:bottom w:val="single" w:sz="12" w:space="0" w:color="C00000"/>
      </w:tblBorders>
      <w:shd w:val="clear" w:color="auto" w:fill="17365D"/>
      <w:tblLook w:val="04A0" w:firstRow="1" w:lastRow="0" w:firstColumn="1" w:lastColumn="0" w:noHBand="0" w:noVBand="1"/>
    </w:tblPr>
    <w:tblGrid>
      <w:gridCol w:w="3628"/>
      <w:gridCol w:w="2101"/>
      <w:gridCol w:w="3631"/>
    </w:tblGrid>
    <w:tr w:rsidR="002C77AB" w:rsidRPr="009F023A" w:rsidTr="004F266E">
      <w:trPr>
        <w:trHeight w:val="710"/>
        <w:jc w:val="center"/>
      </w:trPr>
      <w:tc>
        <w:tcPr>
          <w:tcW w:w="3708" w:type="dxa"/>
          <w:shd w:val="clear" w:color="auto" w:fill="FFFFFF"/>
          <w:vAlign w:val="center"/>
        </w:tcPr>
        <w:p w:rsidR="002C77AB" w:rsidRPr="009F023A" w:rsidRDefault="002C77AB" w:rsidP="00B67371">
          <w:pPr>
            <w:pStyle w:val="Header"/>
          </w:pPr>
          <w:r>
            <w:t>System Design Document</w:t>
          </w:r>
          <w:r w:rsidRPr="009F023A">
            <w:br/>
          </w:r>
        </w:p>
      </w:tc>
      <w:tc>
        <w:tcPr>
          <w:tcW w:w="2160" w:type="dxa"/>
          <w:shd w:val="clear" w:color="auto" w:fill="FFFFFF"/>
          <w:vAlign w:val="center"/>
        </w:tcPr>
        <w:p w:rsidR="002C77AB" w:rsidRPr="009F023A" w:rsidRDefault="002C77AB" w:rsidP="00666F97">
          <w:pPr>
            <w:pStyle w:val="Header"/>
          </w:pPr>
        </w:p>
      </w:tc>
      <w:tc>
        <w:tcPr>
          <w:tcW w:w="3708" w:type="dxa"/>
          <w:shd w:val="clear" w:color="auto" w:fill="FFFFFF"/>
          <w:vAlign w:val="bottom"/>
        </w:tcPr>
        <w:p w:rsidR="002C77AB" w:rsidRPr="009F023A" w:rsidRDefault="002C77AB" w:rsidP="004F266E">
          <w:pPr>
            <w:pStyle w:val="Header"/>
            <w:jc w:val="center"/>
          </w:pPr>
          <w:r w:rsidRPr="009F023A">
            <w:t xml:space="preserve">Department of Veterans Affairs </w:t>
          </w:r>
          <w:r w:rsidRPr="009F023A">
            <w:br/>
          </w:r>
        </w:p>
      </w:tc>
    </w:tr>
  </w:tbl>
  <w:p w:rsidR="002C77AB" w:rsidRDefault="002C77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89207E0"/>
    <w:multiLevelType w:val="hybridMultilevel"/>
    <w:tmpl w:val="8E54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0B600E59"/>
    <w:multiLevelType w:val="hybridMultilevel"/>
    <w:tmpl w:val="3BD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8E1C34"/>
    <w:multiLevelType w:val="hybridMultilevel"/>
    <w:tmpl w:val="58F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AC7C1B"/>
    <w:multiLevelType w:val="hybridMultilevel"/>
    <w:tmpl w:val="F856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02BBE"/>
    <w:multiLevelType w:val="hybridMultilevel"/>
    <w:tmpl w:val="B758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C88381C"/>
    <w:multiLevelType w:val="hybridMultilevel"/>
    <w:tmpl w:val="68725438"/>
    <w:lvl w:ilvl="0" w:tplc="614896B6">
      <w:start w:val="1"/>
      <w:numFmt w:val="bullet"/>
      <w:pStyle w:val="InstructionalBullet1"/>
      <w:lvlText w:val=""/>
      <w:lvlJc w:val="left"/>
      <w:pPr>
        <w:tabs>
          <w:tab w:val="num" w:pos="720"/>
        </w:tabs>
        <w:ind w:left="720" w:hanging="360"/>
      </w:pPr>
      <w:rPr>
        <w:rFonts w:ascii="Symbol" w:hAnsi="Symbol" w:hint="default"/>
        <w:color w:val="auto"/>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5B66725"/>
    <w:multiLevelType w:val="hybridMultilevel"/>
    <w:tmpl w:val="8C528DA0"/>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5">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6">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9">
    <w:nsid w:val="383211B9"/>
    <w:multiLevelType w:val="hybridMultilevel"/>
    <w:tmpl w:val="396E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6E47C3"/>
    <w:multiLevelType w:val="multilevel"/>
    <w:tmpl w:val="6C18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E00488"/>
    <w:multiLevelType w:val="hybridMultilevel"/>
    <w:tmpl w:val="4CB0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143A38"/>
    <w:multiLevelType w:val="hybridMultilevel"/>
    <w:tmpl w:val="0792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0D7E0A"/>
    <w:multiLevelType w:val="multilevel"/>
    <w:tmpl w:val="261C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8">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67D49C2"/>
    <w:multiLevelType w:val="hybridMultilevel"/>
    <w:tmpl w:val="AE06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5">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FF10C2"/>
    <w:multiLevelType w:val="hybridMultilevel"/>
    <w:tmpl w:val="0F2089C2"/>
    <w:lvl w:ilvl="0" w:tplc="04090017">
      <w:start w:val="1"/>
      <w:numFmt w:val="lowerLetter"/>
      <w:lvlText w:val="%1)"/>
      <w:lvlJc w:val="left"/>
      <w:pPr>
        <w:ind w:left="720" w:hanging="360"/>
      </w:pPr>
    </w:lvl>
    <w:lvl w:ilvl="1" w:tplc="663EDA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1">
    <w:nsid w:val="6DFB1811"/>
    <w:multiLevelType w:val="multilevel"/>
    <w:tmpl w:val="DA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3">
    <w:nsid w:val="7293344F"/>
    <w:multiLevelType w:val="hybridMultilevel"/>
    <w:tmpl w:val="065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5">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49">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50">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40"/>
  </w:num>
  <w:num w:numId="3">
    <w:abstractNumId w:val="5"/>
  </w:num>
  <w:num w:numId="4">
    <w:abstractNumId w:val="44"/>
  </w:num>
  <w:num w:numId="5">
    <w:abstractNumId w:val="49"/>
  </w:num>
  <w:num w:numId="6">
    <w:abstractNumId w:val="30"/>
  </w:num>
  <w:num w:numId="7">
    <w:abstractNumId w:val="15"/>
  </w:num>
  <w:num w:numId="8">
    <w:abstractNumId w:val="12"/>
  </w:num>
  <w:num w:numId="9">
    <w:abstractNumId w:val="18"/>
  </w:num>
  <w:num w:numId="10">
    <w:abstractNumId w:val="27"/>
  </w:num>
  <w:num w:numId="11">
    <w:abstractNumId w:val="17"/>
  </w:num>
  <w:num w:numId="12">
    <w:abstractNumId w:val="34"/>
  </w:num>
  <w:num w:numId="13">
    <w:abstractNumId w:val="3"/>
  </w:num>
  <w:num w:numId="14">
    <w:abstractNumId w:val="23"/>
  </w:num>
  <w:num w:numId="15">
    <w:abstractNumId w:val="0"/>
  </w:num>
  <w:num w:numId="16">
    <w:abstractNumId w:val="16"/>
  </w:num>
  <w:num w:numId="17">
    <w:abstractNumId w:val="1"/>
  </w:num>
  <w:num w:numId="18">
    <w:abstractNumId w:val="36"/>
  </w:num>
  <w:num w:numId="19">
    <w:abstractNumId w:val="20"/>
  </w:num>
  <w:num w:numId="20">
    <w:abstractNumId w:val="47"/>
  </w:num>
  <w:num w:numId="21">
    <w:abstractNumId w:val="32"/>
  </w:num>
  <w:num w:numId="22">
    <w:abstractNumId w:val="9"/>
  </w:num>
  <w:num w:numId="23">
    <w:abstractNumId w:val="31"/>
  </w:num>
  <w:num w:numId="24">
    <w:abstractNumId w:val="25"/>
  </w:num>
  <w:num w:numId="25">
    <w:abstractNumId w:val="48"/>
  </w:num>
  <w:num w:numId="26">
    <w:abstractNumId w:val="38"/>
  </w:num>
  <w:num w:numId="27">
    <w:abstractNumId w:val="11"/>
  </w:num>
  <w:num w:numId="28">
    <w:abstractNumId w:val="45"/>
  </w:num>
  <w:num w:numId="29">
    <w:abstractNumId w:val="13"/>
  </w:num>
  <w:num w:numId="30">
    <w:abstractNumId w:val="28"/>
  </w:num>
  <w:num w:numId="31">
    <w:abstractNumId w:val="39"/>
  </w:num>
  <w:num w:numId="32">
    <w:abstractNumId w:val="46"/>
  </w:num>
  <w:num w:numId="33">
    <w:abstractNumId w:val="2"/>
  </w:num>
  <w:num w:numId="34">
    <w:abstractNumId w:val="37"/>
  </w:num>
  <w:num w:numId="35">
    <w:abstractNumId w:val="35"/>
  </w:num>
  <w:num w:numId="36">
    <w:abstractNumId w:val="50"/>
  </w:num>
  <w:num w:numId="37">
    <w:abstractNumId w:val="8"/>
  </w:num>
  <w:num w:numId="38">
    <w:abstractNumId w:val="33"/>
  </w:num>
  <w:num w:numId="39">
    <w:abstractNumId w:val="19"/>
  </w:num>
  <w:num w:numId="40">
    <w:abstractNumId w:val="6"/>
  </w:num>
  <w:num w:numId="41">
    <w:abstractNumId w:val="24"/>
  </w:num>
  <w:num w:numId="42">
    <w:abstractNumId w:val="7"/>
  </w:num>
  <w:num w:numId="43">
    <w:abstractNumId w:val="22"/>
  </w:num>
  <w:num w:numId="44">
    <w:abstractNumId w:val="41"/>
  </w:num>
  <w:num w:numId="45">
    <w:abstractNumId w:val="21"/>
  </w:num>
  <w:num w:numId="46">
    <w:abstractNumId w:val="26"/>
  </w:num>
  <w:num w:numId="47">
    <w:abstractNumId w:val="29"/>
  </w:num>
  <w:num w:numId="48">
    <w:abstractNumId w:val="43"/>
  </w:num>
  <w:num w:numId="49">
    <w:abstractNumId w:val="10"/>
  </w:num>
  <w:num w:numId="50">
    <w:abstractNumId w:val="4"/>
  </w:num>
  <w:num w:numId="51">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91F"/>
    <w:rsid w:val="00065ADE"/>
    <w:rsid w:val="000721FD"/>
    <w:rsid w:val="00081806"/>
    <w:rsid w:val="000C215D"/>
    <w:rsid w:val="000E0DF9"/>
    <w:rsid w:val="000F4024"/>
    <w:rsid w:val="00124231"/>
    <w:rsid w:val="00124524"/>
    <w:rsid w:val="00136534"/>
    <w:rsid w:val="001472DF"/>
    <w:rsid w:val="001870AA"/>
    <w:rsid w:val="00190D2E"/>
    <w:rsid w:val="001E1AD9"/>
    <w:rsid w:val="001F5CDF"/>
    <w:rsid w:val="001F7F4F"/>
    <w:rsid w:val="002427E9"/>
    <w:rsid w:val="0029579B"/>
    <w:rsid w:val="002C77AB"/>
    <w:rsid w:val="002D024A"/>
    <w:rsid w:val="002D273C"/>
    <w:rsid w:val="002D2E9B"/>
    <w:rsid w:val="002E22CC"/>
    <w:rsid w:val="002F115B"/>
    <w:rsid w:val="0030556F"/>
    <w:rsid w:val="00374B57"/>
    <w:rsid w:val="0038431F"/>
    <w:rsid w:val="00417340"/>
    <w:rsid w:val="00430A31"/>
    <w:rsid w:val="004E0E09"/>
    <w:rsid w:val="004F0BE7"/>
    <w:rsid w:val="004F266E"/>
    <w:rsid w:val="00545D2B"/>
    <w:rsid w:val="0058396C"/>
    <w:rsid w:val="00584E5F"/>
    <w:rsid w:val="0062039E"/>
    <w:rsid w:val="00625BA0"/>
    <w:rsid w:val="006273CF"/>
    <w:rsid w:val="0065408C"/>
    <w:rsid w:val="00666F97"/>
    <w:rsid w:val="00680DFE"/>
    <w:rsid w:val="00692D0A"/>
    <w:rsid w:val="006D4819"/>
    <w:rsid w:val="0071563C"/>
    <w:rsid w:val="00757290"/>
    <w:rsid w:val="00792D8A"/>
    <w:rsid w:val="00807B9F"/>
    <w:rsid w:val="00822710"/>
    <w:rsid w:val="008443BB"/>
    <w:rsid w:val="00876B59"/>
    <w:rsid w:val="008D1080"/>
    <w:rsid w:val="008D2D68"/>
    <w:rsid w:val="008E0B06"/>
    <w:rsid w:val="00926ECE"/>
    <w:rsid w:val="00993AB4"/>
    <w:rsid w:val="00993D11"/>
    <w:rsid w:val="009B3897"/>
    <w:rsid w:val="009B66FF"/>
    <w:rsid w:val="009C14DF"/>
    <w:rsid w:val="009E227F"/>
    <w:rsid w:val="009E791F"/>
    <w:rsid w:val="00A2456D"/>
    <w:rsid w:val="00A353F4"/>
    <w:rsid w:val="00A40CFD"/>
    <w:rsid w:val="00A4392D"/>
    <w:rsid w:val="00A672AB"/>
    <w:rsid w:val="00A7170B"/>
    <w:rsid w:val="00AA5BC4"/>
    <w:rsid w:val="00B11A8E"/>
    <w:rsid w:val="00B24E38"/>
    <w:rsid w:val="00B601BC"/>
    <w:rsid w:val="00B629EA"/>
    <w:rsid w:val="00B67371"/>
    <w:rsid w:val="00B750E7"/>
    <w:rsid w:val="00BD18DB"/>
    <w:rsid w:val="00BE6C0E"/>
    <w:rsid w:val="00C42CC2"/>
    <w:rsid w:val="00C94C4F"/>
    <w:rsid w:val="00CB3AE1"/>
    <w:rsid w:val="00CF29C4"/>
    <w:rsid w:val="00D94B52"/>
    <w:rsid w:val="00DA1D38"/>
    <w:rsid w:val="00DF0785"/>
    <w:rsid w:val="00E1633A"/>
    <w:rsid w:val="00E24815"/>
    <w:rsid w:val="00E258CD"/>
    <w:rsid w:val="00E64F98"/>
    <w:rsid w:val="00E95842"/>
    <w:rsid w:val="00EC3C8C"/>
    <w:rsid w:val="00ED17BC"/>
    <w:rsid w:val="00EF30CC"/>
    <w:rsid w:val="00F16DEA"/>
    <w:rsid w:val="00F47BF9"/>
    <w:rsid w:val="00F64B22"/>
    <w:rsid w:val="00F6620D"/>
    <w:rsid w:val="00F81C28"/>
    <w:rsid w:val="00FC7D28"/>
    <w:rsid w:val="00FE4328"/>
    <w:rsid w:val="00FE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0983">
      <w:bodyDiv w:val="1"/>
      <w:marLeft w:val="0"/>
      <w:marRight w:val="0"/>
      <w:marTop w:val="0"/>
      <w:marBottom w:val="0"/>
      <w:divBdr>
        <w:top w:val="none" w:sz="0" w:space="0" w:color="auto"/>
        <w:left w:val="none" w:sz="0" w:space="0" w:color="auto"/>
        <w:bottom w:val="none" w:sz="0" w:space="0" w:color="auto"/>
        <w:right w:val="none" w:sz="0" w:space="0" w:color="auto"/>
      </w:divBdr>
    </w:div>
    <w:div w:id="389571154">
      <w:bodyDiv w:val="1"/>
      <w:marLeft w:val="0"/>
      <w:marRight w:val="0"/>
      <w:marTop w:val="0"/>
      <w:marBottom w:val="0"/>
      <w:divBdr>
        <w:top w:val="none" w:sz="0" w:space="0" w:color="auto"/>
        <w:left w:val="none" w:sz="0" w:space="0" w:color="auto"/>
        <w:bottom w:val="none" w:sz="0" w:space="0" w:color="auto"/>
        <w:right w:val="none" w:sz="0" w:space="0" w:color="auto"/>
      </w:divBdr>
    </w:div>
    <w:div w:id="1278220604">
      <w:bodyDiv w:val="1"/>
      <w:marLeft w:val="0"/>
      <w:marRight w:val="0"/>
      <w:marTop w:val="0"/>
      <w:marBottom w:val="0"/>
      <w:divBdr>
        <w:top w:val="none" w:sz="0" w:space="0" w:color="auto"/>
        <w:left w:val="none" w:sz="0" w:space="0" w:color="auto"/>
        <w:bottom w:val="none" w:sz="0" w:space="0" w:color="auto"/>
        <w:right w:val="none" w:sz="0" w:space="0" w:color="auto"/>
      </w:divBdr>
    </w:div>
    <w:div w:id="1415006039">
      <w:bodyDiv w:val="1"/>
      <w:marLeft w:val="0"/>
      <w:marRight w:val="0"/>
      <w:marTop w:val="0"/>
      <w:marBottom w:val="0"/>
      <w:divBdr>
        <w:top w:val="none" w:sz="0" w:space="0" w:color="auto"/>
        <w:left w:val="none" w:sz="0" w:space="0" w:color="auto"/>
        <w:bottom w:val="none" w:sz="0" w:space="0" w:color="auto"/>
        <w:right w:val="none" w:sz="0" w:space="0" w:color="auto"/>
      </w:divBdr>
    </w:div>
    <w:div w:id="1744402223">
      <w:bodyDiv w:val="1"/>
      <w:marLeft w:val="0"/>
      <w:marRight w:val="0"/>
      <w:marTop w:val="0"/>
      <w:marBottom w:val="0"/>
      <w:divBdr>
        <w:top w:val="none" w:sz="0" w:space="0" w:color="auto"/>
        <w:left w:val="none" w:sz="0" w:space="0" w:color="auto"/>
        <w:bottom w:val="none" w:sz="0" w:space="0" w:color="auto"/>
        <w:right w:val="none" w:sz="0" w:space="0" w:color="auto"/>
      </w:divBdr>
    </w:div>
    <w:div w:id="1760517738">
      <w:bodyDiv w:val="1"/>
      <w:marLeft w:val="0"/>
      <w:marRight w:val="0"/>
      <w:marTop w:val="0"/>
      <w:marBottom w:val="0"/>
      <w:divBdr>
        <w:top w:val="none" w:sz="0" w:space="0" w:color="auto"/>
        <w:left w:val="none" w:sz="0" w:space="0" w:color="auto"/>
        <w:bottom w:val="none" w:sz="0" w:space="0" w:color="auto"/>
        <w:right w:val="none" w:sz="0" w:space="0" w:color="auto"/>
      </w:divBdr>
    </w:div>
    <w:div w:id="208826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hyperlink" Target="https://internal.vacloud.us/wiki/pages/81X0Z7X5/Perceptive_Reach_Deliverables.html" TargetMode="External"/><Relationship Id="rId39" Type="http://schemas.openxmlformats.org/officeDocument/2006/relationships/image" Target="media/image9.emf"/><Relationship Id="rId21" Type="http://schemas.openxmlformats.org/officeDocument/2006/relationships/hyperlink" Target="https://internal.vacloud.us/wiki/pages/81X0Z7X5/Perceptive_Reach_Deliverables.html" TargetMode="Externa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oleObject" Target="embeddings/Microsoft_Visio_2003-2010_Drawing7.vsd"/><Relationship Id="rId50" Type="http://schemas.openxmlformats.org/officeDocument/2006/relationships/image" Target="media/image14.png"/><Relationship Id="rId55" Type="http://schemas.openxmlformats.org/officeDocument/2006/relationships/oleObject" Target="embeddings/Microsoft_Visio_2003-2010_Drawing9.vsd"/><Relationship Id="rId63" Type="http://schemas.openxmlformats.org/officeDocument/2006/relationships/oleObject" Target="embeddings/Microsoft_Visio_2003-2010_Drawing13.vsd"/><Relationship Id="rId68" Type="http://schemas.openxmlformats.org/officeDocument/2006/relationships/image" Target="media/image26.emf"/><Relationship Id="rId7" Type="http://schemas.openxmlformats.org/officeDocument/2006/relationships/footnotes" Target="footnotes.xml"/><Relationship Id="rId71" Type="http://schemas.openxmlformats.org/officeDocument/2006/relationships/oleObject" Target="embeddings/Microsoft_Visio_2003-2010_Drawing16.vsd"/><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https://internal.vacloud.us/wiki/pages/81X0Z7X5/Perceptive_Reach_Deliverables.html" TargetMode="External"/><Relationship Id="rId32" Type="http://schemas.openxmlformats.org/officeDocument/2006/relationships/image" Target="media/image5.emf"/><Relationship Id="rId37" Type="http://schemas.openxmlformats.org/officeDocument/2006/relationships/hyperlink" Target="https://opensourceehr.atlassian.net/secure/Dashboard.jspa" TargetMode="External"/><Relationship Id="rId40" Type="http://schemas.openxmlformats.org/officeDocument/2006/relationships/oleObject" Target="embeddings/Microsoft_Visio_2003-2010_Drawing4.vsd"/><Relationship Id="rId45" Type="http://schemas.openxmlformats.org/officeDocument/2006/relationships/oleObject" Target="embeddings/Microsoft_Visio_2003-2010_Drawing6.vsd"/><Relationship Id="rId53" Type="http://schemas.openxmlformats.org/officeDocument/2006/relationships/image" Target="media/image17.png"/><Relationship Id="rId58" Type="http://schemas.openxmlformats.org/officeDocument/2006/relationships/image" Target="media/image20.emf"/><Relationship Id="rId66" Type="http://schemas.openxmlformats.org/officeDocument/2006/relationships/oleObject" Target="embeddings/Microsoft_Visio_2003-2010_Drawing14.vsd"/><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hyperlink" Target="https://internal.vacloud.us/wiki/pages/81X0Z7X5/Perceptive_Reach_Deliverables.html" TargetMode="External"/><Relationship Id="rId28" Type="http://schemas.openxmlformats.org/officeDocument/2006/relationships/image" Target="media/image2.png"/><Relationship Id="rId36" Type="http://schemas.openxmlformats.org/officeDocument/2006/relationships/image" Target="media/image7.png"/><Relationship Id="rId49" Type="http://schemas.openxmlformats.org/officeDocument/2006/relationships/oleObject" Target="embeddings/Microsoft_Visio_2003-2010_Drawing8.vsd"/><Relationship Id="rId57" Type="http://schemas.openxmlformats.org/officeDocument/2006/relationships/oleObject" Target="embeddings/Microsoft_Visio_2003-2010_Drawing10.vsd"/><Relationship Id="rId61" Type="http://schemas.openxmlformats.org/officeDocument/2006/relationships/oleObject" Target="embeddings/Microsoft_Visio_2003-2010_Drawing12.vsd"/><Relationship Id="rId10" Type="http://schemas.openxmlformats.org/officeDocument/2006/relationships/header" Target="header1.xml"/><Relationship Id="rId19" Type="http://schemas.openxmlformats.org/officeDocument/2006/relationships/hyperlink" Target="https://internal.vacloud.us/wiki/pages/81X0Z7X5/Perceptive_Reach_Deliverables.html" TargetMode="External"/><Relationship Id="rId31" Type="http://schemas.openxmlformats.org/officeDocument/2006/relationships/oleObject" Target="embeddings/Microsoft_Visio_2003-2010_Drawing1.vsd"/><Relationship Id="rId44" Type="http://schemas.openxmlformats.org/officeDocument/2006/relationships/image" Target="media/image11.emf"/><Relationship Id="rId52" Type="http://schemas.openxmlformats.org/officeDocument/2006/relationships/image" Target="media/image16.png"/><Relationship Id="rId60" Type="http://schemas.openxmlformats.org/officeDocument/2006/relationships/image" Target="media/image21.emf"/><Relationship Id="rId65" Type="http://schemas.openxmlformats.org/officeDocument/2006/relationships/image" Target="media/image24.emf"/><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hyperlink" Target="https://internal.vacloud.us/wiki/pages/81X0Z7X5/Perceptive_Reach_Deliverables.html" TargetMode="External"/><Relationship Id="rId27" Type="http://schemas.openxmlformats.org/officeDocument/2006/relationships/hyperlink" Target="https://internal.vacloud.us/wiki/pages/81X0Z7X5/Perceptive_Reach_Deliverables.html" TargetMode="External"/><Relationship Id="rId30" Type="http://schemas.openxmlformats.org/officeDocument/2006/relationships/image" Target="media/image4.emf"/><Relationship Id="rId35" Type="http://schemas.openxmlformats.org/officeDocument/2006/relationships/oleObject" Target="embeddings/Microsoft_Visio_2003-2010_Drawing3.vsd"/><Relationship Id="rId43" Type="http://schemas.openxmlformats.org/officeDocument/2006/relationships/oleObject" Target="embeddings/Microsoft_Visio_2003-2010_Drawing5.vsd"/><Relationship Id="rId48" Type="http://schemas.openxmlformats.org/officeDocument/2006/relationships/image" Target="media/image13.emf"/><Relationship Id="rId56" Type="http://schemas.openxmlformats.org/officeDocument/2006/relationships/image" Target="media/image19.emf"/><Relationship Id="rId64" Type="http://schemas.openxmlformats.org/officeDocument/2006/relationships/image" Target="media/image23.png"/><Relationship Id="rId69" Type="http://schemas.openxmlformats.org/officeDocument/2006/relationships/oleObject" Target="embeddings/Microsoft_Visio_2003-2010_Drawing15.vsd"/><Relationship Id="rId8" Type="http://schemas.openxmlformats.org/officeDocument/2006/relationships/endnotes" Target="endnotes.xml"/><Relationship Id="rId51" Type="http://schemas.openxmlformats.org/officeDocument/2006/relationships/image" Target="media/image1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hyperlink" Target="https://internal.vacloud.us/wiki/pages/81X0Z7X5/Perceptive_Reach_Deliverables.html" TargetMode="External"/><Relationship Id="rId33" Type="http://schemas.openxmlformats.org/officeDocument/2006/relationships/oleObject" Target="embeddings/Microsoft_Visio_2003-2010_Drawing2.vsd"/><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oleObject" Target="embeddings/Microsoft_Visio_2003-2010_Drawing11.vsd"/><Relationship Id="rId67" Type="http://schemas.openxmlformats.org/officeDocument/2006/relationships/image" Target="media/image25.png"/><Relationship Id="rId20" Type="http://schemas.openxmlformats.org/officeDocument/2006/relationships/hyperlink" Target="https://internal.vacloud.us/wiki/pages/81X0Z7X5/Perceptive_Reach_Deliverables.html" TargetMode="External"/><Relationship Id="rId41" Type="http://schemas.openxmlformats.org/officeDocument/2006/relationships/comments" Target="comments.xml"/><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4928B-DBC1-4AAE-9DCF-8C990AD8B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53</Pages>
  <Words>12464</Words>
  <Characters>71046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83344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Paul Bradley</cp:lastModifiedBy>
  <cp:revision>8</cp:revision>
  <dcterms:created xsi:type="dcterms:W3CDTF">2015-02-09T16:35:00Z</dcterms:created>
  <dcterms:modified xsi:type="dcterms:W3CDTF">2015-02-13T17:32:00Z</dcterms:modified>
</cp:coreProperties>
</file>