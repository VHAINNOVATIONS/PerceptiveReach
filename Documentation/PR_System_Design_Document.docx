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55B" w:rsidRPr="00EF388E" w:rsidRDefault="00FD255B" w:rsidP="00FD255B">
      <w:pPr>
        <w:pStyle w:val="Title2"/>
        <w:rPr>
          <w:sz w:val="40"/>
          <w:szCs w:val="40"/>
        </w:rPr>
      </w:pPr>
      <w:bookmarkStart w:id="0" w:name="_Toc205632711"/>
    </w:p>
    <w:p w:rsidR="00FD255B" w:rsidRDefault="00FD51DB" w:rsidP="00FD255B">
      <w:pPr>
        <w:pStyle w:val="Title2"/>
        <w:rPr>
          <w:sz w:val="40"/>
          <w:szCs w:val="40"/>
        </w:rPr>
      </w:pPr>
      <w:r>
        <w:rPr>
          <w:sz w:val="40"/>
          <w:szCs w:val="40"/>
        </w:rPr>
        <w:t>Perceptive Reach</w:t>
      </w:r>
    </w:p>
    <w:p w:rsidR="00FD255B" w:rsidRDefault="00FD255B" w:rsidP="00FD255B">
      <w:pPr>
        <w:pStyle w:val="Title2"/>
        <w:rPr>
          <w:sz w:val="40"/>
          <w:szCs w:val="40"/>
        </w:rPr>
      </w:pPr>
      <w:r w:rsidRPr="00E616FE">
        <w:rPr>
          <w:sz w:val="40"/>
          <w:szCs w:val="40"/>
        </w:rPr>
        <w:t xml:space="preserve">Integrated Reach Database System </w:t>
      </w:r>
    </w:p>
    <w:p w:rsidR="00FD255B" w:rsidRDefault="00FD255B" w:rsidP="00FD255B">
      <w:pPr>
        <w:pStyle w:val="Title2"/>
        <w:rPr>
          <w:sz w:val="40"/>
          <w:szCs w:val="40"/>
        </w:rPr>
      </w:pPr>
      <w:r>
        <w:rPr>
          <w:sz w:val="40"/>
          <w:szCs w:val="40"/>
        </w:rPr>
        <w:t>(IRDS)</w:t>
      </w:r>
    </w:p>
    <w:p w:rsidR="00FD255B" w:rsidRPr="00EF388E" w:rsidRDefault="00FD255B" w:rsidP="00FD255B">
      <w:pPr>
        <w:pStyle w:val="Title2"/>
        <w:rPr>
          <w:sz w:val="40"/>
          <w:szCs w:val="40"/>
        </w:rPr>
      </w:pPr>
    </w:p>
    <w:p w:rsidR="00FA1BF4" w:rsidRPr="00FA1BF4" w:rsidRDefault="00FD255B" w:rsidP="00FA1BF4">
      <w:pPr>
        <w:pStyle w:val="Title"/>
      </w:pPr>
      <w:r>
        <w:t>System Design Document</w:t>
      </w:r>
    </w:p>
    <w:p w:rsidR="004F3A80" w:rsidRDefault="00B859DB" w:rsidP="004F3A80">
      <w:pPr>
        <w:pStyle w:val="CoverTitleInstructions"/>
      </w:pPr>
      <w:r>
        <w:rPr>
          <w:noProof/>
        </w:rPr>
        <w:drawing>
          <wp:inline distT="0" distB="0" distL="0" distR="0" wp14:anchorId="30AF43FA" wp14:editId="4ECFAC4E">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6640DF" w:rsidRDefault="006640DF" w:rsidP="006640DF">
      <w:pPr>
        <w:pStyle w:val="Title"/>
      </w:pPr>
    </w:p>
    <w:p w:rsidR="006640DF" w:rsidRDefault="006640DF" w:rsidP="006640DF">
      <w:pPr>
        <w:pStyle w:val="Title"/>
      </w:pPr>
      <w:r>
        <w:t>Department of Veterans Affairs</w:t>
      </w:r>
    </w:p>
    <w:p w:rsidR="004F3A80" w:rsidRPr="00F7216E" w:rsidRDefault="006D3F08" w:rsidP="00E43B1F">
      <w:pPr>
        <w:pStyle w:val="Title2"/>
      </w:pPr>
      <w:r>
        <w:t xml:space="preserve">November </w:t>
      </w:r>
      <w:r w:rsidR="002C17AF">
        <w:t>2014</w:t>
      </w:r>
    </w:p>
    <w:p w:rsidR="00F7216E" w:rsidRDefault="00F7216E" w:rsidP="00F7216E">
      <w:pPr>
        <w:pStyle w:val="Title2"/>
      </w:pPr>
      <w:r>
        <w:t xml:space="preserve">Version </w:t>
      </w:r>
      <w:r w:rsidR="002C17AF" w:rsidRPr="00E43B1F">
        <w:t>0.</w:t>
      </w:r>
      <w:r w:rsidR="006D3F08" w:rsidRPr="00E43B1F">
        <w:t>2</w:t>
      </w:r>
    </w:p>
    <w:p w:rsidR="004F3A80" w:rsidRDefault="004F3A80" w:rsidP="004F3A80">
      <w:pPr>
        <w:pStyle w:val="Title2"/>
      </w:pPr>
    </w:p>
    <w:p w:rsidR="004F3A80" w:rsidRDefault="004F3A80" w:rsidP="004F3A80">
      <w:pPr>
        <w:pStyle w:val="Title2"/>
      </w:pPr>
    </w:p>
    <w:p w:rsidR="00AD4E85" w:rsidRDefault="00AD4E85" w:rsidP="00AD4E85">
      <w:pPr>
        <w:pStyle w:val="BodyText"/>
        <w:sectPr w:rsidR="00AD4E85" w:rsidSect="00FA1BF4">
          <w:pgSz w:w="12240" w:h="15840" w:code="1"/>
          <w:pgMar w:top="1440" w:right="1440" w:bottom="1440" w:left="1440" w:header="720" w:footer="720" w:gutter="0"/>
          <w:pgNumType w:fmt="lowerRoman" w:start="1"/>
          <w:cols w:space="720"/>
          <w:vAlign w:val="center"/>
          <w:docGrid w:linePitch="360"/>
        </w:sectPr>
      </w:pPr>
    </w:p>
    <w:p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4F3A80" w:rsidRPr="00D35D5C" w:rsidTr="00B04F1B">
        <w:trPr>
          <w:cantSplit/>
          <w:tblHeader/>
        </w:trPr>
        <w:tc>
          <w:tcPr>
            <w:tcW w:w="907" w:type="pct"/>
            <w:shd w:val="clear" w:color="auto" w:fill="F2F2F2"/>
          </w:tcPr>
          <w:p w:rsidR="004F3A80" w:rsidRPr="00D35D5C" w:rsidRDefault="004F3A80" w:rsidP="0004636C">
            <w:pPr>
              <w:pStyle w:val="TableHeading"/>
              <w:rPr>
                <w:rFonts w:ascii="Times New Roman" w:hAnsi="Times New Roman" w:cs="Times New Roman"/>
              </w:rPr>
            </w:pPr>
            <w:bookmarkStart w:id="1" w:name="ColumnTitle_01"/>
            <w:bookmarkEnd w:id="1"/>
            <w:r w:rsidRPr="00D35D5C">
              <w:rPr>
                <w:rFonts w:ascii="Times New Roman" w:hAnsi="Times New Roman" w:cs="Times New Roman"/>
              </w:rPr>
              <w:t>Date</w:t>
            </w:r>
          </w:p>
        </w:tc>
        <w:tc>
          <w:tcPr>
            <w:tcW w:w="567" w:type="pct"/>
            <w:shd w:val="clear" w:color="auto" w:fill="F2F2F2"/>
          </w:tcPr>
          <w:p w:rsidR="004F3A80" w:rsidRPr="00D35D5C" w:rsidRDefault="004F3A80" w:rsidP="0004636C">
            <w:pPr>
              <w:pStyle w:val="TableHeading"/>
              <w:rPr>
                <w:rFonts w:ascii="Times New Roman" w:hAnsi="Times New Roman" w:cs="Times New Roman"/>
              </w:rPr>
            </w:pPr>
            <w:r w:rsidRPr="00D35D5C">
              <w:rPr>
                <w:rFonts w:ascii="Times New Roman" w:hAnsi="Times New Roman" w:cs="Times New Roman"/>
              </w:rPr>
              <w:t>Version</w:t>
            </w:r>
          </w:p>
        </w:tc>
        <w:tc>
          <w:tcPr>
            <w:tcW w:w="2305" w:type="pct"/>
            <w:shd w:val="clear" w:color="auto" w:fill="F2F2F2"/>
          </w:tcPr>
          <w:p w:rsidR="004F3A80" w:rsidRPr="00D35D5C" w:rsidRDefault="004F3A80" w:rsidP="0004636C">
            <w:pPr>
              <w:pStyle w:val="TableHeading"/>
              <w:rPr>
                <w:rFonts w:ascii="Times New Roman" w:hAnsi="Times New Roman" w:cs="Times New Roman"/>
              </w:rPr>
            </w:pPr>
            <w:r w:rsidRPr="00D35D5C">
              <w:rPr>
                <w:rFonts w:ascii="Times New Roman" w:hAnsi="Times New Roman" w:cs="Times New Roman"/>
              </w:rPr>
              <w:t>Description</w:t>
            </w:r>
          </w:p>
        </w:tc>
        <w:tc>
          <w:tcPr>
            <w:tcW w:w="1221" w:type="pct"/>
            <w:shd w:val="clear" w:color="auto" w:fill="F2F2F2"/>
          </w:tcPr>
          <w:p w:rsidR="004F3A80" w:rsidRPr="00D35D5C" w:rsidRDefault="004F3A80" w:rsidP="0004636C">
            <w:pPr>
              <w:pStyle w:val="TableHeading"/>
              <w:rPr>
                <w:rFonts w:ascii="Times New Roman" w:hAnsi="Times New Roman" w:cs="Times New Roman"/>
              </w:rPr>
            </w:pPr>
            <w:r w:rsidRPr="00D35D5C">
              <w:rPr>
                <w:rFonts w:ascii="Times New Roman" w:hAnsi="Times New Roman" w:cs="Times New Roman"/>
              </w:rPr>
              <w:t>Author</w:t>
            </w:r>
          </w:p>
        </w:tc>
      </w:tr>
      <w:tr w:rsidR="002C0A44" w:rsidRPr="00D35D5C" w:rsidTr="002C0A44">
        <w:trPr>
          <w:cantSplit/>
        </w:trPr>
        <w:tc>
          <w:tcPr>
            <w:tcW w:w="90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11/13/2014</w:t>
            </w:r>
          </w:p>
        </w:tc>
        <w:tc>
          <w:tcPr>
            <w:tcW w:w="56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0.2</w:t>
            </w:r>
          </w:p>
        </w:tc>
        <w:tc>
          <w:tcPr>
            <w:tcW w:w="2305"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Added additional conceptual design details for the database, analytic platform, risk model, dashboard, business benefits, and user stories.</w:t>
            </w:r>
          </w:p>
        </w:tc>
        <w:tc>
          <w:tcPr>
            <w:tcW w:w="1221"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2C0A44" w:rsidRPr="00D35D5C" w:rsidTr="002C0A44">
        <w:trPr>
          <w:cantSplit/>
        </w:trPr>
        <w:tc>
          <w:tcPr>
            <w:tcW w:w="90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10/24/2014</w:t>
            </w:r>
          </w:p>
        </w:tc>
        <w:tc>
          <w:tcPr>
            <w:tcW w:w="567"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0.1</w:t>
            </w:r>
          </w:p>
        </w:tc>
        <w:tc>
          <w:tcPr>
            <w:tcW w:w="2305"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Added Database, Analytic, Dashboard, Architecture, Networking, Business Benefits.</w:t>
            </w:r>
          </w:p>
        </w:tc>
        <w:tc>
          <w:tcPr>
            <w:tcW w:w="1221" w:type="pct"/>
          </w:tcPr>
          <w:p w:rsidR="002C0A44" w:rsidRPr="00D35D5C" w:rsidRDefault="002C0A44" w:rsidP="002C0A44">
            <w:pPr>
              <w:pStyle w:val="TableText"/>
              <w:rPr>
                <w:rFonts w:ascii="Times New Roman" w:hAnsi="Times New Roman" w:cs="Times New Roman"/>
                <w:szCs w:val="22"/>
              </w:rPr>
            </w:pPr>
            <w:r w:rsidRPr="00D35D5C">
              <w:rPr>
                <w:rFonts w:ascii="Times New Roman" w:hAnsi="Times New Roman" w:cs="Times New Roman"/>
                <w:szCs w:val="22"/>
              </w:rPr>
              <w:t>Bill Balshem, Kristopher Hoover, Robert Snelling, Paul Bradley</w:t>
            </w:r>
          </w:p>
        </w:tc>
      </w:tr>
      <w:tr w:rsidR="004F3A80" w:rsidRPr="00D35D5C" w:rsidTr="00B04F1B">
        <w:trPr>
          <w:cantSplit/>
        </w:trPr>
        <w:tc>
          <w:tcPr>
            <w:tcW w:w="907"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10/07/2014</w:t>
            </w:r>
          </w:p>
        </w:tc>
        <w:tc>
          <w:tcPr>
            <w:tcW w:w="567"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0.0</w:t>
            </w:r>
          </w:p>
        </w:tc>
        <w:tc>
          <w:tcPr>
            <w:tcW w:w="2305"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First Draft</w:t>
            </w:r>
          </w:p>
        </w:tc>
        <w:tc>
          <w:tcPr>
            <w:tcW w:w="1221" w:type="pct"/>
          </w:tcPr>
          <w:p w:rsidR="004F3A80" w:rsidRPr="00D35D5C" w:rsidRDefault="002C17AF" w:rsidP="0004636C">
            <w:pPr>
              <w:pStyle w:val="TableText"/>
              <w:rPr>
                <w:rFonts w:ascii="Times New Roman" w:hAnsi="Times New Roman" w:cs="Times New Roman"/>
                <w:szCs w:val="22"/>
              </w:rPr>
            </w:pPr>
            <w:r w:rsidRPr="00D35D5C">
              <w:rPr>
                <w:rFonts w:ascii="Times New Roman" w:hAnsi="Times New Roman" w:cs="Times New Roman"/>
                <w:szCs w:val="22"/>
              </w:rPr>
              <w:t>Paul Bradley</w:t>
            </w:r>
          </w:p>
        </w:tc>
      </w:tr>
      <w:tr w:rsidR="004F3A80" w:rsidRPr="00D35D5C" w:rsidTr="00B04F1B">
        <w:trPr>
          <w:cantSplit/>
        </w:trPr>
        <w:tc>
          <w:tcPr>
            <w:tcW w:w="907" w:type="pct"/>
          </w:tcPr>
          <w:p w:rsidR="004F3A80" w:rsidRPr="00D35D5C" w:rsidRDefault="004F3A80" w:rsidP="0004636C">
            <w:pPr>
              <w:pStyle w:val="TableText"/>
              <w:rPr>
                <w:rFonts w:ascii="Times New Roman" w:hAnsi="Times New Roman" w:cs="Times New Roman"/>
                <w:szCs w:val="22"/>
              </w:rPr>
            </w:pPr>
          </w:p>
        </w:tc>
        <w:tc>
          <w:tcPr>
            <w:tcW w:w="567" w:type="pct"/>
          </w:tcPr>
          <w:p w:rsidR="004F3A80" w:rsidRPr="00D35D5C" w:rsidRDefault="004F3A80" w:rsidP="0004636C">
            <w:pPr>
              <w:pStyle w:val="TableText"/>
              <w:rPr>
                <w:rFonts w:ascii="Times New Roman" w:hAnsi="Times New Roman" w:cs="Times New Roman"/>
                <w:szCs w:val="22"/>
              </w:rPr>
            </w:pPr>
          </w:p>
        </w:tc>
        <w:tc>
          <w:tcPr>
            <w:tcW w:w="2305" w:type="pct"/>
          </w:tcPr>
          <w:p w:rsidR="004F3A80" w:rsidRPr="00D35D5C" w:rsidRDefault="004F3A80" w:rsidP="00DE6A0E">
            <w:pPr>
              <w:pStyle w:val="TableText"/>
              <w:rPr>
                <w:rFonts w:ascii="Times New Roman" w:hAnsi="Times New Roman" w:cs="Times New Roman"/>
                <w:szCs w:val="22"/>
              </w:rPr>
            </w:pPr>
          </w:p>
        </w:tc>
        <w:tc>
          <w:tcPr>
            <w:tcW w:w="1221" w:type="pct"/>
          </w:tcPr>
          <w:p w:rsidR="004F3A80" w:rsidRPr="00D35D5C" w:rsidRDefault="004F3A80" w:rsidP="0004636C">
            <w:pPr>
              <w:pStyle w:val="TableText"/>
              <w:rPr>
                <w:rFonts w:ascii="Times New Roman" w:hAnsi="Times New Roman" w:cs="Times New Roman"/>
                <w:szCs w:val="22"/>
              </w:rPr>
            </w:pPr>
          </w:p>
        </w:tc>
      </w:tr>
      <w:tr w:rsidR="00FC5FA3" w:rsidRPr="00D35D5C" w:rsidTr="00B04F1B">
        <w:trPr>
          <w:cantSplit/>
        </w:trPr>
        <w:tc>
          <w:tcPr>
            <w:tcW w:w="907" w:type="pct"/>
          </w:tcPr>
          <w:p w:rsidR="00FC5FA3" w:rsidRPr="00D35D5C" w:rsidRDefault="00FC5FA3" w:rsidP="0004636C">
            <w:pPr>
              <w:pStyle w:val="TableText"/>
              <w:rPr>
                <w:rFonts w:ascii="Times New Roman" w:hAnsi="Times New Roman" w:cs="Times New Roman"/>
                <w:szCs w:val="22"/>
              </w:rPr>
            </w:pPr>
          </w:p>
        </w:tc>
        <w:tc>
          <w:tcPr>
            <w:tcW w:w="567" w:type="pct"/>
          </w:tcPr>
          <w:p w:rsidR="00FC5FA3" w:rsidRPr="00D35D5C" w:rsidRDefault="00FC5FA3" w:rsidP="0004636C">
            <w:pPr>
              <w:pStyle w:val="TableText"/>
              <w:rPr>
                <w:rFonts w:ascii="Times New Roman" w:hAnsi="Times New Roman" w:cs="Times New Roman"/>
                <w:szCs w:val="22"/>
              </w:rPr>
            </w:pPr>
          </w:p>
        </w:tc>
        <w:tc>
          <w:tcPr>
            <w:tcW w:w="2305" w:type="pct"/>
          </w:tcPr>
          <w:p w:rsidR="00FC5FA3" w:rsidRPr="00D35D5C" w:rsidRDefault="00FC5FA3" w:rsidP="00DE6A0E">
            <w:pPr>
              <w:pStyle w:val="TableText"/>
              <w:rPr>
                <w:rFonts w:ascii="Times New Roman" w:hAnsi="Times New Roman" w:cs="Times New Roman"/>
                <w:szCs w:val="22"/>
              </w:rPr>
            </w:pPr>
          </w:p>
        </w:tc>
        <w:tc>
          <w:tcPr>
            <w:tcW w:w="1221" w:type="pct"/>
          </w:tcPr>
          <w:p w:rsidR="00FC5FA3" w:rsidRPr="00D35D5C" w:rsidRDefault="00FC5FA3" w:rsidP="0004636C">
            <w:pPr>
              <w:pStyle w:val="TableText"/>
              <w:rPr>
                <w:rFonts w:ascii="Times New Roman" w:hAnsi="Times New Roman" w:cs="Times New Roman"/>
                <w:szCs w:val="22"/>
              </w:rPr>
            </w:pPr>
          </w:p>
        </w:tc>
      </w:tr>
    </w:tbl>
    <w:p w:rsidR="002934EF" w:rsidRDefault="002934EF" w:rsidP="002934EF">
      <w:pPr>
        <w:pStyle w:val="Title2"/>
      </w:pPr>
      <w:r>
        <w:t>Artifact Rationale</w:t>
      </w:r>
    </w:p>
    <w:p w:rsidR="00B6560F" w:rsidRDefault="002934EF" w:rsidP="002934EF">
      <w:pPr>
        <w:pStyle w:val="BodyText"/>
      </w:pPr>
      <w:r>
        <w:t>The System Design Document (SDD) is a dual-use document that provides the conceptual design as well as the as-built design.  This document will be updated as the product is built, to reflect the as-built product. Per the Project Management Accountability System (PMAS) Guide, the SDD as a conceptual design is required prior to the Milestone 1 Review. The as-built design for each delivery must be incorporated prior to the Milestone 2 Review</w:t>
      </w:r>
    </w:p>
    <w:p w:rsidR="00B6560F" w:rsidRDefault="00B6560F">
      <w:pPr>
        <w:rPr>
          <w:sz w:val="24"/>
          <w:szCs w:val="20"/>
        </w:rPr>
      </w:pPr>
      <w:r>
        <w:br w:type="page"/>
      </w:r>
    </w:p>
    <w:p w:rsidR="00BF2C5A" w:rsidRDefault="00BF2C5A">
      <w:pPr>
        <w:rPr>
          <w:sz w:val="24"/>
          <w:szCs w:val="20"/>
        </w:rPr>
      </w:pPr>
    </w:p>
    <w:p w:rsidR="004F3A80" w:rsidRDefault="004F3A80" w:rsidP="00647B03">
      <w:pPr>
        <w:pStyle w:val="Title2"/>
      </w:pPr>
      <w:r>
        <w:t>Table of Contents</w:t>
      </w:r>
    </w:p>
    <w:p w:rsidR="00D35D5C" w:rsidRDefault="003224B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03739890" w:history="1">
        <w:r w:rsidR="00D35D5C" w:rsidRPr="0072146E">
          <w:rPr>
            <w:rStyle w:val="Hyperlink"/>
            <w:noProof/>
          </w:rPr>
          <w:t>1.</w:t>
        </w:r>
        <w:r w:rsidR="00D35D5C">
          <w:rPr>
            <w:rFonts w:asciiTheme="minorHAnsi" w:eastAsiaTheme="minorEastAsia" w:hAnsiTheme="minorHAnsi" w:cstheme="minorBidi"/>
            <w:b w:val="0"/>
            <w:noProof/>
            <w:sz w:val="22"/>
            <w:szCs w:val="22"/>
          </w:rPr>
          <w:tab/>
        </w:r>
        <w:r w:rsidR="00D35D5C" w:rsidRPr="0072146E">
          <w:rPr>
            <w:rStyle w:val="Hyperlink"/>
            <w:noProof/>
          </w:rPr>
          <w:t>About this document</w:t>
        </w:r>
        <w:r w:rsidR="00D35D5C">
          <w:rPr>
            <w:noProof/>
            <w:webHidden/>
          </w:rPr>
          <w:tab/>
        </w:r>
        <w:r w:rsidR="00D35D5C">
          <w:rPr>
            <w:noProof/>
            <w:webHidden/>
          </w:rPr>
          <w:fldChar w:fldCharType="begin"/>
        </w:r>
        <w:r w:rsidR="00D35D5C">
          <w:rPr>
            <w:noProof/>
            <w:webHidden/>
          </w:rPr>
          <w:instrText xml:space="preserve"> PAGEREF _Toc403739890 \h </w:instrText>
        </w:r>
        <w:r w:rsidR="00D35D5C">
          <w:rPr>
            <w:noProof/>
            <w:webHidden/>
          </w:rPr>
        </w:r>
        <w:r w:rsidR="00D35D5C">
          <w:rPr>
            <w:noProof/>
            <w:webHidden/>
          </w:rPr>
          <w:fldChar w:fldCharType="separate"/>
        </w:r>
        <w:r w:rsidR="00D35D5C">
          <w:rPr>
            <w:noProof/>
            <w:webHidden/>
          </w:rPr>
          <w:t>1</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39891" w:history="1">
        <w:r w:rsidR="00D35D5C" w:rsidRPr="0072146E">
          <w:rPr>
            <w:rStyle w:val="Hyperlink"/>
            <w:noProof/>
          </w:rPr>
          <w:t>2.</w:t>
        </w:r>
        <w:r w:rsidR="00D35D5C">
          <w:rPr>
            <w:rFonts w:asciiTheme="minorHAnsi" w:eastAsiaTheme="minorEastAsia" w:hAnsiTheme="minorHAnsi" w:cstheme="minorBidi"/>
            <w:b w:val="0"/>
            <w:noProof/>
            <w:sz w:val="22"/>
            <w:szCs w:val="22"/>
          </w:rPr>
          <w:tab/>
        </w:r>
        <w:r w:rsidR="00D35D5C" w:rsidRPr="0072146E">
          <w:rPr>
            <w:rStyle w:val="Hyperlink"/>
            <w:noProof/>
          </w:rPr>
          <w:t>Introduction</w:t>
        </w:r>
        <w:r w:rsidR="00D35D5C">
          <w:rPr>
            <w:noProof/>
            <w:webHidden/>
          </w:rPr>
          <w:tab/>
        </w:r>
        <w:r w:rsidR="00D35D5C">
          <w:rPr>
            <w:noProof/>
            <w:webHidden/>
          </w:rPr>
          <w:fldChar w:fldCharType="begin"/>
        </w:r>
        <w:r w:rsidR="00D35D5C">
          <w:rPr>
            <w:noProof/>
            <w:webHidden/>
          </w:rPr>
          <w:instrText xml:space="preserve"> PAGEREF _Toc403739891 \h </w:instrText>
        </w:r>
        <w:r w:rsidR="00D35D5C">
          <w:rPr>
            <w:noProof/>
            <w:webHidden/>
          </w:rPr>
        </w:r>
        <w:r w:rsidR="00D35D5C">
          <w:rPr>
            <w:noProof/>
            <w:webHidden/>
          </w:rPr>
          <w:fldChar w:fldCharType="separate"/>
        </w:r>
        <w:r w:rsidR="00D35D5C">
          <w:rPr>
            <w:noProof/>
            <w:webHidden/>
          </w:rPr>
          <w:t>1</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892" w:history="1">
        <w:r w:rsidR="00D35D5C" w:rsidRPr="0072146E">
          <w:rPr>
            <w:rStyle w:val="Hyperlink"/>
            <w:noProof/>
          </w:rPr>
          <w:t>2.1.</w:t>
        </w:r>
        <w:r w:rsidR="00D35D5C">
          <w:rPr>
            <w:rFonts w:asciiTheme="minorHAnsi" w:eastAsiaTheme="minorEastAsia" w:hAnsiTheme="minorHAnsi" w:cstheme="minorBidi"/>
            <w:b w:val="0"/>
            <w:noProof/>
            <w:sz w:val="22"/>
            <w:szCs w:val="22"/>
          </w:rPr>
          <w:tab/>
        </w:r>
        <w:r w:rsidR="00D35D5C" w:rsidRPr="0072146E">
          <w:rPr>
            <w:rStyle w:val="Hyperlink"/>
            <w:noProof/>
          </w:rPr>
          <w:t>Purpose of the SDD</w:t>
        </w:r>
        <w:r w:rsidR="00D35D5C">
          <w:rPr>
            <w:noProof/>
            <w:webHidden/>
          </w:rPr>
          <w:tab/>
        </w:r>
        <w:r w:rsidR="00D35D5C">
          <w:rPr>
            <w:noProof/>
            <w:webHidden/>
          </w:rPr>
          <w:fldChar w:fldCharType="begin"/>
        </w:r>
        <w:r w:rsidR="00D35D5C">
          <w:rPr>
            <w:noProof/>
            <w:webHidden/>
          </w:rPr>
          <w:instrText xml:space="preserve"> PAGEREF _Toc403739892 \h </w:instrText>
        </w:r>
        <w:r w:rsidR="00D35D5C">
          <w:rPr>
            <w:noProof/>
            <w:webHidden/>
          </w:rPr>
        </w:r>
        <w:r w:rsidR="00D35D5C">
          <w:rPr>
            <w:noProof/>
            <w:webHidden/>
          </w:rPr>
          <w:fldChar w:fldCharType="separate"/>
        </w:r>
        <w:r w:rsidR="00D35D5C">
          <w:rPr>
            <w:noProof/>
            <w:webHidden/>
          </w:rPr>
          <w:t>1</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893" w:history="1">
        <w:r w:rsidR="00D35D5C" w:rsidRPr="0072146E">
          <w:rPr>
            <w:rStyle w:val="Hyperlink"/>
            <w:noProof/>
          </w:rPr>
          <w:t>2.2.</w:t>
        </w:r>
        <w:r w:rsidR="00D35D5C">
          <w:rPr>
            <w:rFonts w:asciiTheme="minorHAnsi" w:eastAsiaTheme="minorEastAsia" w:hAnsiTheme="minorHAnsi" w:cstheme="minorBidi"/>
            <w:b w:val="0"/>
            <w:noProof/>
            <w:sz w:val="22"/>
            <w:szCs w:val="22"/>
          </w:rPr>
          <w:tab/>
        </w:r>
        <w:r w:rsidR="00D35D5C" w:rsidRPr="0072146E">
          <w:rPr>
            <w:rStyle w:val="Hyperlink"/>
            <w:noProof/>
          </w:rPr>
          <w:t>Identification</w:t>
        </w:r>
        <w:r w:rsidR="00D35D5C">
          <w:rPr>
            <w:noProof/>
            <w:webHidden/>
          </w:rPr>
          <w:tab/>
        </w:r>
        <w:r w:rsidR="00D35D5C">
          <w:rPr>
            <w:noProof/>
            <w:webHidden/>
          </w:rPr>
          <w:fldChar w:fldCharType="begin"/>
        </w:r>
        <w:r w:rsidR="00D35D5C">
          <w:rPr>
            <w:noProof/>
            <w:webHidden/>
          </w:rPr>
          <w:instrText xml:space="preserve"> PAGEREF _Toc403739893 \h </w:instrText>
        </w:r>
        <w:r w:rsidR="00D35D5C">
          <w:rPr>
            <w:noProof/>
            <w:webHidden/>
          </w:rPr>
        </w:r>
        <w:r w:rsidR="00D35D5C">
          <w:rPr>
            <w:noProof/>
            <w:webHidden/>
          </w:rPr>
          <w:fldChar w:fldCharType="separate"/>
        </w:r>
        <w:r w:rsidR="00D35D5C">
          <w:rPr>
            <w:noProof/>
            <w:webHidden/>
          </w:rPr>
          <w:t>1</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894" w:history="1">
        <w:r w:rsidR="00D35D5C" w:rsidRPr="0072146E">
          <w:rPr>
            <w:rStyle w:val="Hyperlink"/>
            <w:noProof/>
          </w:rPr>
          <w:t>2.3.</w:t>
        </w:r>
        <w:r w:rsidR="00D35D5C">
          <w:rPr>
            <w:rFonts w:asciiTheme="minorHAnsi" w:eastAsiaTheme="minorEastAsia" w:hAnsiTheme="minorHAnsi" w:cstheme="minorBidi"/>
            <w:b w:val="0"/>
            <w:noProof/>
            <w:sz w:val="22"/>
            <w:szCs w:val="22"/>
          </w:rPr>
          <w:tab/>
        </w:r>
        <w:r w:rsidR="00D35D5C" w:rsidRPr="0072146E">
          <w:rPr>
            <w:rStyle w:val="Hyperlink"/>
            <w:noProof/>
          </w:rPr>
          <w:t>Scope</w:t>
        </w:r>
        <w:r w:rsidR="00D35D5C">
          <w:rPr>
            <w:noProof/>
            <w:webHidden/>
          </w:rPr>
          <w:tab/>
        </w:r>
        <w:r w:rsidR="00D35D5C">
          <w:rPr>
            <w:noProof/>
            <w:webHidden/>
          </w:rPr>
          <w:fldChar w:fldCharType="begin"/>
        </w:r>
        <w:r w:rsidR="00D35D5C">
          <w:rPr>
            <w:noProof/>
            <w:webHidden/>
          </w:rPr>
          <w:instrText xml:space="preserve"> PAGEREF _Toc403739894 \h </w:instrText>
        </w:r>
        <w:r w:rsidR="00D35D5C">
          <w:rPr>
            <w:noProof/>
            <w:webHidden/>
          </w:rPr>
        </w:r>
        <w:r w:rsidR="00D35D5C">
          <w:rPr>
            <w:noProof/>
            <w:webHidden/>
          </w:rPr>
          <w:fldChar w:fldCharType="separate"/>
        </w:r>
        <w:r w:rsidR="00D35D5C">
          <w:rPr>
            <w:noProof/>
            <w:webHidden/>
          </w:rPr>
          <w:t>1</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895" w:history="1">
        <w:r w:rsidR="00D35D5C" w:rsidRPr="0072146E">
          <w:rPr>
            <w:rStyle w:val="Hyperlink"/>
            <w:noProof/>
          </w:rPr>
          <w:t>2.4.</w:t>
        </w:r>
        <w:r w:rsidR="00D35D5C">
          <w:rPr>
            <w:rFonts w:asciiTheme="minorHAnsi" w:eastAsiaTheme="minorEastAsia" w:hAnsiTheme="minorHAnsi" w:cstheme="minorBidi"/>
            <w:b w:val="0"/>
            <w:noProof/>
            <w:sz w:val="22"/>
            <w:szCs w:val="22"/>
          </w:rPr>
          <w:tab/>
        </w:r>
        <w:r w:rsidR="00D35D5C" w:rsidRPr="0072146E">
          <w:rPr>
            <w:rStyle w:val="Hyperlink"/>
            <w:noProof/>
          </w:rPr>
          <w:t>User Characteristics</w:t>
        </w:r>
        <w:r w:rsidR="00D35D5C">
          <w:rPr>
            <w:noProof/>
            <w:webHidden/>
          </w:rPr>
          <w:tab/>
        </w:r>
        <w:r w:rsidR="00D35D5C">
          <w:rPr>
            <w:noProof/>
            <w:webHidden/>
          </w:rPr>
          <w:fldChar w:fldCharType="begin"/>
        </w:r>
        <w:r w:rsidR="00D35D5C">
          <w:rPr>
            <w:noProof/>
            <w:webHidden/>
          </w:rPr>
          <w:instrText xml:space="preserve"> PAGEREF _Toc403739895 \h </w:instrText>
        </w:r>
        <w:r w:rsidR="00D35D5C">
          <w:rPr>
            <w:noProof/>
            <w:webHidden/>
          </w:rPr>
        </w:r>
        <w:r w:rsidR="00D35D5C">
          <w:rPr>
            <w:noProof/>
            <w:webHidden/>
          </w:rPr>
          <w:fldChar w:fldCharType="separate"/>
        </w:r>
        <w:r w:rsidR="00D35D5C">
          <w:rPr>
            <w:noProof/>
            <w:webHidden/>
          </w:rPr>
          <w:t>2</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896" w:history="1">
        <w:r w:rsidR="00D35D5C" w:rsidRPr="0072146E">
          <w:rPr>
            <w:rStyle w:val="Hyperlink"/>
            <w:noProof/>
          </w:rPr>
          <w:t>2.5.</w:t>
        </w:r>
        <w:r w:rsidR="00D35D5C">
          <w:rPr>
            <w:rFonts w:asciiTheme="minorHAnsi" w:eastAsiaTheme="minorEastAsia" w:hAnsiTheme="minorHAnsi" w:cstheme="minorBidi"/>
            <w:b w:val="0"/>
            <w:noProof/>
            <w:sz w:val="22"/>
            <w:szCs w:val="22"/>
          </w:rPr>
          <w:tab/>
        </w:r>
        <w:r w:rsidR="00D35D5C" w:rsidRPr="0072146E">
          <w:rPr>
            <w:rStyle w:val="Hyperlink"/>
            <w:noProof/>
          </w:rPr>
          <w:t>Relationship to Other Documents and Plans</w:t>
        </w:r>
        <w:r w:rsidR="00D35D5C">
          <w:rPr>
            <w:noProof/>
            <w:webHidden/>
          </w:rPr>
          <w:tab/>
        </w:r>
        <w:r w:rsidR="00D35D5C">
          <w:rPr>
            <w:noProof/>
            <w:webHidden/>
          </w:rPr>
          <w:fldChar w:fldCharType="begin"/>
        </w:r>
        <w:r w:rsidR="00D35D5C">
          <w:rPr>
            <w:noProof/>
            <w:webHidden/>
          </w:rPr>
          <w:instrText xml:space="preserve"> PAGEREF _Toc403739896 \h </w:instrText>
        </w:r>
        <w:r w:rsidR="00D35D5C">
          <w:rPr>
            <w:noProof/>
            <w:webHidden/>
          </w:rPr>
        </w:r>
        <w:r w:rsidR="00D35D5C">
          <w:rPr>
            <w:noProof/>
            <w:webHidden/>
          </w:rPr>
          <w:fldChar w:fldCharType="separate"/>
        </w:r>
        <w:r w:rsidR="00D35D5C">
          <w:rPr>
            <w:noProof/>
            <w:webHidden/>
          </w:rPr>
          <w:t>2</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897" w:history="1">
        <w:r w:rsidR="00D35D5C" w:rsidRPr="0072146E">
          <w:rPr>
            <w:rStyle w:val="Hyperlink"/>
            <w:noProof/>
          </w:rPr>
          <w:t>2.6.</w:t>
        </w:r>
        <w:r w:rsidR="00D35D5C">
          <w:rPr>
            <w:rFonts w:asciiTheme="minorHAnsi" w:eastAsiaTheme="minorEastAsia" w:hAnsiTheme="minorHAnsi" w:cstheme="minorBidi"/>
            <w:b w:val="0"/>
            <w:noProof/>
            <w:sz w:val="22"/>
            <w:szCs w:val="22"/>
          </w:rPr>
          <w:tab/>
        </w:r>
        <w:r w:rsidR="00D35D5C" w:rsidRPr="0072146E">
          <w:rPr>
            <w:rStyle w:val="Hyperlink"/>
            <w:noProof/>
          </w:rPr>
          <w:t>Acronyms and Abbreviations</w:t>
        </w:r>
        <w:r w:rsidR="00D35D5C">
          <w:rPr>
            <w:noProof/>
            <w:webHidden/>
          </w:rPr>
          <w:tab/>
        </w:r>
        <w:r w:rsidR="00D35D5C">
          <w:rPr>
            <w:noProof/>
            <w:webHidden/>
          </w:rPr>
          <w:fldChar w:fldCharType="begin"/>
        </w:r>
        <w:r w:rsidR="00D35D5C">
          <w:rPr>
            <w:noProof/>
            <w:webHidden/>
          </w:rPr>
          <w:instrText xml:space="preserve"> PAGEREF _Toc403739897 \h </w:instrText>
        </w:r>
        <w:r w:rsidR="00D35D5C">
          <w:rPr>
            <w:noProof/>
            <w:webHidden/>
          </w:rPr>
        </w:r>
        <w:r w:rsidR="00D35D5C">
          <w:rPr>
            <w:noProof/>
            <w:webHidden/>
          </w:rPr>
          <w:fldChar w:fldCharType="separate"/>
        </w:r>
        <w:r w:rsidR="00D35D5C">
          <w:rPr>
            <w:noProof/>
            <w:webHidden/>
          </w:rPr>
          <w:t>3</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39898" w:history="1">
        <w:r w:rsidR="00D35D5C" w:rsidRPr="0072146E">
          <w:rPr>
            <w:rStyle w:val="Hyperlink"/>
            <w:noProof/>
          </w:rPr>
          <w:t>3.</w:t>
        </w:r>
        <w:r w:rsidR="00D35D5C">
          <w:rPr>
            <w:rFonts w:asciiTheme="minorHAnsi" w:eastAsiaTheme="minorEastAsia" w:hAnsiTheme="minorHAnsi" w:cstheme="minorBidi"/>
            <w:b w:val="0"/>
            <w:noProof/>
            <w:sz w:val="22"/>
            <w:szCs w:val="22"/>
          </w:rPr>
          <w:tab/>
        </w:r>
        <w:r w:rsidR="00D35D5C" w:rsidRPr="0072146E">
          <w:rPr>
            <w:rStyle w:val="Hyperlink"/>
            <w:noProof/>
          </w:rPr>
          <w:t>Background</w:t>
        </w:r>
        <w:r w:rsidR="00D35D5C">
          <w:rPr>
            <w:noProof/>
            <w:webHidden/>
          </w:rPr>
          <w:tab/>
        </w:r>
        <w:r w:rsidR="00D35D5C">
          <w:rPr>
            <w:noProof/>
            <w:webHidden/>
          </w:rPr>
          <w:fldChar w:fldCharType="begin"/>
        </w:r>
        <w:r w:rsidR="00D35D5C">
          <w:rPr>
            <w:noProof/>
            <w:webHidden/>
          </w:rPr>
          <w:instrText xml:space="preserve"> PAGEREF _Toc403739898 \h </w:instrText>
        </w:r>
        <w:r w:rsidR="00D35D5C">
          <w:rPr>
            <w:noProof/>
            <w:webHidden/>
          </w:rPr>
        </w:r>
        <w:r w:rsidR="00D35D5C">
          <w:rPr>
            <w:noProof/>
            <w:webHidden/>
          </w:rPr>
          <w:fldChar w:fldCharType="separate"/>
        </w:r>
        <w:r w:rsidR="00D35D5C">
          <w:rPr>
            <w:noProof/>
            <w:webHidden/>
          </w:rPr>
          <w:t>4</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899" w:history="1">
        <w:r w:rsidR="00D35D5C" w:rsidRPr="0072146E">
          <w:rPr>
            <w:rStyle w:val="Hyperlink"/>
            <w:noProof/>
          </w:rPr>
          <w:t>3.1.</w:t>
        </w:r>
        <w:r w:rsidR="00D35D5C">
          <w:rPr>
            <w:rFonts w:asciiTheme="minorHAnsi" w:eastAsiaTheme="minorEastAsia" w:hAnsiTheme="minorHAnsi" w:cstheme="minorBidi"/>
            <w:b w:val="0"/>
            <w:noProof/>
            <w:sz w:val="22"/>
            <w:szCs w:val="22"/>
          </w:rPr>
          <w:tab/>
        </w:r>
        <w:r w:rsidR="00D35D5C" w:rsidRPr="0072146E">
          <w:rPr>
            <w:rStyle w:val="Hyperlink"/>
            <w:noProof/>
          </w:rPr>
          <w:t>Overview of the System</w:t>
        </w:r>
        <w:r w:rsidR="00D35D5C">
          <w:rPr>
            <w:noProof/>
            <w:webHidden/>
          </w:rPr>
          <w:tab/>
        </w:r>
        <w:r w:rsidR="00D35D5C">
          <w:rPr>
            <w:noProof/>
            <w:webHidden/>
          </w:rPr>
          <w:fldChar w:fldCharType="begin"/>
        </w:r>
        <w:r w:rsidR="00D35D5C">
          <w:rPr>
            <w:noProof/>
            <w:webHidden/>
          </w:rPr>
          <w:instrText xml:space="preserve"> PAGEREF _Toc403739899 \h </w:instrText>
        </w:r>
        <w:r w:rsidR="00D35D5C">
          <w:rPr>
            <w:noProof/>
            <w:webHidden/>
          </w:rPr>
        </w:r>
        <w:r w:rsidR="00D35D5C">
          <w:rPr>
            <w:noProof/>
            <w:webHidden/>
          </w:rPr>
          <w:fldChar w:fldCharType="separate"/>
        </w:r>
        <w:r w:rsidR="00D35D5C">
          <w:rPr>
            <w:noProof/>
            <w:webHidden/>
          </w:rPr>
          <w:t>4</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00" w:history="1">
        <w:r w:rsidR="00D35D5C" w:rsidRPr="0072146E">
          <w:rPr>
            <w:rStyle w:val="Hyperlink"/>
            <w:noProof/>
          </w:rPr>
          <w:t>3.1.1.</w:t>
        </w:r>
        <w:r w:rsidR="00D35D5C">
          <w:rPr>
            <w:rFonts w:asciiTheme="minorHAnsi" w:eastAsiaTheme="minorEastAsia" w:hAnsiTheme="minorHAnsi" w:cstheme="minorBidi"/>
            <w:b w:val="0"/>
            <w:noProof/>
            <w:sz w:val="22"/>
            <w:szCs w:val="22"/>
          </w:rPr>
          <w:tab/>
        </w:r>
        <w:r w:rsidR="00D35D5C" w:rsidRPr="0072146E">
          <w:rPr>
            <w:rStyle w:val="Hyperlink"/>
            <w:noProof/>
          </w:rPr>
          <w:t>SDR Database Background</w:t>
        </w:r>
        <w:r w:rsidR="00D35D5C">
          <w:rPr>
            <w:noProof/>
            <w:webHidden/>
          </w:rPr>
          <w:tab/>
        </w:r>
        <w:r w:rsidR="00D35D5C">
          <w:rPr>
            <w:noProof/>
            <w:webHidden/>
          </w:rPr>
          <w:fldChar w:fldCharType="begin"/>
        </w:r>
        <w:r w:rsidR="00D35D5C">
          <w:rPr>
            <w:noProof/>
            <w:webHidden/>
          </w:rPr>
          <w:instrText xml:space="preserve"> PAGEREF _Toc403739900 \h </w:instrText>
        </w:r>
        <w:r w:rsidR="00D35D5C">
          <w:rPr>
            <w:noProof/>
            <w:webHidden/>
          </w:rPr>
        </w:r>
        <w:r w:rsidR="00D35D5C">
          <w:rPr>
            <w:noProof/>
            <w:webHidden/>
          </w:rPr>
          <w:fldChar w:fldCharType="separate"/>
        </w:r>
        <w:r w:rsidR="00D35D5C">
          <w:rPr>
            <w:noProof/>
            <w:webHidden/>
          </w:rPr>
          <w:t>6</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01" w:history="1">
        <w:r w:rsidR="00D35D5C" w:rsidRPr="0072146E">
          <w:rPr>
            <w:rStyle w:val="Hyperlink"/>
            <w:noProof/>
          </w:rPr>
          <w:t>3.2.</w:t>
        </w:r>
        <w:r w:rsidR="00D35D5C">
          <w:rPr>
            <w:rFonts w:asciiTheme="minorHAnsi" w:eastAsiaTheme="minorEastAsia" w:hAnsiTheme="minorHAnsi" w:cstheme="minorBidi"/>
            <w:b w:val="0"/>
            <w:noProof/>
            <w:sz w:val="22"/>
            <w:szCs w:val="22"/>
          </w:rPr>
          <w:tab/>
        </w:r>
        <w:r w:rsidR="00D35D5C" w:rsidRPr="0072146E">
          <w:rPr>
            <w:rStyle w:val="Hyperlink"/>
            <w:noProof/>
          </w:rPr>
          <w:t>Overview of the Business Process</w:t>
        </w:r>
        <w:r w:rsidR="00D35D5C">
          <w:rPr>
            <w:noProof/>
            <w:webHidden/>
          </w:rPr>
          <w:tab/>
        </w:r>
        <w:r w:rsidR="00D35D5C">
          <w:rPr>
            <w:noProof/>
            <w:webHidden/>
          </w:rPr>
          <w:fldChar w:fldCharType="begin"/>
        </w:r>
        <w:r w:rsidR="00D35D5C">
          <w:rPr>
            <w:noProof/>
            <w:webHidden/>
          </w:rPr>
          <w:instrText xml:space="preserve"> PAGEREF _Toc403739901 \h </w:instrText>
        </w:r>
        <w:r w:rsidR="00D35D5C">
          <w:rPr>
            <w:noProof/>
            <w:webHidden/>
          </w:rPr>
        </w:r>
        <w:r w:rsidR="00D35D5C">
          <w:rPr>
            <w:noProof/>
            <w:webHidden/>
          </w:rPr>
          <w:fldChar w:fldCharType="separate"/>
        </w:r>
        <w:r w:rsidR="00D35D5C">
          <w:rPr>
            <w:noProof/>
            <w:webHidden/>
          </w:rPr>
          <w:t>6</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02" w:history="1">
        <w:r w:rsidR="00D35D5C" w:rsidRPr="0072146E">
          <w:rPr>
            <w:rStyle w:val="Hyperlink"/>
            <w:noProof/>
          </w:rPr>
          <w:t>3.3.</w:t>
        </w:r>
        <w:r w:rsidR="00D35D5C">
          <w:rPr>
            <w:rFonts w:asciiTheme="minorHAnsi" w:eastAsiaTheme="minorEastAsia" w:hAnsiTheme="minorHAnsi" w:cstheme="minorBidi"/>
            <w:b w:val="0"/>
            <w:noProof/>
            <w:sz w:val="22"/>
            <w:szCs w:val="22"/>
          </w:rPr>
          <w:tab/>
        </w:r>
        <w:r w:rsidR="00D35D5C" w:rsidRPr="0072146E">
          <w:rPr>
            <w:rStyle w:val="Hyperlink"/>
            <w:noProof/>
          </w:rPr>
          <w:t>Business Benefits</w:t>
        </w:r>
        <w:r w:rsidR="00D35D5C">
          <w:rPr>
            <w:noProof/>
            <w:webHidden/>
          </w:rPr>
          <w:tab/>
        </w:r>
        <w:r w:rsidR="00D35D5C">
          <w:rPr>
            <w:noProof/>
            <w:webHidden/>
          </w:rPr>
          <w:fldChar w:fldCharType="begin"/>
        </w:r>
        <w:r w:rsidR="00D35D5C">
          <w:rPr>
            <w:noProof/>
            <w:webHidden/>
          </w:rPr>
          <w:instrText xml:space="preserve"> PAGEREF _Toc403739902 \h </w:instrText>
        </w:r>
        <w:r w:rsidR="00D35D5C">
          <w:rPr>
            <w:noProof/>
            <w:webHidden/>
          </w:rPr>
        </w:r>
        <w:r w:rsidR="00D35D5C">
          <w:rPr>
            <w:noProof/>
            <w:webHidden/>
          </w:rPr>
          <w:fldChar w:fldCharType="separate"/>
        </w:r>
        <w:r w:rsidR="00D35D5C">
          <w:rPr>
            <w:noProof/>
            <w:webHidden/>
          </w:rPr>
          <w:t>10</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03" w:history="1">
        <w:r w:rsidR="00D35D5C" w:rsidRPr="0072146E">
          <w:rPr>
            <w:rStyle w:val="Hyperlink"/>
            <w:noProof/>
          </w:rPr>
          <w:t>3.4.</w:t>
        </w:r>
        <w:r w:rsidR="00D35D5C">
          <w:rPr>
            <w:rFonts w:asciiTheme="minorHAnsi" w:eastAsiaTheme="minorEastAsia" w:hAnsiTheme="minorHAnsi" w:cstheme="minorBidi"/>
            <w:b w:val="0"/>
            <w:noProof/>
            <w:sz w:val="22"/>
            <w:szCs w:val="22"/>
          </w:rPr>
          <w:tab/>
        </w:r>
        <w:r w:rsidR="00D35D5C" w:rsidRPr="0072146E">
          <w:rPr>
            <w:rStyle w:val="Hyperlink"/>
            <w:noProof/>
          </w:rPr>
          <w:t>Assumptions and Constraints</w:t>
        </w:r>
        <w:r w:rsidR="00D35D5C">
          <w:rPr>
            <w:noProof/>
            <w:webHidden/>
          </w:rPr>
          <w:tab/>
        </w:r>
        <w:r w:rsidR="00D35D5C">
          <w:rPr>
            <w:noProof/>
            <w:webHidden/>
          </w:rPr>
          <w:fldChar w:fldCharType="begin"/>
        </w:r>
        <w:r w:rsidR="00D35D5C">
          <w:rPr>
            <w:noProof/>
            <w:webHidden/>
          </w:rPr>
          <w:instrText xml:space="preserve"> PAGEREF _Toc403739903 \h </w:instrText>
        </w:r>
        <w:r w:rsidR="00D35D5C">
          <w:rPr>
            <w:noProof/>
            <w:webHidden/>
          </w:rPr>
        </w:r>
        <w:r w:rsidR="00D35D5C">
          <w:rPr>
            <w:noProof/>
            <w:webHidden/>
          </w:rPr>
          <w:fldChar w:fldCharType="separate"/>
        </w:r>
        <w:r w:rsidR="00D35D5C">
          <w:rPr>
            <w:noProof/>
            <w:webHidden/>
          </w:rPr>
          <w:t>11</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04" w:history="1">
        <w:r w:rsidR="00D35D5C" w:rsidRPr="0072146E">
          <w:rPr>
            <w:rStyle w:val="Hyperlink"/>
            <w:noProof/>
          </w:rPr>
          <w:t>3.4.1.</w:t>
        </w:r>
        <w:r w:rsidR="00D35D5C">
          <w:rPr>
            <w:rFonts w:asciiTheme="minorHAnsi" w:eastAsiaTheme="minorEastAsia" w:hAnsiTheme="minorHAnsi" w:cstheme="minorBidi"/>
            <w:b w:val="0"/>
            <w:noProof/>
            <w:sz w:val="22"/>
            <w:szCs w:val="22"/>
          </w:rPr>
          <w:tab/>
        </w:r>
        <w:r w:rsidR="00D35D5C" w:rsidRPr="0072146E">
          <w:rPr>
            <w:rStyle w:val="Hyperlink"/>
            <w:noProof/>
          </w:rPr>
          <w:t>Design Assumptions</w:t>
        </w:r>
        <w:r w:rsidR="00D35D5C">
          <w:rPr>
            <w:noProof/>
            <w:webHidden/>
          </w:rPr>
          <w:tab/>
        </w:r>
        <w:r w:rsidR="00D35D5C">
          <w:rPr>
            <w:noProof/>
            <w:webHidden/>
          </w:rPr>
          <w:fldChar w:fldCharType="begin"/>
        </w:r>
        <w:r w:rsidR="00D35D5C">
          <w:rPr>
            <w:noProof/>
            <w:webHidden/>
          </w:rPr>
          <w:instrText xml:space="preserve"> PAGEREF _Toc403739904 \h </w:instrText>
        </w:r>
        <w:r w:rsidR="00D35D5C">
          <w:rPr>
            <w:noProof/>
            <w:webHidden/>
          </w:rPr>
        </w:r>
        <w:r w:rsidR="00D35D5C">
          <w:rPr>
            <w:noProof/>
            <w:webHidden/>
          </w:rPr>
          <w:fldChar w:fldCharType="separate"/>
        </w:r>
        <w:r w:rsidR="00D35D5C">
          <w:rPr>
            <w:noProof/>
            <w:webHidden/>
          </w:rPr>
          <w:t>11</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05" w:history="1">
        <w:r w:rsidR="00D35D5C" w:rsidRPr="0072146E">
          <w:rPr>
            <w:rStyle w:val="Hyperlink"/>
            <w:noProof/>
          </w:rPr>
          <w:t>3.4.2.</w:t>
        </w:r>
        <w:r w:rsidR="00D35D5C">
          <w:rPr>
            <w:rFonts w:asciiTheme="minorHAnsi" w:eastAsiaTheme="minorEastAsia" w:hAnsiTheme="minorHAnsi" w:cstheme="minorBidi"/>
            <w:b w:val="0"/>
            <w:noProof/>
            <w:sz w:val="22"/>
            <w:szCs w:val="22"/>
          </w:rPr>
          <w:tab/>
        </w:r>
        <w:r w:rsidR="00D35D5C" w:rsidRPr="0072146E">
          <w:rPr>
            <w:rStyle w:val="Hyperlink"/>
            <w:noProof/>
          </w:rPr>
          <w:t>Design Constraints</w:t>
        </w:r>
        <w:r w:rsidR="00D35D5C">
          <w:rPr>
            <w:noProof/>
            <w:webHidden/>
          </w:rPr>
          <w:tab/>
        </w:r>
        <w:r w:rsidR="00D35D5C">
          <w:rPr>
            <w:noProof/>
            <w:webHidden/>
          </w:rPr>
          <w:fldChar w:fldCharType="begin"/>
        </w:r>
        <w:r w:rsidR="00D35D5C">
          <w:rPr>
            <w:noProof/>
            <w:webHidden/>
          </w:rPr>
          <w:instrText xml:space="preserve"> PAGEREF _Toc403739905 \h </w:instrText>
        </w:r>
        <w:r w:rsidR="00D35D5C">
          <w:rPr>
            <w:noProof/>
            <w:webHidden/>
          </w:rPr>
        </w:r>
        <w:r w:rsidR="00D35D5C">
          <w:rPr>
            <w:noProof/>
            <w:webHidden/>
          </w:rPr>
          <w:fldChar w:fldCharType="separate"/>
        </w:r>
        <w:r w:rsidR="00D35D5C">
          <w:rPr>
            <w:noProof/>
            <w:webHidden/>
          </w:rPr>
          <w:t>12</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06" w:history="1">
        <w:r w:rsidR="00D35D5C" w:rsidRPr="0072146E">
          <w:rPr>
            <w:rStyle w:val="Hyperlink"/>
            <w:noProof/>
          </w:rPr>
          <w:t>3.4.3.</w:t>
        </w:r>
        <w:r w:rsidR="00D35D5C">
          <w:rPr>
            <w:rFonts w:asciiTheme="minorHAnsi" w:eastAsiaTheme="minorEastAsia" w:hAnsiTheme="minorHAnsi" w:cstheme="minorBidi"/>
            <w:b w:val="0"/>
            <w:noProof/>
            <w:sz w:val="22"/>
            <w:szCs w:val="22"/>
          </w:rPr>
          <w:tab/>
        </w:r>
        <w:r w:rsidR="00D35D5C" w:rsidRPr="0072146E">
          <w:rPr>
            <w:rStyle w:val="Hyperlink"/>
            <w:noProof/>
          </w:rPr>
          <w:t>Design Trade-offs</w:t>
        </w:r>
        <w:r w:rsidR="00D35D5C">
          <w:rPr>
            <w:noProof/>
            <w:webHidden/>
          </w:rPr>
          <w:tab/>
        </w:r>
        <w:r w:rsidR="00D35D5C">
          <w:rPr>
            <w:noProof/>
            <w:webHidden/>
          </w:rPr>
          <w:fldChar w:fldCharType="begin"/>
        </w:r>
        <w:r w:rsidR="00D35D5C">
          <w:rPr>
            <w:noProof/>
            <w:webHidden/>
          </w:rPr>
          <w:instrText xml:space="preserve"> PAGEREF _Toc403739906 \h </w:instrText>
        </w:r>
        <w:r w:rsidR="00D35D5C">
          <w:rPr>
            <w:noProof/>
            <w:webHidden/>
          </w:rPr>
        </w:r>
        <w:r w:rsidR="00D35D5C">
          <w:rPr>
            <w:noProof/>
            <w:webHidden/>
          </w:rPr>
          <w:fldChar w:fldCharType="separate"/>
        </w:r>
        <w:r w:rsidR="00D35D5C">
          <w:rPr>
            <w:noProof/>
            <w:webHidden/>
          </w:rPr>
          <w:t>12</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07" w:history="1">
        <w:r w:rsidR="00D35D5C" w:rsidRPr="0072146E">
          <w:rPr>
            <w:rStyle w:val="Hyperlink"/>
            <w:noProof/>
          </w:rPr>
          <w:t>3.5.</w:t>
        </w:r>
        <w:r w:rsidR="00D35D5C">
          <w:rPr>
            <w:rFonts w:asciiTheme="minorHAnsi" w:eastAsiaTheme="minorEastAsia" w:hAnsiTheme="minorHAnsi" w:cstheme="minorBidi"/>
            <w:b w:val="0"/>
            <w:noProof/>
            <w:sz w:val="22"/>
            <w:szCs w:val="22"/>
          </w:rPr>
          <w:tab/>
        </w:r>
        <w:r w:rsidR="00D35D5C" w:rsidRPr="0072146E">
          <w:rPr>
            <w:rStyle w:val="Hyperlink"/>
            <w:noProof/>
          </w:rPr>
          <w:t>Overview of the Significant Requirements</w:t>
        </w:r>
        <w:r w:rsidR="00D35D5C">
          <w:rPr>
            <w:noProof/>
            <w:webHidden/>
          </w:rPr>
          <w:tab/>
        </w:r>
        <w:r w:rsidR="00D35D5C">
          <w:rPr>
            <w:noProof/>
            <w:webHidden/>
          </w:rPr>
          <w:fldChar w:fldCharType="begin"/>
        </w:r>
        <w:r w:rsidR="00D35D5C">
          <w:rPr>
            <w:noProof/>
            <w:webHidden/>
          </w:rPr>
          <w:instrText xml:space="preserve"> PAGEREF _Toc403739907 \h </w:instrText>
        </w:r>
        <w:r w:rsidR="00D35D5C">
          <w:rPr>
            <w:noProof/>
            <w:webHidden/>
          </w:rPr>
        </w:r>
        <w:r w:rsidR="00D35D5C">
          <w:rPr>
            <w:noProof/>
            <w:webHidden/>
          </w:rPr>
          <w:fldChar w:fldCharType="separate"/>
        </w:r>
        <w:r w:rsidR="00D35D5C">
          <w:rPr>
            <w:noProof/>
            <w:webHidden/>
          </w:rPr>
          <w:t>12</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08" w:history="1">
        <w:r w:rsidR="00D35D5C" w:rsidRPr="0072146E">
          <w:rPr>
            <w:rStyle w:val="Hyperlink"/>
            <w:noProof/>
          </w:rPr>
          <w:t>3.5.1.</w:t>
        </w:r>
        <w:r w:rsidR="00D35D5C">
          <w:rPr>
            <w:rFonts w:asciiTheme="minorHAnsi" w:eastAsiaTheme="minorEastAsia" w:hAnsiTheme="minorHAnsi" w:cstheme="minorBidi"/>
            <w:b w:val="0"/>
            <w:noProof/>
            <w:sz w:val="22"/>
            <w:szCs w:val="22"/>
          </w:rPr>
          <w:tab/>
        </w:r>
        <w:r w:rsidR="00D35D5C" w:rsidRPr="0072146E">
          <w:rPr>
            <w:rStyle w:val="Hyperlink"/>
            <w:noProof/>
          </w:rPr>
          <w:t>Overview of Significant Functional Requirements</w:t>
        </w:r>
        <w:r w:rsidR="00D35D5C">
          <w:rPr>
            <w:noProof/>
            <w:webHidden/>
          </w:rPr>
          <w:tab/>
        </w:r>
        <w:r w:rsidR="00D35D5C">
          <w:rPr>
            <w:noProof/>
            <w:webHidden/>
          </w:rPr>
          <w:fldChar w:fldCharType="begin"/>
        </w:r>
        <w:r w:rsidR="00D35D5C">
          <w:rPr>
            <w:noProof/>
            <w:webHidden/>
          </w:rPr>
          <w:instrText xml:space="preserve"> PAGEREF _Toc403739908 \h </w:instrText>
        </w:r>
        <w:r w:rsidR="00D35D5C">
          <w:rPr>
            <w:noProof/>
            <w:webHidden/>
          </w:rPr>
        </w:r>
        <w:r w:rsidR="00D35D5C">
          <w:rPr>
            <w:noProof/>
            <w:webHidden/>
          </w:rPr>
          <w:fldChar w:fldCharType="separate"/>
        </w:r>
        <w:r w:rsidR="00D35D5C">
          <w:rPr>
            <w:noProof/>
            <w:webHidden/>
          </w:rPr>
          <w:t>12</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39909" w:history="1">
        <w:r w:rsidR="00D35D5C" w:rsidRPr="0072146E">
          <w:rPr>
            <w:rStyle w:val="Hyperlink"/>
            <w:noProof/>
          </w:rPr>
          <w:t>4.</w:t>
        </w:r>
        <w:r w:rsidR="00D35D5C">
          <w:rPr>
            <w:rFonts w:asciiTheme="minorHAnsi" w:eastAsiaTheme="minorEastAsia" w:hAnsiTheme="minorHAnsi" w:cstheme="minorBidi"/>
            <w:b w:val="0"/>
            <w:noProof/>
            <w:sz w:val="22"/>
            <w:szCs w:val="22"/>
          </w:rPr>
          <w:tab/>
        </w:r>
        <w:r w:rsidR="00D35D5C" w:rsidRPr="0072146E">
          <w:rPr>
            <w:rStyle w:val="Hyperlink"/>
            <w:noProof/>
          </w:rPr>
          <w:t>Conceptual Design</w:t>
        </w:r>
        <w:r w:rsidR="00D35D5C">
          <w:rPr>
            <w:noProof/>
            <w:webHidden/>
          </w:rPr>
          <w:tab/>
        </w:r>
        <w:r w:rsidR="00D35D5C">
          <w:rPr>
            <w:noProof/>
            <w:webHidden/>
          </w:rPr>
          <w:fldChar w:fldCharType="begin"/>
        </w:r>
        <w:r w:rsidR="00D35D5C">
          <w:rPr>
            <w:noProof/>
            <w:webHidden/>
          </w:rPr>
          <w:instrText xml:space="preserve"> PAGEREF _Toc403739909 \h </w:instrText>
        </w:r>
        <w:r w:rsidR="00D35D5C">
          <w:rPr>
            <w:noProof/>
            <w:webHidden/>
          </w:rPr>
        </w:r>
        <w:r w:rsidR="00D35D5C">
          <w:rPr>
            <w:noProof/>
            <w:webHidden/>
          </w:rPr>
          <w:fldChar w:fldCharType="separate"/>
        </w:r>
        <w:r w:rsidR="00D35D5C">
          <w:rPr>
            <w:noProof/>
            <w:webHidden/>
          </w:rPr>
          <w:t>14</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10" w:history="1">
        <w:r w:rsidR="00D35D5C" w:rsidRPr="0072146E">
          <w:rPr>
            <w:rStyle w:val="Hyperlink"/>
            <w:noProof/>
          </w:rPr>
          <w:t>4.1.</w:t>
        </w:r>
        <w:r w:rsidR="00D35D5C">
          <w:rPr>
            <w:rFonts w:asciiTheme="minorHAnsi" w:eastAsiaTheme="minorEastAsia" w:hAnsiTheme="minorHAnsi" w:cstheme="minorBidi"/>
            <w:b w:val="0"/>
            <w:noProof/>
            <w:sz w:val="22"/>
            <w:szCs w:val="22"/>
          </w:rPr>
          <w:tab/>
        </w:r>
        <w:r w:rsidR="00D35D5C" w:rsidRPr="0072146E">
          <w:rPr>
            <w:rStyle w:val="Hyperlink"/>
            <w:noProof/>
          </w:rPr>
          <w:t>Conceptual Application Design</w:t>
        </w:r>
        <w:r w:rsidR="00D35D5C">
          <w:rPr>
            <w:noProof/>
            <w:webHidden/>
          </w:rPr>
          <w:tab/>
        </w:r>
        <w:r w:rsidR="00D35D5C">
          <w:rPr>
            <w:noProof/>
            <w:webHidden/>
          </w:rPr>
          <w:fldChar w:fldCharType="begin"/>
        </w:r>
        <w:r w:rsidR="00D35D5C">
          <w:rPr>
            <w:noProof/>
            <w:webHidden/>
          </w:rPr>
          <w:instrText xml:space="preserve"> PAGEREF _Toc403739910 \h </w:instrText>
        </w:r>
        <w:r w:rsidR="00D35D5C">
          <w:rPr>
            <w:noProof/>
            <w:webHidden/>
          </w:rPr>
        </w:r>
        <w:r w:rsidR="00D35D5C">
          <w:rPr>
            <w:noProof/>
            <w:webHidden/>
          </w:rPr>
          <w:fldChar w:fldCharType="separate"/>
        </w:r>
        <w:r w:rsidR="00D35D5C">
          <w:rPr>
            <w:noProof/>
            <w:webHidden/>
          </w:rPr>
          <w:t>14</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11" w:history="1">
        <w:r w:rsidR="00D35D5C" w:rsidRPr="0072146E">
          <w:rPr>
            <w:rStyle w:val="Hyperlink"/>
            <w:noProof/>
          </w:rPr>
          <w:t>4.1.1.</w:t>
        </w:r>
        <w:r w:rsidR="00D35D5C">
          <w:rPr>
            <w:rFonts w:asciiTheme="minorHAnsi" w:eastAsiaTheme="minorEastAsia" w:hAnsiTheme="minorHAnsi" w:cstheme="minorBidi"/>
            <w:b w:val="0"/>
            <w:noProof/>
            <w:sz w:val="22"/>
            <w:szCs w:val="22"/>
          </w:rPr>
          <w:tab/>
        </w:r>
        <w:r w:rsidR="00D35D5C" w:rsidRPr="0072146E">
          <w:rPr>
            <w:rStyle w:val="Hyperlink"/>
            <w:noProof/>
          </w:rPr>
          <w:t>Application Context</w:t>
        </w:r>
        <w:r w:rsidR="00D35D5C">
          <w:rPr>
            <w:noProof/>
            <w:webHidden/>
          </w:rPr>
          <w:tab/>
        </w:r>
        <w:r w:rsidR="00D35D5C">
          <w:rPr>
            <w:noProof/>
            <w:webHidden/>
          </w:rPr>
          <w:fldChar w:fldCharType="begin"/>
        </w:r>
        <w:r w:rsidR="00D35D5C">
          <w:rPr>
            <w:noProof/>
            <w:webHidden/>
          </w:rPr>
          <w:instrText xml:space="preserve"> PAGEREF _Toc403739911 \h </w:instrText>
        </w:r>
        <w:r w:rsidR="00D35D5C">
          <w:rPr>
            <w:noProof/>
            <w:webHidden/>
          </w:rPr>
        </w:r>
        <w:r w:rsidR="00D35D5C">
          <w:rPr>
            <w:noProof/>
            <w:webHidden/>
          </w:rPr>
          <w:fldChar w:fldCharType="separate"/>
        </w:r>
        <w:r w:rsidR="00D35D5C">
          <w:rPr>
            <w:noProof/>
            <w:webHidden/>
          </w:rPr>
          <w:t>14</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12" w:history="1">
        <w:r w:rsidR="00D35D5C" w:rsidRPr="0072146E">
          <w:rPr>
            <w:rStyle w:val="Hyperlink"/>
            <w:rFonts w:eastAsia="Times"/>
            <w:noProof/>
          </w:rPr>
          <w:t>4.1.2.</w:t>
        </w:r>
        <w:r w:rsidR="00D35D5C">
          <w:rPr>
            <w:rFonts w:asciiTheme="minorHAnsi" w:eastAsiaTheme="minorEastAsia" w:hAnsiTheme="minorHAnsi" w:cstheme="minorBidi"/>
            <w:b w:val="0"/>
            <w:noProof/>
            <w:sz w:val="22"/>
            <w:szCs w:val="22"/>
          </w:rPr>
          <w:tab/>
        </w:r>
        <w:r w:rsidR="00D35D5C" w:rsidRPr="0072146E">
          <w:rPr>
            <w:rStyle w:val="Hyperlink"/>
            <w:rFonts w:eastAsia="Times"/>
            <w:noProof/>
          </w:rPr>
          <w:t>High-Level Application Design</w:t>
        </w:r>
        <w:r w:rsidR="00D35D5C">
          <w:rPr>
            <w:noProof/>
            <w:webHidden/>
          </w:rPr>
          <w:tab/>
        </w:r>
        <w:r w:rsidR="00D35D5C">
          <w:rPr>
            <w:noProof/>
            <w:webHidden/>
          </w:rPr>
          <w:fldChar w:fldCharType="begin"/>
        </w:r>
        <w:r w:rsidR="00D35D5C">
          <w:rPr>
            <w:noProof/>
            <w:webHidden/>
          </w:rPr>
          <w:instrText xml:space="preserve"> PAGEREF _Toc403739912 \h </w:instrText>
        </w:r>
        <w:r w:rsidR="00D35D5C">
          <w:rPr>
            <w:noProof/>
            <w:webHidden/>
          </w:rPr>
        </w:r>
        <w:r w:rsidR="00D35D5C">
          <w:rPr>
            <w:noProof/>
            <w:webHidden/>
          </w:rPr>
          <w:fldChar w:fldCharType="separate"/>
        </w:r>
        <w:r w:rsidR="00D35D5C">
          <w:rPr>
            <w:noProof/>
            <w:webHidden/>
          </w:rPr>
          <w:t>17</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13" w:history="1">
        <w:r w:rsidR="00D35D5C" w:rsidRPr="0072146E">
          <w:rPr>
            <w:rStyle w:val="Hyperlink"/>
            <w:rFonts w:eastAsia="Times"/>
            <w:noProof/>
            <w:snapToGrid w:val="0"/>
          </w:rPr>
          <w:t>4.2.</w:t>
        </w:r>
        <w:r w:rsidR="00D35D5C">
          <w:rPr>
            <w:rFonts w:asciiTheme="minorHAnsi" w:eastAsiaTheme="minorEastAsia" w:hAnsiTheme="minorHAnsi" w:cstheme="minorBidi"/>
            <w:b w:val="0"/>
            <w:noProof/>
            <w:sz w:val="22"/>
            <w:szCs w:val="22"/>
          </w:rPr>
          <w:tab/>
        </w:r>
        <w:r w:rsidR="00D35D5C" w:rsidRPr="0072146E">
          <w:rPr>
            <w:rStyle w:val="Hyperlink"/>
            <w:rFonts w:eastAsia="Times"/>
            <w:noProof/>
          </w:rPr>
          <w:t>Conceptual</w:t>
        </w:r>
        <w:r w:rsidR="00D35D5C" w:rsidRPr="0072146E">
          <w:rPr>
            <w:rStyle w:val="Hyperlink"/>
            <w:rFonts w:eastAsia="Times"/>
            <w:noProof/>
            <w:snapToGrid w:val="0"/>
          </w:rPr>
          <w:t xml:space="preserve"> Data Design</w:t>
        </w:r>
        <w:r w:rsidR="00D35D5C">
          <w:rPr>
            <w:noProof/>
            <w:webHidden/>
          </w:rPr>
          <w:tab/>
        </w:r>
        <w:r w:rsidR="00D35D5C">
          <w:rPr>
            <w:noProof/>
            <w:webHidden/>
          </w:rPr>
          <w:fldChar w:fldCharType="begin"/>
        </w:r>
        <w:r w:rsidR="00D35D5C">
          <w:rPr>
            <w:noProof/>
            <w:webHidden/>
          </w:rPr>
          <w:instrText xml:space="preserve"> PAGEREF _Toc403739913 \h </w:instrText>
        </w:r>
        <w:r w:rsidR="00D35D5C">
          <w:rPr>
            <w:noProof/>
            <w:webHidden/>
          </w:rPr>
        </w:r>
        <w:r w:rsidR="00D35D5C">
          <w:rPr>
            <w:noProof/>
            <w:webHidden/>
          </w:rPr>
          <w:fldChar w:fldCharType="separate"/>
        </w:r>
        <w:r w:rsidR="00D35D5C">
          <w:rPr>
            <w:noProof/>
            <w:webHidden/>
          </w:rPr>
          <w:t>18</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14" w:history="1">
        <w:r w:rsidR="00D35D5C" w:rsidRPr="0072146E">
          <w:rPr>
            <w:rStyle w:val="Hyperlink"/>
            <w:rFonts w:eastAsia="Times"/>
            <w:noProof/>
          </w:rPr>
          <w:t>4.2.1.</w:t>
        </w:r>
        <w:r w:rsidR="00D35D5C">
          <w:rPr>
            <w:rFonts w:asciiTheme="minorHAnsi" w:eastAsiaTheme="minorEastAsia" w:hAnsiTheme="minorHAnsi" w:cstheme="minorBidi"/>
            <w:b w:val="0"/>
            <w:noProof/>
            <w:sz w:val="22"/>
            <w:szCs w:val="22"/>
          </w:rPr>
          <w:tab/>
        </w:r>
        <w:r w:rsidR="00D35D5C" w:rsidRPr="0072146E">
          <w:rPr>
            <w:rStyle w:val="Hyperlink"/>
            <w:rFonts w:eastAsia="Times"/>
            <w:noProof/>
          </w:rPr>
          <w:t>Project Conceptual Data Model</w:t>
        </w:r>
        <w:r w:rsidR="00D35D5C">
          <w:rPr>
            <w:noProof/>
            <w:webHidden/>
          </w:rPr>
          <w:tab/>
        </w:r>
        <w:r w:rsidR="00D35D5C">
          <w:rPr>
            <w:noProof/>
            <w:webHidden/>
          </w:rPr>
          <w:fldChar w:fldCharType="begin"/>
        </w:r>
        <w:r w:rsidR="00D35D5C">
          <w:rPr>
            <w:noProof/>
            <w:webHidden/>
          </w:rPr>
          <w:instrText xml:space="preserve"> PAGEREF _Toc403739914 \h </w:instrText>
        </w:r>
        <w:r w:rsidR="00D35D5C">
          <w:rPr>
            <w:noProof/>
            <w:webHidden/>
          </w:rPr>
        </w:r>
        <w:r w:rsidR="00D35D5C">
          <w:rPr>
            <w:noProof/>
            <w:webHidden/>
          </w:rPr>
          <w:fldChar w:fldCharType="separate"/>
        </w:r>
        <w:r w:rsidR="00D35D5C">
          <w:rPr>
            <w:noProof/>
            <w:webHidden/>
          </w:rPr>
          <w:t>18</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15" w:history="1">
        <w:r w:rsidR="00D35D5C" w:rsidRPr="0072146E">
          <w:rPr>
            <w:rStyle w:val="Hyperlink"/>
            <w:noProof/>
          </w:rPr>
          <w:t>4.2.2.</w:t>
        </w:r>
        <w:r w:rsidR="00D35D5C">
          <w:rPr>
            <w:rFonts w:asciiTheme="minorHAnsi" w:eastAsiaTheme="minorEastAsia" w:hAnsiTheme="minorHAnsi" w:cstheme="minorBidi"/>
            <w:b w:val="0"/>
            <w:noProof/>
            <w:sz w:val="22"/>
            <w:szCs w:val="22"/>
          </w:rPr>
          <w:tab/>
        </w:r>
        <w:r w:rsidR="00D35D5C" w:rsidRPr="0072146E">
          <w:rPr>
            <w:rStyle w:val="Hyperlink"/>
            <w:noProof/>
          </w:rPr>
          <w:t>Database Information</w:t>
        </w:r>
        <w:r w:rsidR="00D35D5C">
          <w:rPr>
            <w:noProof/>
            <w:webHidden/>
          </w:rPr>
          <w:tab/>
        </w:r>
        <w:r w:rsidR="00D35D5C">
          <w:rPr>
            <w:noProof/>
            <w:webHidden/>
          </w:rPr>
          <w:fldChar w:fldCharType="begin"/>
        </w:r>
        <w:r w:rsidR="00D35D5C">
          <w:rPr>
            <w:noProof/>
            <w:webHidden/>
          </w:rPr>
          <w:instrText xml:space="preserve"> PAGEREF _Toc403739915 \h </w:instrText>
        </w:r>
        <w:r w:rsidR="00D35D5C">
          <w:rPr>
            <w:noProof/>
            <w:webHidden/>
          </w:rPr>
        </w:r>
        <w:r w:rsidR="00D35D5C">
          <w:rPr>
            <w:noProof/>
            <w:webHidden/>
          </w:rPr>
          <w:fldChar w:fldCharType="separate"/>
        </w:r>
        <w:r w:rsidR="00D35D5C">
          <w:rPr>
            <w:noProof/>
            <w:webHidden/>
          </w:rPr>
          <w:t>20</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16" w:history="1">
        <w:r w:rsidR="00D35D5C" w:rsidRPr="0072146E">
          <w:rPr>
            <w:rStyle w:val="Hyperlink"/>
            <w:rFonts w:eastAsia="Times"/>
            <w:noProof/>
          </w:rPr>
          <w:t>4.2.3.</w:t>
        </w:r>
        <w:r w:rsidR="00D35D5C">
          <w:rPr>
            <w:rFonts w:asciiTheme="minorHAnsi" w:eastAsiaTheme="minorEastAsia" w:hAnsiTheme="minorHAnsi" w:cstheme="minorBidi"/>
            <w:b w:val="0"/>
            <w:noProof/>
            <w:sz w:val="22"/>
            <w:szCs w:val="22"/>
          </w:rPr>
          <w:tab/>
        </w:r>
        <w:r w:rsidR="00D35D5C" w:rsidRPr="0072146E">
          <w:rPr>
            <w:rStyle w:val="Hyperlink"/>
            <w:rFonts w:eastAsia="Times"/>
            <w:noProof/>
          </w:rPr>
          <w:t>User Interface Data Mapping</w:t>
        </w:r>
        <w:r w:rsidR="00D35D5C">
          <w:rPr>
            <w:noProof/>
            <w:webHidden/>
          </w:rPr>
          <w:tab/>
        </w:r>
        <w:r w:rsidR="00D35D5C">
          <w:rPr>
            <w:noProof/>
            <w:webHidden/>
          </w:rPr>
          <w:fldChar w:fldCharType="begin"/>
        </w:r>
        <w:r w:rsidR="00D35D5C">
          <w:rPr>
            <w:noProof/>
            <w:webHidden/>
          </w:rPr>
          <w:instrText xml:space="preserve"> PAGEREF _Toc403739916 \h </w:instrText>
        </w:r>
        <w:r w:rsidR="00D35D5C">
          <w:rPr>
            <w:noProof/>
            <w:webHidden/>
          </w:rPr>
        </w:r>
        <w:r w:rsidR="00D35D5C">
          <w:rPr>
            <w:noProof/>
            <w:webHidden/>
          </w:rPr>
          <w:fldChar w:fldCharType="separate"/>
        </w:r>
        <w:r w:rsidR="00D35D5C">
          <w:rPr>
            <w:noProof/>
            <w:webHidden/>
          </w:rPr>
          <w:t>20</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17" w:history="1">
        <w:r w:rsidR="00D35D5C" w:rsidRPr="0072146E">
          <w:rPr>
            <w:rStyle w:val="Hyperlink"/>
            <w:noProof/>
          </w:rPr>
          <w:t>4.2.3.1.</w:t>
        </w:r>
        <w:r w:rsidR="00D35D5C">
          <w:rPr>
            <w:rFonts w:asciiTheme="minorHAnsi" w:eastAsiaTheme="minorEastAsia" w:hAnsiTheme="minorHAnsi" w:cstheme="minorBidi"/>
            <w:noProof/>
            <w:szCs w:val="22"/>
          </w:rPr>
          <w:tab/>
        </w:r>
        <w:r w:rsidR="00D35D5C" w:rsidRPr="0072146E">
          <w:rPr>
            <w:rStyle w:val="Hyperlink"/>
            <w:noProof/>
          </w:rPr>
          <w:t>Application Screen Interface</w:t>
        </w:r>
        <w:r w:rsidR="00D35D5C">
          <w:rPr>
            <w:noProof/>
            <w:webHidden/>
          </w:rPr>
          <w:tab/>
        </w:r>
        <w:r w:rsidR="00D35D5C">
          <w:rPr>
            <w:noProof/>
            <w:webHidden/>
          </w:rPr>
          <w:fldChar w:fldCharType="begin"/>
        </w:r>
        <w:r w:rsidR="00D35D5C">
          <w:rPr>
            <w:noProof/>
            <w:webHidden/>
          </w:rPr>
          <w:instrText xml:space="preserve"> PAGEREF _Toc403739917 \h </w:instrText>
        </w:r>
        <w:r w:rsidR="00D35D5C">
          <w:rPr>
            <w:noProof/>
            <w:webHidden/>
          </w:rPr>
        </w:r>
        <w:r w:rsidR="00D35D5C">
          <w:rPr>
            <w:noProof/>
            <w:webHidden/>
          </w:rPr>
          <w:fldChar w:fldCharType="separate"/>
        </w:r>
        <w:r w:rsidR="00D35D5C">
          <w:rPr>
            <w:noProof/>
            <w:webHidden/>
          </w:rPr>
          <w:t>20</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18" w:history="1">
        <w:r w:rsidR="00D35D5C" w:rsidRPr="0072146E">
          <w:rPr>
            <w:rStyle w:val="Hyperlink"/>
            <w:noProof/>
          </w:rPr>
          <w:t>4.2.3.1.1.</w:t>
        </w:r>
        <w:r w:rsidR="00D35D5C">
          <w:rPr>
            <w:rFonts w:asciiTheme="minorHAnsi" w:eastAsiaTheme="minorEastAsia" w:hAnsiTheme="minorHAnsi" w:cstheme="minorBidi"/>
            <w:noProof/>
            <w:szCs w:val="22"/>
          </w:rPr>
          <w:tab/>
        </w:r>
        <w:r w:rsidR="00D35D5C" w:rsidRPr="0072146E">
          <w:rPr>
            <w:rStyle w:val="Hyperlink"/>
            <w:noProof/>
          </w:rPr>
          <w:t>&lt;Insert name of screen&gt;</w:t>
        </w:r>
        <w:r w:rsidR="00D35D5C">
          <w:rPr>
            <w:noProof/>
            <w:webHidden/>
          </w:rPr>
          <w:tab/>
        </w:r>
        <w:r w:rsidR="00D35D5C">
          <w:rPr>
            <w:noProof/>
            <w:webHidden/>
          </w:rPr>
          <w:fldChar w:fldCharType="begin"/>
        </w:r>
        <w:r w:rsidR="00D35D5C">
          <w:rPr>
            <w:noProof/>
            <w:webHidden/>
          </w:rPr>
          <w:instrText xml:space="preserve"> PAGEREF _Toc403739918 \h </w:instrText>
        </w:r>
        <w:r w:rsidR="00D35D5C">
          <w:rPr>
            <w:noProof/>
            <w:webHidden/>
          </w:rPr>
        </w:r>
        <w:r w:rsidR="00D35D5C">
          <w:rPr>
            <w:noProof/>
            <w:webHidden/>
          </w:rPr>
          <w:fldChar w:fldCharType="separate"/>
        </w:r>
        <w:r w:rsidR="00D35D5C">
          <w:rPr>
            <w:noProof/>
            <w:webHidden/>
          </w:rPr>
          <w:t>20</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19" w:history="1">
        <w:r w:rsidR="00D35D5C" w:rsidRPr="0072146E">
          <w:rPr>
            <w:rStyle w:val="Hyperlink"/>
            <w:noProof/>
          </w:rPr>
          <w:t>4.2.3.2.</w:t>
        </w:r>
        <w:r w:rsidR="00D35D5C">
          <w:rPr>
            <w:rFonts w:asciiTheme="minorHAnsi" w:eastAsiaTheme="minorEastAsia" w:hAnsiTheme="minorHAnsi" w:cstheme="minorBidi"/>
            <w:noProof/>
            <w:szCs w:val="22"/>
          </w:rPr>
          <w:tab/>
        </w:r>
        <w:r w:rsidR="00D35D5C" w:rsidRPr="0072146E">
          <w:rPr>
            <w:rStyle w:val="Hyperlink"/>
            <w:noProof/>
          </w:rPr>
          <w:t>Application Report Interface</w:t>
        </w:r>
        <w:r w:rsidR="00D35D5C">
          <w:rPr>
            <w:noProof/>
            <w:webHidden/>
          </w:rPr>
          <w:tab/>
        </w:r>
        <w:r w:rsidR="00D35D5C">
          <w:rPr>
            <w:noProof/>
            <w:webHidden/>
          </w:rPr>
          <w:fldChar w:fldCharType="begin"/>
        </w:r>
        <w:r w:rsidR="00D35D5C">
          <w:rPr>
            <w:noProof/>
            <w:webHidden/>
          </w:rPr>
          <w:instrText xml:space="preserve"> PAGEREF _Toc403739919 \h </w:instrText>
        </w:r>
        <w:r w:rsidR="00D35D5C">
          <w:rPr>
            <w:noProof/>
            <w:webHidden/>
          </w:rPr>
        </w:r>
        <w:r w:rsidR="00D35D5C">
          <w:rPr>
            <w:noProof/>
            <w:webHidden/>
          </w:rPr>
          <w:fldChar w:fldCharType="separate"/>
        </w:r>
        <w:r w:rsidR="00D35D5C">
          <w:rPr>
            <w:noProof/>
            <w:webHidden/>
          </w:rPr>
          <w:t>21</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20" w:history="1">
        <w:r w:rsidR="00D35D5C" w:rsidRPr="0072146E">
          <w:rPr>
            <w:rStyle w:val="Hyperlink"/>
            <w:noProof/>
          </w:rPr>
          <w:t>4.2.3.2.1.</w:t>
        </w:r>
        <w:r w:rsidR="00D35D5C">
          <w:rPr>
            <w:rFonts w:asciiTheme="minorHAnsi" w:eastAsiaTheme="minorEastAsia" w:hAnsiTheme="minorHAnsi" w:cstheme="minorBidi"/>
            <w:noProof/>
            <w:szCs w:val="22"/>
          </w:rPr>
          <w:tab/>
        </w:r>
        <w:r w:rsidR="00D35D5C" w:rsidRPr="0072146E">
          <w:rPr>
            <w:rStyle w:val="Hyperlink"/>
            <w:noProof/>
          </w:rPr>
          <w:t>&lt;Insert name of report&gt;</w:t>
        </w:r>
        <w:r w:rsidR="00D35D5C">
          <w:rPr>
            <w:noProof/>
            <w:webHidden/>
          </w:rPr>
          <w:tab/>
        </w:r>
        <w:r w:rsidR="00D35D5C">
          <w:rPr>
            <w:noProof/>
            <w:webHidden/>
          </w:rPr>
          <w:fldChar w:fldCharType="begin"/>
        </w:r>
        <w:r w:rsidR="00D35D5C">
          <w:rPr>
            <w:noProof/>
            <w:webHidden/>
          </w:rPr>
          <w:instrText xml:space="preserve"> PAGEREF _Toc403739920 \h </w:instrText>
        </w:r>
        <w:r w:rsidR="00D35D5C">
          <w:rPr>
            <w:noProof/>
            <w:webHidden/>
          </w:rPr>
        </w:r>
        <w:r w:rsidR="00D35D5C">
          <w:rPr>
            <w:noProof/>
            <w:webHidden/>
          </w:rPr>
          <w:fldChar w:fldCharType="separate"/>
        </w:r>
        <w:r w:rsidR="00D35D5C">
          <w:rPr>
            <w:noProof/>
            <w:webHidden/>
          </w:rPr>
          <w:t>21</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21" w:history="1">
        <w:r w:rsidR="00D35D5C" w:rsidRPr="0072146E">
          <w:rPr>
            <w:rStyle w:val="Hyperlink"/>
            <w:noProof/>
          </w:rPr>
          <w:t>4.2.3.3.</w:t>
        </w:r>
        <w:r w:rsidR="00D35D5C">
          <w:rPr>
            <w:rFonts w:asciiTheme="minorHAnsi" w:eastAsiaTheme="minorEastAsia" w:hAnsiTheme="minorHAnsi" w:cstheme="minorBidi"/>
            <w:noProof/>
            <w:szCs w:val="22"/>
          </w:rPr>
          <w:tab/>
        </w:r>
        <w:r w:rsidR="00D35D5C" w:rsidRPr="0072146E">
          <w:rPr>
            <w:rStyle w:val="Hyperlink"/>
            <w:noProof/>
          </w:rPr>
          <w:t>Unmapped Data Element</w:t>
        </w:r>
        <w:r w:rsidR="00D35D5C">
          <w:rPr>
            <w:noProof/>
            <w:webHidden/>
          </w:rPr>
          <w:tab/>
        </w:r>
        <w:r w:rsidR="00D35D5C">
          <w:rPr>
            <w:noProof/>
            <w:webHidden/>
          </w:rPr>
          <w:fldChar w:fldCharType="begin"/>
        </w:r>
        <w:r w:rsidR="00D35D5C">
          <w:rPr>
            <w:noProof/>
            <w:webHidden/>
          </w:rPr>
          <w:instrText xml:space="preserve"> PAGEREF _Toc403739921 \h </w:instrText>
        </w:r>
        <w:r w:rsidR="00D35D5C">
          <w:rPr>
            <w:noProof/>
            <w:webHidden/>
          </w:rPr>
        </w:r>
        <w:r w:rsidR="00D35D5C">
          <w:rPr>
            <w:noProof/>
            <w:webHidden/>
          </w:rPr>
          <w:fldChar w:fldCharType="separate"/>
        </w:r>
        <w:r w:rsidR="00D35D5C">
          <w:rPr>
            <w:noProof/>
            <w:webHidden/>
          </w:rPr>
          <w:t>22</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22" w:history="1">
        <w:r w:rsidR="00D35D5C" w:rsidRPr="0072146E">
          <w:rPr>
            <w:rStyle w:val="Hyperlink"/>
            <w:noProof/>
          </w:rPr>
          <w:t>4.2.4.</w:t>
        </w:r>
        <w:r w:rsidR="00D35D5C">
          <w:rPr>
            <w:rFonts w:asciiTheme="minorHAnsi" w:eastAsiaTheme="minorEastAsia" w:hAnsiTheme="minorHAnsi" w:cstheme="minorBidi"/>
            <w:b w:val="0"/>
            <w:noProof/>
            <w:sz w:val="22"/>
            <w:szCs w:val="22"/>
          </w:rPr>
          <w:tab/>
        </w:r>
        <w:r w:rsidR="00D35D5C" w:rsidRPr="0072146E">
          <w:rPr>
            <w:rStyle w:val="Hyperlink"/>
            <w:noProof/>
          </w:rPr>
          <w:t>Data Import Design</w:t>
        </w:r>
        <w:r w:rsidR="00D35D5C">
          <w:rPr>
            <w:noProof/>
            <w:webHidden/>
          </w:rPr>
          <w:tab/>
        </w:r>
        <w:r w:rsidR="00D35D5C">
          <w:rPr>
            <w:noProof/>
            <w:webHidden/>
          </w:rPr>
          <w:fldChar w:fldCharType="begin"/>
        </w:r>
        <w:r w:rsidR="00D35D5C">
          <w:rPr>
            <w:noProof/>
            <w:webHidden/>
          </w:rPr>
          <w:instrText xml:space="preserve"> PAGEREF _Toc403739922 \h </w:instrText>
        </w:r>
        <w:r w:rsidR="00D35D5C">
          <w:rPr>
            <w:noProof/>
            <w:webHidden/>
          </w:rPr>
        </w:r>
        <w:r w:rsidR="00D35D5C">
          <w:rPr>
            <w:noProof/>
            <w:webHidden/>
          </w:rPr>
          <w:fldChar w:fldCharType="separate"/>
        </w:r>
        <w:r w:rsidR="00D35D5C">
          <w:rPr>
            <w:noProof/>
            <w:webHidden/>
          </w:rPr>
          <w:t>22</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23" w:history="1">
        <w:r w:rsidR="00D35D5C" w:rsidRPr="0072146E">
          <w:rPr>
            <w:rStyle w:val="Hyperlink"/>
            <w:noProof/>
          </w:rPr>
          <w:t>4.2.4.1.</w:t>
        </w:r>
        <w:r w:rsidR="00D35D5C">
          <w:rPr>
            <w:rFonts w:asciiTheme="minorHAnsi" w:eastAsiaTheme="minorEastAsia" w:hAnsiTheme="minorHAnsi" w:cstheme="minorBidi"/>
            <w:noProof/>
            <w:szCs w:val="22"/>
          </w:rPr>
          <w:tab/>
        </w:r>
        <w:r w:rsidR="00D35D5C" w:rsidRPr="0072146E">
          <w:rPr>
            <w:rStyle w:val="Hyperlink"/>
            <w:noProof/>
          </w:rPr>
          <w:t>SQL Server Integration Services (SSIS)</w:t>
        </w:r>
        <w:r w:rsidR="00D35D5C">
          <w:rPr>
            <w:noProof/>
            <w:webHidden/>
          </w:rPr>
          <w:tab/>
        </w:r>
        <w:r w:rsidR="00D35D5C">
          <w:rPr>
            <w:noProof/>
            <w:webHidden/>
          </w:rPr>
          <w:fldChar w:fldCharType="begin"/>
        </w:r>
        <w:r w:rsidR="00D35D5C">
          <w:rPr>
            <w:noProof/>
            <w:webHidden/>
          </w:rPr>
          <w:instrText xml:space="preserve"> PAGEREF _Toc403739923 \h </w:instrText>
        </w:r>
        <w:r w:rsidR="00D35D5C">
          <w:rPr>
            <w:noProof/>
            <w:webHidden/>
          </w:rPr>
        </w:r>
        <w:r w:rsidR="00D35D5C">
          <w:rPr>
            <w:noProof/>
            <w:webHidden/>
          </w:rPr>
          <w:fldChar w:fldCharType="separate"/>
        </w:r>
        <w:r w:rsidR="00D35D5C">
          <w:rPr>
            <w:noProof/>
            <w:webHidden/>
          </w:rPr>
          <w:t>22</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24" w:history="1">
        <w:r w:rsidR="00D35D5C" w:rsidRPr="0072146E">
          <w:rPr>
            <w:rStyle w:val="Hyperlink"/>
            <w:noProof/>
          </w:rPr>
          <w:t>4.2.4.2.</w:t>
        </w:r>
        <w:r w:rsidR="00D35D5C">
          <w:rPr>
            <w:rFonts w:asciiTheme="minorHAnsi" w:eastAsiaTheme="minorEastAsia" w:hAnsiTheme="minorHAnsi" w:cstheme="minorBidi"/>
            <w:noProof/>
            <w:szCs w:val="22"/>
          </w:rPr>
          <w:tab/>
        </w:r>
        <w:r w:rsidR="00D35D5C" w:rsidRPr="0072146E">
          <w:rPr>
            <w:rStyle w:val="Hyperlink"/>
            <w:noProof/>
          </w:rPr>
          <w:t>Remote Procedure Calls (RPC)</w:t>
        </w:r>
        <w:r w:rsidR="00D35D5C">
          <w:rPr>
            <w:noProof/>
            <w:webHidden/>
          </w:rPr>
          <w:tab/>
        </w:r>
        <w:r w:rsidR="00D35D5C">
          <w:rPr>
            <w:noProof/>
            <w:webHidden/>
          </w:rPr>
          <w:fldChar w:fldCharType="begin"/>
        </w:r>
        <w:r w:rsidR="00D35D5C">
          <w:rPr>
            <w:noProof/>
            <w:webHidden/>
          </w:rPr>
          <w:instrText xml:space="preserve"> PAGEREF _Toc403739924 \h </w:instrText>
        </w:r>
        <w:r w:rsidR="00D35D5C">
          <w:rPr>
            <w:noProof/>
            <w:webHidden/>
          </w:rPr>
        </w:r>
        <w:r w:rsidR="00D35D5C">
          <w:rPr>
            <w:noProof/>
            <w:webHidden/>
          </w:rPr>
          <w:fldChar w:fldCharType="separate"/>
        </w:r>
        <w:r w:rsidR="00D35D5C">
          <w:rPr>
            <w:noProof/>
            <w:webHidden/>
          </w:rPr>
          <w:t>22</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25" w:history="1">
        <w:r w:rsidR="00D35D5C" w:rsidRPr="0072146E">
          <w:rPr>
            <w:rStyle w:val="Hyperlink"/>
            <w:noProof/>
          </w:rPr>
          <w:t>4.3.</w:t>
        </w:r>
        <w:r w:rsidR="00D35D5C">
          <w:rPr>
            <w:rFonts w:asciiTheme="minorHAnsi" w:eastAsiaTheme="minorEastAsia" w:hAnsiTheme="minorHAnsi" w:cstheme="minorBidi"/>
            <w:b w:val="0"/>
            <w:noProof/>
            <w:sz w:val="22"/>
            <w:szCs w:val="22"/>
          </w:rPr>
          <w:tab/>
        </w:r>
        <w:r w:rsidR="00D35D5C" w:rsidRPr="0072146E">
          <w:rPr>
            <w:rStyle w:val="Hyperlink"/>
            <w:noProof/>
          </w:rPr>
          <w:t>Conceptual Infrastructure Design</w:t>
        </w:r>
        <w:r w:rsidR="00D35D5C">
          <w:rPr>
            <w:noProof/>
            <w:webHidden/>
          </w:rPr>
          <w:tab/>
        </w:r>
        <w:r w:rsidR="00D35D5C">
          <w:rPr>
            <w:noProof/>
            <w:webHidden/>
          </w:rPr>
          <w:fldChar w:fldCharType="begin"/>
        </w:r>
        <w:r w:rsidR="00D35D5C">
          <w:rPr>
            <w:noProof/>
            <w:webHidden/>
          </w:rPr>
          <w:instrText xml:space="preserve"> PAGEREF _Toc403739925 \h </w:instrText>
        </w:r>
        <w:r w:rsidR="00D35D5C">
          <w:rPr>
            <w:noProof/>
            <w:webHidden/>
          </w:rPr>
        </w:r>
        <w:r w:rsidR="00D35D5C">
          <w:rPr>
            <w:noProof/>
            <w:webHidden/>
          </w:rPr>
          <w:fldChar w:fldCharType="separate"/>
        </w:r>
        <w:r w:rsidR="00D35D5C">
          <w:rPr>
            <w:noProof/>
            <w:webHidden/>
          </w:rPr>
          <w:t>23</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26" w:history="1">
        <w:r w:rsidR="00D35D5C" w:rsidRPr="0072146E">
          <w:rPr>
            <w:rStyle w:val="Hyperlink"/>
            <w:noProof/>
          </w:rPr>
          <w:t>4.3.1.</w:t>
        </w:r>
        <w:r w:rsidR="00D35D5C">
          <w:rPr>
            <w:rFonts w:asciiTheme="minorHAnsi" w:eastAsiaTheme="minorEastAsia" w:hAnsiTheme="minorHAnsi" w:cstheme="minorBidi"/>
            <w:b w:val="0"/>
            <w:noProof/>
            <w:sz w:val="22"/>
            <w:szCs w:val="22"/>
          </w:rPr>
          <w:tab/>
        </w:r>
        <w:r w:rsidR="00D35D5C" w:rsidRPr="0072146E">
          <w:rPr>
            <w:rStyle w:val="Hyperlink"/>
            <w:noProof/>
          </w:rPr>
          <w:t>System Criticality and High Availability</w:t>
        </w:r>
        <w:r w:rsidR="00D35D5C">
          <w:rPr>
            <w:noProof/>
            <w:webHidden/>
          </w:rPr>
          <w:tab/>
        </w:r>
        <w:r w:rsidR="00D35D5C">
          <w:rPr>
            <w:noProof/>
            <w:webHidden/>
          </w:rPr>
          <w:fldChar w:fldCharType="begin"/>
        </w:r>
        <w:r w:rsidR="00D35D5C">
          <w:rPr>
            <w:noProof/>
            <w:webHidden/>
          </w:rPr>
          <w:instrText xml:space="preserve"> PAGEREF _Toc403739926 \h </w:instrText>
        </w:r>
        <w:r w:rsidR="00D35D5C">
          <w:rPr>
            <w:noProof/>
            <w:webHidden/>
          </w:rPr>
        </w:r>
        <w:r w:rsidR="00D35D5C">
          <w:rPr>
            <w:noProof/>
            <w:webHidden/>
          </w:rPr>
          <w:fldChar w:fldCharType="separate"/>
        </w:r>
        <w:r w:rsidR="00D35D5C">
          <w:rPr>
            <w:noProof/>
            <w:webHidden/>
          </w:rPr>
          <w:t>23</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27" w:history="1">
        <w:r w:rsidR="00D35D5C" w:rsidRPr="0072146E">
          <w:rPr>
            <w:rStyle w:val="Hyperlink"/>
            <w:noProof/>
          </w:rPr>
          <w:t>4.3.2.</w:t>
        </w:r>
        <w:r w:rsidR="00D35D5C">
          <w:rPr>
            <w:rFonts w:asciiTheme="minorHAnsi" w:eastAsiaTheme="minorEastAsia" w:hAnsiTheme="minorHAnsi" w:cstheme="minorBidi"/>
            <w:b w:val="0"/>
            <w:noProof/>
            <w:sz w:val="22"/>
            <w:szCs w:val="22"/>
          </w:rPr>
          <w:tab/>
        </w:r>
        <w:r w:rsidR="00D35D5C" w:rsidRPr="0072146E">
          <w:rPr>
            <w:rStyle w:val="Hyperlink"/>
            <w:noProof/>
          </w:rPr>
          <w:t>Special Technology</w:t>
        </w:r>
        <w:r w:rsidR="00D35D5C">
          <w:rPr>
            <w:noProof/>
            <w:webHidden/>
          </w:rPr>
          <w:tab/>
        </w:r>
        <w:r w:rsidR="00D35D5C">
          <w:rPr>
            <w:noProof/>
            <w:webHidden/>
          </w:rPr>
          <w:fldChar w:fldCharType="begin"/>
        </w:r>
        <w:r w:rsidR="00D35D5C">
          <w:rPr>
            <w:noProof/>
            <w:webHidden/>
          </w:rPr>
          <w:instrText xml:space="preserve"> PAGEREF _Toc403739927 \h </w:instrText>
        </w:r>
        <w:r w:rsidR="00D35D5C">
          <w:rPr>
            <w:noProof/>
            <w:webHidden/>
          </w:rPr>
        </w:r>
        <w:r w:rsidR="00D35D5C">
          <w:rPr>
            <w:noProof/>
            <w:webHidden/>
          </w:rPr>
          <w:fldChar w:fldCharType="separate"/>
        </w:r>
        <w:r w:rsidR="00D35D5C">
          <w:rPr>
            <w:noProof/>
            <w:webHidden/>
          </w:rPr>
          <w:t>24</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28" w:history="1">
        <w:r w:rsidR="00D35D5C" w:rsidRPr="0072146E">
          <w:rPr>
            <w:rStyle w:val="Hyperlink"/>
            <w:noProof/>
          </w:rPr>
          <w:t>4.3.3.</w:t>
        </w:r>
        <w:r w:rsidR="00D35D5C">
          <w:rPr>
            <w:rFonts w:asciiTheme="minorHAnsi" w:eastAsiaTheme="minorEastAsia" w:hAnsiTheme="minorHAnsi" w:cstheme="minorBidi"/>
            <w:b w:val="0"/>
            <w:noProof/>
            <w:sz w:val="22"/>
            <w:szCs w:val="22"/>
          </w:rPr>
          <w:tab/>
        </w:r>
        <w:r w:rsidR="00D35D5C" w:rsidRPr="0072146E">
          <w:rPr>
            <w:rStyle w:val="Hyperlink"/>
            <w:noProof/>
          </w:rPr>
          <w:t>Technology Locations</w:t>
        </w:r>
        <w:r w:rsidR="00D35D5C">
          <w:rPr>
            <w:noProof/>
            <w:webHidden/>
          </w:rPr>
          <w:tab/>
        </w:r>
        <w:r w:rsidR="00D35D5C">
          <w:rPr>
            <w:noProof/>
            <w:webHidden/>
          </w:rPr>
          <w:fldChar w:fldCharType="begin"/>
        </w:r>
        <w:r w:rsidR="00D35D5C">
          <w:rPr>
            <w:noProof/>
            <w:webHidden/>
          </w:rPr>
          <w:instrText xml:space="preserve"> PAGEREF _Toc403739928 \h </w:instrText>
        </w:r>
        <w:r w:rsidR="00D35D5C">
          <w:rPr>
            <w:noProof/>
            <w:webHidden/>
          </w:rPr>
        </w:r>
        <w:r w:rsidR="00D35D5C">
          <w:rPr>
            <w:noProof/>
            <w:webHidden/>
          </w:rPr>
          <w:fldChar w:fldCharType="separate"/>
        </w:r>
        <w:r w:rsidR="00D35D5C">
          <w:rPr>
            <w:noProof/>
            <w:webHidden/>
          </w:rPr>
          <w:t>24</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29" w:history="1">
        <w:r w:rsidR="00D35D5C" w:rsidRPr="0072146E">
          <w:rPr>
            <w:rStyle w:val="Hyperlink"/>
            <w:noProof/>
          </w:rPr>
          <w:t>4.3.4.</w:t>
        </w:r>
        <w:r w:rsidR="00D35D5C">
          <w:rPr>
            <w:rFonts w:asciiTheme="minorHAnsi" w:eastAsiaTheme="minorEastAsia" w:hAnsiTheme="minorHAnsi" w:cstheme="minorBidi"/>
            <w:b w:val="0"/>
            <w:noProof/>
            <w:sz w:val="22"/>
            <w:szCs w:val="22"/>
          </w:rPr>
          <w:tab/>
        </w:r>
        <w:r w:rsidR="00D35D5C" w:rsidRPr="0072146E">
          <w:rPr>
            <w:rStyle w:val="Hyperlink"/>
            <w:noProof/>
          </w:rPr>
          <w:t>Conceptual Infrastructure Diagram</w:t>
        </w:r>
        <w:r w:rsidR="00D35D5C">
          <w:rPr>
            <w:noProof/>
            <w:webHidden/>
          </w:rPr>
          <w:tab/>
        </w:r>
        <w:r w:rsidR="00D35D5C">
          <w:rPr>
            <w:noProof/>
            <w:webHidden/>
          </w:rPr>
          <w:fldChar w:fldCharType="begin"/>
        </w:r>
        <w:r w:rsidR="00D35D5C">
          <w:rPr>
            <w:noProof/>
            <w:webHidden/>
          </w:rPr>
          <w:instrText xml:space="preserve"> PAGEREF _Toc403739929 \h </w:instrText>
        </w:r>
        <w:r w:rsidR="00D35D5C">
          <w:rPr>
            <w:noProof/>
            <w:webHidden/>
          </w:rPr>
        </w:r>
        <w:r w:rsidR="00D35D5C">
          <w:rPr>
            <w:noProof/>
            <w:webHidden/>
          </w:rPr>
          <w:fldChar w:fldCharType="separate"/>
        </w:r>
        <w:r w:rsidR="00D35D5C">
          <w:rPr>
            <w:noProof/>
            <w:webHidden/>
          </w:rPr>
          <w:t>25</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30" w:history="1">
        <w:r w:rsidR="00D35D5C" w:rsidRPr="0072146E">
          <w:rPr>
            <w:rStyle w:val="Hyperlink"/>
            <w:noProof/>
          </w:rPr>
          <w:t>4.3.4.1.</w:t>
        </w:r>
        <w:r w:rsidR="00D35D5C">
          <w:rPr>
            <w:rFonts w:asciiTheme="minorHAnsi" w:eastAsiaTheme="minorEastAsia" w:hAnsiTheme="minorHAnsi" w:cstheme="minorBidi"/>
            <w:noProof/>
            <w:szCs w:val="22"/>
          </w:rPr>
          <w:tab/>
        </w:r>
        <w:r w:rsidR="00D35D5C" w:rsidRPr="0072146E">
          <w:rPr>
            <w:rStyle w:val="Hyperlink"/>
            <w:noProof/>
          </w:rPr>
          <w:t>Location of Environments and External Interfaces</w:t>
        </w:r>
        <w:r w:rsidR="00D35D5C">
          <w:rPr>
            <w:noProof/>
            <w:webHidden/>
          </w:rPr>
          <w:tab/>
        </w:r>
        <w:r w:rsidR="00D35D5C">
          <w:rPr>
            <w:noProof/>
            <w:webHidden/>
          </w:rPr>
          <w:fldChar w:fldCharType="begin"/>
        </w:r>
        <w:r w:rsidR="00D35D5C">
          <w:rPr>
            <w:noProof/>
            <w:webHidden/>
          </w:rPr>
          <w:instrText xml:space="preserve"> PAGEREF _Toc403739930 \h </w:instrText>
        </w:r>
        <w:r w:rsidR="00D35D5C">
          <w:rPr>
            <w:noProof/>
            <w:webHidden/>
          </w:rPr>
        </w:r>
        <w:r w:rsidR="00D35D5C">
          <w:rPr>
            <w:noProof/>
            <w:webHidden/>
          </w:rPr>
          <w:fldChar w:fldCharType="separate"/>
        </w:r>
        <w:r w:rsidR="00D35D5C">
          <w:rPr>
            <w:noProof/>
            <w:webHidden/>
          </w:rPr>
          <w:t>25</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31" w:history="1">
        <w:r w:rsidR="00D35D5C" w:rsidRPr="0072146E">
          <w:rPr>
            <w:rStyle w:val="Hyperlink"/>
            <w:noProof/>
          </w:rPr>
          <w:t>4.3.4.2.</w:t>
        </w:r>
        <w:r w:rsidR="00D35D5C">
          <w:rPr>
            <w:rFonts w:asciiTheme="minorHAnsi" w:eastAsiaTheme="minorEastAsia" w:hAnsiTheme="minorHAnsi" w:cstheme="minorBidi"/>
            <w:noProof/>
            <w:szCs w:val="22"/>
          </w:rPr>
          <w:tab/>
        </w:r>
        <w:r w:rsidR="00D35D5C" w:rsidRPr="0072146E">
          <w:rPr>
            <w:rStyle w:val="Hyperlink"/>
            <w:noProof/>
          </w:rPr>
          <w:t>Conceptual Production String Diagram</w:t>
        </w:r>
        <w:r w:rsidR="00D35D5C">
          <w:rPr>
            <w:noProof/>
            <w:webHidden/>
          </w:rPr>
          <w:tab/>
        </w:r>
        <w:r w:rsidR="00D35D5C">
          <w:rPr>
            <w:noProof/>
            <w:webHidden/>
          </w:rPr>
          <w:fldChar w:fldCharType="begin"/>
        </w:r>
        <w:r w:rsidR="00D35D5C">
          <w:rPr>
            <w:noProof/>
            <w:webHidden/>
          </w:rPr>
          <w:instrText xml:space="preserve"> PAGEREF _Toc403739931 \h </w:instrText>
        </w:r>
        <w:r w:rsidR="00D35D5C">
          <w:rPr>
            <w:noProof/>
            <w:webHidden/>
          </w:rPr>
        </w:r>
        <w:r w:rsidR="00D35D5C">
          <w:rPr>
            <w:noProof/>
            <w:webHidden/>
          </w:rPr>
          <w:fldChar w:fldCharType="separate"/>
        </w:r>
        <w:r w:rsidR="00D35D5C">
          <w:rPr>
            <w:noProof/>
            <w:webHidden/>
          </w:rPr>
          <w:t>25</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32" w:history="1">
        <w:r w:rsidR="00D35D5C" w:rsidRPr="0072146E">
          <w:rPr>
            <w:rStyle w:val="Hyperlink"/>
            <w:noProof/>
          </w:rPr>
          <w:t>4.4.</w:t>
        </w:r>
        <w:r w:rsidR="00D35D5C">
          <w:rPr>
            <w:rFonts w:asciiTheme="minorHAnsi" w:eastAsiaTheme="minorEastAsia" w:hAnsiTheme="minorHAnsi" w:cstheme="minorBidi"/>
            <w:b w:val="0"/>
            <w:noProof/>
            <w:sz w:val="22"/>
            <w:szCs w:val="22"/>
          </w:rPr>
          <w:tab/>
        </w:r>
        <w:r w:rsidR="00D35D5C" w:rsidRPr="0072146E">
          <w:rPr>
            <w:rStyle w:val="Hyperlink"/>
            <w:noProof/>
          </w:rPr>
          <w:t>System Architecture</w:t>
        </w:r>
        <w:r w:rsidR="00D35D5C">
          <w:rPr>
            <w:noProof/>
            <w:webHidden/>
          </w:rPr>
          <w:tab/>
        </w:r>
        <w:r w:rsidR="00D35D5C">
          <w:rPr>
            <w:noProof/>
            <w:webHidden/>
          </w:rPr>
          <w:fldChar w:fldCharType="begin"/>
        </w:r>
        <w:r w:rsidR="00D35D5C">
          <w:rPr>
            <w:noProof/>
            <w:webHidden/>
          </w:rPr>
          <w:instrText xml:space="preserve"> PAGEREF _Toc403739932 \h </w:instrText>
        </w:r>
        <w:r w:rsidR="00D35D5C">
          <w:rPr>
            <w:noProof/>
            <w:webHidden/>
          </w:rPr>
        </w:r>
        <w:r w:rsidR="00D35D5C">
          <w:rPr>
            <w:noProof/>
            <w:webHidden/>
          </w:rPr>
          <w:fldChar w:fldCharType="separate"/>
        </w:r>
        <w:r w:rsidR="00D35D5C">
          <w:rPr>
            <w:noProof/>
            <w:webHidden/>
          </w:rPr>
          <w:t>25</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33" w:history="1">
        <w:r w:rsidR="00D35D5C" w:rsidRPr="0072146E">
          <w:rPr>
            <w:rStyle w:val="Hyperlink"/>
            <w:noProof/>
          </w:rPr>
          <w:t>4.5.</w:t>
        </w:r>
        <w:r w:rsidR="00D35D5C">
          <w:rPr>
            <w:rFonts w:asciiTheme="minorHAnsi" w:eastAsiaTheme="minorEastAsia" w:hAnsiTheme="minorHAnsi" w:cstheme="minorBidi"/>
            <w:b w:val="0"/>
            <w:noProof/>
            <w:sz w:val="22"/>
            <w:szCs w:val="22"/>
          </w:rPr>
          <w:tab/>
        </w:r>
        <w:r w:rsidR="00D35D5C" w:rsidRPr="0072146E">
          <w:rPr>
            <w:rStyle w:val="Hyperlink"/>
            <w:noProof/>
          </w:rPr>
          <w:t>Hardware Architecture</w:t>
        </w:r>
        <w:r w:rsidR="00D35D5C">
          <w:rPr>
            <w:noProof/>
            <w:webHidden/>
          </w:rPr>
          <w:tab/>
        </w:r>
        <w:r w:rsidR="00D35D5C">
          <w:rPr>
            <w:noProof/>
            <w:webHidden/>
          </w:rPr>
          <w:fldChar w:fldCharType="begin"/>
        </w:r>
        <w:r w:rsidR="00D35D5C">
          <w:rPr>
            <w:noProof/>
            <w:webHidden/>
          </w:rPr>
          <w:instrText xml:space="preserve"> PAGEREF _Toc403739933 \h </w:instrText>
        </w:r>
        <w:r w:rsidR="00D35D5C">
          <w:rPr>
            <w:noProof/>
            <w:webHidden/>
          </w:rPr>
        </w:r>
        <w:r w:rsidR="00D35D5C">
          <w:rPr>
            <w:noProof/>
            <w:webHidden/>
          </w:rPr>
          <w:fldChar w:fldCharType="separate"/>
        </w:r>
        <w:r w:rsidR="00D35D5C">
          <w:rPr>
            <w:noProof/>
            <w:webHidden/>
          </w:rPr>
          <w:t>25</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34" w:history="1">
        <w:r w:rsidR="00D35D5C" w:rsidRPr="0072146E">
          <w:rPr>
            <w:rStyle w:val="Hyperlink"/>
            <w:noProof/>
          </w:rPr>
          <w:t>4.6.</w:t>
        </w:r>
        <w:r w:rsidR="00D35D5C">
          <w:rPr>
            <w:rFonts w:asciiTheme="minorHAnsi" w:eastAsiaTheme="minorEastAsia" w:hAnsiTheme="minorHAnsi" w:cstheme="minorBidi"/>
            <w:b w:val="0"/>
            <w:noProof/>
            <w:sz w:val="22"/>
            <w:szCs w:val="22"/>
          </w:rPr>
          <w:tab/>
        </w:r>
        <w:r w:rsidR="00D35D5C" w:rsidRPr="0072146E">
          <w:rPr>
            <w:rStyle w:val="Hyperlink"/>
            <w:noProof/>
          </w:rPr>
          <w:t>Software Architecture</w:t>
        </w:r>
        <w:r w:rsidR="00D35D5C">
          <w:rPr>
            <w:noProof/>
            <w:webHidden/>
          </w:rPr>
          <w:tab/>
        </w:r>
        <w:r w:rsidR="00D35D5C">
          <w:rPr>
            <w:noProof/>
            <w:webHidden/>
          </w:rPr>
          <w:fldChar w:fldCharType="begin"/>
        </w:r>
        <w:r w:rsidR="00D35D5C">
          <w:rPr>
            <w:noProof/>
            <w:webHidden/>
          </w:rPr>
          <w:instrText xml:space="preserve"> PAGEREF _Toc403739934 \h </w:instrText>
        </w:r>
        <w:r w:rsidR="00D35D5C">
          <w:rPr>
            <w:noProof/>
            <w:webHidden/>
          </w:rPr>
        </w:r>
        <w:r w:rsidR="00D35D5C">
          <w:rPr>
            <w:noProof/>
            <w:webHidden/>
          </w:rPr>
          <w:fldChar w:fldCharType="separate"/>
        </w:r>
        <w:r w:rsidR="00D35D5C">
          <w:rPr>
            <w:noProof/>
            <w:webHidden/>
          </w:rPr>
          <w:t>26</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35" w:history="1">
        <w:r w:rsidR="00D35D5C" w:rsidRPr="0072146E">
          <w:rPr>
            <w:rStyle w:val="Hyperlink"/>
            <w:noProof/>
          </w:rPr>
          <w:t>4.7.</w:t>
        </w:r>
        <w:r w:rsidR="00D35D5C">
          <w:rPr>
            <w:rFonts w:asciiTheme="minorHAnsi" w:eastAsiaTheme="minorEastAsia" w:hAnsiTheme="minorHAnsi" w:cstheme="minorBidi"/>
            <w:b w:val="0"/>
            <w:noProof/>
            <w:sz w:val="22"/>
            <w:szCs w:val="22"/>
          </w:rPr>
          <w:tab/>
        </w:r>
        <w:r w:rsidR="00D35D5C" w:rsidRPr="0072146E">
          <w:rPr>
            <w:rStyle w:val="Hyperlink"/>
            <w:noProof/>
          </w:rPr>
          <w:t>Network Architecture</w:t>
        </w:r>
        <w:r w:rsidR="00D35D5C">
          <w:rPr>
            <w:noProof/>
            <w:webHidden/>
          </w:rPr>
          <w:tab/>
        </w:r>
        <w:r w:rsidR="00D35D5C">
          <w:rPr>
            <w:noProof/>
            <w:webHidden/>
          </w:rPr>
          <w:fldChar w:fldCharType="begin"/>
        </w:r>
        <w:r w:rsidR="00D35D5C">
          <w:rPr>
            <w:noProof/>
            <w:webHidden/>
          </w:rPr>
          <w:instrText xml:space="preserve"> PAGEREF _Toc403739935 \h </w:instrText>
        </w:r>
        <w:r w:rsidR="00D35D5C">
          <w:rPr>
            <w:noProof/>
            <w:webHidden/>
          </w:rPr>
        </w:r>
        <w:r w:rsidR="00D35D5C">
          <w:rPr>
            <w:noProof/>
            <w:webHidden/>
          </w:rPr>
          <w:fldChar w:fldCharType="separate"/>
        </w:r>
        <w:r w:rsidR="00D35D5C">
          <w:rPr>
            <w:noProof/>
            <w:webHidden/>
          </w:rPr>
          <w:t>27</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36" w:history="1">
        <w:r w:rsidR="00D35D5C" w:rsidRPr="0072146E">
          <w:rPr>
            <w:rStyle w:val="Hyperlink"/>
            <w:noProof/>
          </w:rPr>
          <w:t>4.8.</w:t>
        </w:r>
        <w:r w:rsidR="00D35D5C">
          <w:rPr>
            <w:rFonts w:asciiTheme="minorHAnsi" w:eastAsiaTheme="minorEastAsia" w:hAnsiTheme="minorHAnsi" w:cstheme="minorBidi"/>
            <w:b w:val="0"/>
            <w:noProof/>
            <w:sz w:val="22"/>
            <w:szCs w:val="22"/>
          </w:rPr>
          <w:tab/>
        </w:r>
        <w:r w:rsidR="00D35D5C" w:rsidRPr="0072146E">
          <w:rPr>
            <w:rStyle w:val="Hyperlink"/>
            <w:noProof/>
          </w:rPr>
          <w:t>Service Oriented Architecture / ESS</w:t>
        </w:r>
        <w:r w:rsidR="00D35D5C">
          <w:rPr>
            <w:noProof/>
            <w:webHidden/>
          </w:rPr>
          <w:tab/>
        </w:r>
        <w:r w:rsidR="00D35D5C">
          <w:rPr>
            <w:noProof/>
            <w:webHidden/>
          </w:rPr>
          <w:fldChar w:fldCharType="begin"/>
        </w:r>
        <w:r w:rsidR="00D35D5C">
          <w:rPr>
            <w:noProof/>
            <w:webHidden/>
          </w:rPr>
          <w:instrText xml:space="preserve"> PAGEREF _Toc403739936 \h </w:instrText>
        </w:r>
        <w:r w:rsidR="00D35D5C">
          <w:rPr>
            <w:noProof/>
            <w:webHidden/>
          </w:rPr>
        </w:r>
        <w:r w:rsidR="00D35D5C">
          <w:rPr>
            <w:noProof/>
            <w:webHidden/>
          </w:rPr>
          <w:fldChar w:fldCharType="separate"/>
        </w:r>
        <w:r w:rsidR="00D35D5C">
          <w:rPr>
            <w:noProof/>
            <w:webHidden/>
          </w:rPr>
          <w:t>28</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37" w:history="1">
        <w:r w:rsidR="00D35D5C" w:rsidRPr="0072146E">
          <w:rPr>
            <w:rStyle w:val="Hyperlink"/>
            <w:noProof/>
          </w:rPr>
          <w:t>4.9.</w:t>
        </w:r>
        <w:r w:rsidR="00D35D5C">
          <w:rPr>
            <w:rFonts w:asciiTheme="minorHAnsi" w:eastAsiaTheme="minorEastAsia" w:hAnsiTheme="minorHAnsi" w:cstheme="minorBidi"/>
            <w:b w:val="0"/>
            <w:noProof/>
            <w:sz w:val="22"/>
            <w:szCs w:val="22"/>
          </w:rPr>
          <w:tab/>
        </w:r>
        <w:r w:rsidR="00D35D5C" w:rsidRPr="0072146E">
          <w:rPr>
            <w:rStyle w:val="Hyperlink"/>
            <w:noProof/>
          </w:rPr>
          <w:t>Enterprise Architecture</w:t>
        </w:r>
        <w:r w:rsidR="00D35D5C">
          <w:rPr>
            <w:noProof/>
            <w:webHidden/>
          </w:rPr>
          <w:tab/>
        </w:r>
        <w:r w:rsidR="00D35D5C">
          <w:rPr>
            <w:noProof/>
            <w:webHidden/>
          </w:rPr>
          <w:fldChar w:fldCharType="begin"/>
        </w:r>
        <w:r w:rsidR="00D35D5C">
          <w:rPr>
            <w:noProof/>
            <w:webHidden/>
          </w:rPr>
          <w:instrText xml:space="preserve"> PAGEREF _Toc403739937 \h </w:instrText>
        </w:r>
        <w:r w:rsidR="00D35D5C">
          <w:rPr>
            <w:noProof/>
            <w:webHidden/>
          </w:rPr>
        </w:r>
        <w:r w:rsidR="00D35D5C">
          <w:rPr>
            <w:noProof/>
            <w:webHidden/>
          </w:rPr>
          <w:fldChar w:fldCharType="separate"/>
        </w:r>
        <w:r w:rsidR="00D35D5C">
          <w:rPr>
            <w:noProof/>
            <w:webHidden/>
          </w:rPr>
          <w:t>29</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39938" w:history="1">
        <w:r w:rsidR="00D35D5C" w:rsidRPr="0072146E">
          <w:rPr>
            <w:rStyle w:val="Hyperlink"/>
            <w:noProof/>
          </w:rPr>
          <w:t>5.</w:t>
        </w:r>
        <w:r w:rsidR="00D35D5C">
          <w:rPr>
            <w:rFonts w:asciiTheme="minorHAnsi" w:eastAsiaTheme="minorEastAsia" w:hAnsiTheme="minorHAnsi" w:cstheme="minorBidi"/>
            <w:b w:val="0"/>
            <w:noProof/>
            <w:sz w:val="22"/>
            <w:szCs w:val="22"/>
          </w:rPr>
          <w:tab/>
        </w:r>
        <w:r w:rsidR="00D35D5C" w:rsidRPr="0072146E">
          <w:rPr>
            <w:rStyle w:val="Hyperlink"/>
            <w:noProof/>
          </w:rPr>
          <w:t>Data Analytics Platform</w:t>
        </w:r>
        <w:r w:rsidR="00D35D5C">
          <w:rPr>
            <w:noProof/>
            <w:webHidden/>
          </w:rPr>
          <w:tab/>
        </w:r>
        <w:r w:rsidR="00D35D5C">
          <w:rPr>
            <w:noProof/>
            <w:webHidden/>
          </w:rPr>
          <w:fldChar w:fldCharType="begin"/>
        </w:r>
        <w:r w:rsidR="00D35D5C">
          <w:rPr>
            <w:noProof/>
            <w:webHidden/>
          </w:rPr>
          <w:instrText xml:space="preserve"> PAGEREF _Toc403739938 \h </w:instrText>
        </w:r>
        <w:r w:rsidR="00D35D5C">
          <w:rPr>
            <w:noProof/>
            <w:webHidden/>
          </w:rPr>
        </w:r>
        <w:r w:rsidR="00D35D5C">
          <w:rPr>
            <w:noProof/>
            <w:webHidden/>
          </w:rPr>
          <w:fldChar w:fldCharType="separate"/>
        </w:r>
        <w:r w:rsidR="00D35D5C">
          <w:rPr>
            <w:noProof/>
            <w:webHidden/>
          </w:rPr>
          <w:t>29</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39939" w:history="1">
        <w:r w:rsidR="00D35D5C" w:rsidRPr="0072146E">
          <w:rPr>
            <w:rStyle w:val="Hyperlink"/>
            <w:noProof/>
          </w:rPr>
          <w:t>6.</w:t>
        </w:r>
        <w:r w:rsidR="00D35D5C">
          <w:rPr>
            <w:rFonts w:asciiTheme="minorHAnsi" w:eastAsiaTheme="minorEastAsia" w:hAnsiTheme="minorHAnsi" w:cstheme="minorBidi"/>
            <w:b w:val="0"/>
            <w:noProof/>
            <w:sz w:val="22"/>
            <w:szCs w:val="22"/>
          </w:rPr>
          <w:tab/>
        </w:r>
        <w:r w:rsidR="00D35D5C" w:rsidRPr="0072146E">
          <w:rPr>
            <w:rStyle w:val="Hyperlink"/>
            <w:noProof/>
          </w:rPr>
          <w:t>Risk Model</w:t>
        </w:r>
        <w:r w:rsidR="00D35D5C">
          <w:rPr>
            <w:noProof/>
            <w:webHidden/>
          </w:rPr>
          <w:tab/>
        </w:r>
        <w:r w:rsidR="00D35D5C">
          <w:rPr>
            <w:noProof/>
            <w:webHidden/>
          </w:rPr>
          <w:fldChar w:fldCharType="begin"/>
        </w:r>
        <w:r w:rsidR="00D35D5C">
          <w:rPr>
            <w:noProof/>
            <w:webHidden/>
          </w:rPr>
          <w:instrText xml:space="preserve"> PAGEREF _Toc403739939 \h </w:instrText>
        </w:r>
        <w:r w:rsidR="00D35D5C">
          <w:rPr>
            <w:noProof/>
            <w:webHidden/>
          </w:rPr>
        </w:r>
        <w:r w:rsidR="00D35D5C">
          <w:rPr>
            <w:noProof/>
            <w:webHidden/>
          </w:rPr>
          <w:fldChar w:fldCharType="separate"/>
        </w:r>
        <w:r w:rsidR="00D35D5C">
          <w:rPr>
            <w:noProof/>
            <w:webHidden/>
          </w:rPr>
          <w:t>30</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39940" w:history="1">
        <w:r w:rsidR="00D35D5C" w:rsidRPr="0072146E">
          <w:rPr>
            <w:rStyle w:val="Hyperlink"/>
            <w:noProof/>
          </w:rPr>
          <w:t>7.</w:t>
        </w:r>
        <w:r w:rsidR="00D35D5C">
          <w:rPr>
            <w:rFonts w:asciiTheme="minorHAnsi" w:eastAsiaTheme="minorEastAsia" w:hAnsiTheme="minorHAnsi" w:cstheme="minorBidi"/>
            <w:b w:val="0"/>
            <w:noProof/>
            <w:sz w:val="22"/>
            <w:szCs w:val="22"/>
          </w:rPr>
          <w:tab/>
        </w:r>
        <w:r w:rsidR="00D35D5C" w:rsidRPr="0072146E">
          <w:rPr>
            <w:rStyle w:val="Hyperlink"/>
            <w:noProof/>
          </w:rPr>
          <w:t>Data Design</w:t>
        </w:r>
        <w:r w:rsidR="00D35D5C">
          <w:rPr>
            <w:noProof/>
            <w:webHidden/>
          </w:rPr>
          <w:tab/>
        </w:r>
        <w:r w:rsidR="00D35D5C">
          <w:rPr>
            <w:noProof/>
            <w:webHidden/>
          </w:rPr>
          <w:fldChar w:fldCharType="begin"/>
        </w:r>
        <w:r w:rsidR="00D35D5C">
          <w:rPr>
            <w:noProof/>
            <w:webHidden/>
          </w:rPr>
          <w:instrText xml:space="preserve"> PAGEREF _Toc403739940 \h </w:instrText>
        </w:r>
        <w:r w:rsidR="00D35D5C">
          <w:rPr>
            <w:noProof/>
            <w:webHidden/>
          </w:rPr>
        </w:r>
        <w:r w:rsidR="00D35D5C">
          <w:rPr>
            <w:noProof/>
            <w:webHidden/>
          </w:rPr>
          <w:fldChar w:fldCharType="separate"/>
        </w:r>
        <w:r w:rsidR="00D35D5C">
          <w:rPr>
            <w:noProof/>
            <w:webHidden/>
          </w:rPr>
          <w:t>33</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41" w:history="1">
        <w:r w:rsidR="00D35D5C" w:rsidRPr="0072146E">
          <w:rPr>
            <w:rStyle w:val="Hyperlink"/>
            <w:noProof/>
          </w:rPr>
          <w:t>7.1.</w:t>
        </w:r>
        <w:r w:rsidR="00D35D5C">
          <w:rPr>
            <w:rFonts w:asciiTheme="minorHAnsi" w:eastAsiaTheme="minorEastAsia" w:hAnsiTheme="minorHAnsi" w:cstheme="minorBidi"/>
            <w:b w:val="0"/>
            <w:noProof/>
            <w:sz w:val="22"/>
            <w:szCs w:val="22"/>
          </w:rPr>
          <w:tab/>
        </w:r>
        <w:r w:rsidR="00D35D5C" w:rsidRPr="0072146E">
          <w:rPr>
            <w:rStyle w:val="Hyperlink"/>
            <w:noProof/>
          </w:rPr>
          <w:t>Non-DBMS Files</w:t>
        </w:r>
        <w:r w:rsidR="00D35D5C">
          <w:rPr>
            <w:noProof/>
            <w:webHidden/>
          </w:rPr>
          <w:tab/>
        </w:r>
        <w:r w:rsidR="00D35D5C">
          <w:rPr>
            <w:noProof/>
            <w:webHidden/>
          </w:rPr>
          <w:fldChar w:fldCharType="begin"/>
        </w:r>
        <w:r w:rsidR="00D35D5C">
          <w:rPr>
            <w:noProof/>
            <w:webHidden/>
          </w:rPr>
          <w:instrText xml:space="preserve"> PAGEREF _Toc403739941 \h </w:instrText>
        </w:r>
        <w:r w:rsidR="00D35D5C">
          <w:rPr>
            <w:noProof/>
            <w:webHidden/>
          </w:rPr>
        </w:r>
        <w:r w:rsidR="00D35D5C">
          <w:rPr>
            <w:noProof/>
            <w:webHidden/>
          </w:rPr>
          <w:fldChar w:fldCharType="separate"/>
        </w:r>
        <w:r w:rsidR="00D35D5C">
          <w:rPr>
            <w:noProof/>
            <w:webHidden/>
          </w:rPr>
          <w:t>34</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42" w:history="1">
        <w:r w:rsidR="00D35D5C" w:rsidRPr="0072146E">
          <w:rPr>
            <w:rStyle w:val="Hyperlink"/>
            <w:noProof/>
          </w:rPr>
          <w:t>7.2.</w:t>
        </w:r>
        <w:r w:rsidR="00D35D5C">
          <w:rPr>
            <w:rFonts w:asciiTheme="minorHAnsi" w:eastAsiaTheme="minorEastAsia" w:hAnsiTheme="minorHAnsi" w:cstheme="minorBidi"/>
            <w:b w:val="0"/>
            <w:noProof/>
            <w:sz w:val="22"/>
            <w:szCs w:val="22"/>
          </w:rPr>
          <w:tab/>
        </w:r>
        <w:r w:rsidR="00D35D5C" w:rsidRPr="0072146E">
          <w:rPr>
            <w:rStyle w:val="Hyperlink"/>
            <w:noProof/>
          </w:rPr>
          <w:t>Data View</w:t>
        </w:r>
        <w:r w:rsidR="00D35D5C">
          <w:rPr>
            <w:noProof/>
            <w:webHidden/>
          </w:rPr>
          <w:tab/>
        </w:r>
        <w:r w:rsidR="00D35D5C">
          <w:rPr>
            <w:noProof/>
            <w:webHidden/>
          </w:rPr>
          <w:fldChar w:fldCharType="begin"/>
        </w:r>
        <w:r w:rsidR="00D35D5C">
          <w:rPr>
            <w:noProof/>
            <w:webHidden/>
          </w:rPr>
          <w:instrText xml:space="preserve"> PAGEREF _Toc403739942 \h </w:instrText>
        </w:r>
        <w:r w:rsidR="00D35D5C">
          <w:rPr>
            <w:noProof/>
            <w:webHidden/>
          </w:rPr>
        </w:r>
        <w:r w:rsidR="00D35D5C">
          <w:rPr>
            <w:noProof/>
            <w:webHidden/>
          </w:rPr>
          <w:fldChar w:fldCharType="separate"/>
        </w:r>
        <w:r w:rsidR="00D35D5C">
          <w:rPr>
            <w:noProof/>
            <w:webHidden/>
          </w:rPr>
          <w:t>34</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39943" w:history="1">
        <w:r w:rsidR="00D35D5C" w:rsidRPr="0072146E">
          <w:rPr>
            <w:rStyle w:val="Hyperlink"/>
            <w:noProof/>
          </w:rPr>
          <w:t>8.</w:t>
        </w:r>
        <w:r w:rsidR="00D35D5C">
          <w:rPr>
            <w:rFonts w:asciiTheme="minorHAnsi" w:eastAsiaTheme="minorEastAsia" w:hAnsiTheme="minorHAnsi" w:cstheme="minorBidi"/>
            <w:b w:val="0"/>
            <w:noProof/>
            <w:sz w:val="22"/>
            <w:szCs w:val="22"/>
          </w:rPr>
          <w:tab/>
        </w:r>
        <w:r w:rsidR="00D35D5C" w:rsidRPr="0072146E">
          <w:rPr>
            <w:rStyle w:val="Hyperlink"/>
            <w:noProof/>
          </w:rPr>
          <w:t>Detailed Design</w:t>
        </w:r>
        <w:r w:rsidR="00D35D5C">
          <w:rPr>
            <w:noProof/>
            <w:webHidden/>
          </w:rPr>
          <w:tab/>
        </w:r>
        <w:r w:rsidR="00D35D5C">
          <w:rPr>
            <w:noProof/>
            <w:webHidden/>
          </w:rPr>
          <w:fldChar w:fldCharType="begin"/>
        </w:r>
        <w:r w:rsidR="00D35D5C">
          <w:rPr>
            <w:noProof/>
            <w:webHidden/>
          </w:rPr>
          <w:instrText xml:space="preserve"> PAGEREF _Toc403739943 \h </w:instrText>
        </w:r>
        <w:r w:rsidR="00D35D5C">
          <w:rPr>
            <w:noProof/>
            <w:webHidden/>
          </w:rPr>
        </w:r>
        <w:r w:rsidR="00D35D5C">
          <w:rPr>
            <w:noProof/>
            <w:webHidden/>
          </w:rPr>
          <w:fldChar w:fldCharType="separate"/>
        </w:r>
        <w:r w:rsidR="00D35D5C">
          <w:rPr>
            <w:noProof/>
            <w:webHidden/>
          </w:rPr>
          <w:t>34</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44" w:history="1">
        <w:r w:rsidR="00D35D5C" w:rsidRPr="0072146E">
          <w:rPr>
            <w:rStyle w:val="Hyperlink"/>
            <w:noProof/>
          </w:rPr>
          <w:t>8.1.</w:t>
        </w:r>
        <w:r w:rsidR="00D35D5C">
          <w:rPr>
            <w:rFonts w:asciiTheme="minorHAnsi" w:eastAsiaTheme="minorEastAsia" w:hAnsiTheme="minorHAnsi" w:cstheme="minorBidi"/>
            <w:b w:val="0"/>
            <w:noProof/>
            <w:sz w:val="22"/>
            <w:szCs w:val="22"/>
          </w:rPr>
          <w:tab/>
        </w:r>
        <w:r w:rsidR="00D35D5C" w:rsidRPr="0072146E">
          <w:rPr>
            <w:rStyle w:val="Hyperlink"/>
            <w:noProof/>
          </w:rPr>
          <w:t>Hardware Detailed Design</w:t>
        </w:r>
        <w:r w:rsidR="00D35D5C">
          <w:rPr>
            <w:noProof/>
            <w:webHidden/>
          </w:rPr>
          <w:tab/>
        </w:r>
        <w:r w:rsidR="00D35D5C">
          <w:rPr>
            <w:noProof/>
            <w:webHidden/>
          </w:rPr>
          <w:fldChar w:fldCharType="begin"/>
        </w:r>
        <w:r w:rsidR="00D35D5C">
          <w:rPr>
            <w:noProof/>
            <w:webHidden/>
          </w:rPr>
          <w:instrText xml:space="preserve"> PAGEREF _Toc403739944 \h </w:instrText>
        </w:r>
        <w:r w:rsidR="00D35D5C">
          <w:rPr>
            <w:noProof/>
            <w:webHidden/>
          </w:rPr>
        </w:r>
        <w:r w:rsidR="00D35D5C">
          <w:rPr>
            <w:noProof/>
            <w:webHidden/>
          </w:rPr>
          <w:fldChar w:fldCharType="separate"/>
        </w:r>
        <w:r w:rsidR="00D35D5C">
          <w:rPr>
            <w:noProof/>
            <w:webHidden/>
          </w:rPr>
          <w:t>34</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45" w:history="1">
        <w:r w:rsidR="00D35D5C" w:rsidRPr="0072146E">
          <w:rPr>
            <w:rStyle w:val="Hyperlink"/>
            <w:noProof/>
          </w:rPr>
          <w:t>8.2.</w:t>
        </w:r>
        <w:r w:rsidR="00D35D5C">
          <w:rPr>
            <w:rFonts w:asciiTheme="minorHAnsi" w:eastAsiaTheme="minorEastAsia" w:hAnsiTheme="minorHAnsi" w:cstheme="minorBidi"/>
            <w:b w:val="0"/>
            <w:noProof/>
            <w:sz w:val="22"/>
            <w:szCs w:val="22"/>
          </w:rPr>
          <w:tab/>
        </w:r>
        <w:r w:rsidR="00D35D5C" w:rsidRPr="0072146E">
          <w:rPr>
            <w:rStyle w:val="Hyperlink"/>
            <w:noProof/>
          </w:rPr>
          <w:t>Software Detailed Design</w:t>
        </w:r>
        <w:r w:rsidR="00D35D5C">
          <w:rPr>
            <w:noProof/>
            <w:webHidden/>
          </w:rPr>
          <w:tab/>
        </w:r>
        <w:r w:rsidR="00D35D5C">
          <w:rPr>
            <w:noProof/>
            <w:webHidden/>
          </w:rPr>
          <w:fldChar w:fldCharType="begin"/>
        </w:r>
        <w:r w:rsidR="00D35D5C">
          <w:rPr>
            <w:noProof/>
            <w:webHidden/>
          </w:rPr>
          <w:instrText xml:space="preserve"> PAGEREF _Toc403739945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46" w:history="1">
        <w:r w:rsidR="00D35D5C" w:rsidRPr="0072146E">
          <w:rPr>
            <w:rStyle w:val="Hyperlink"/>
            <w:noProof/>
          </w:rPr>
          <w:t>8.2.1.</w:t>
        </w:r>
        <w:r w:rsidR="00D35D5C">
          <w:rPr>
            <w:rFonts w:asciiTheme="minorHAnsi" w:eastAsiaTheme="minorEastAsia" w:hAnsiTheme="minorHAnsi" w:cstheme="minorBidi"/>
            <w:b w:val="0"/>
            <w:noProof/>
            <w:sz w:val="22"/>
            <w:szCs w:val="22"/>
          </w:rPr>
          <w:tab/>
        </w:r>
        <w:r w:rsidR="00D35D5C" w:rsidRPr="0072146E">
          <w:rPr>
            <w:rStyle w:val="Hyperlink"/>
            <w:noProof/>
          </w:rPr>
          <w:t>Conceptual Design</w:t>
        </w:r>
        <w:r w:rsidR="00D35D5C">
          <w:rPr>
            <w:noProof/>
            <w:webHidden/>
          </w:rPr>
          <w:tab/>
        </w:r>
        <w:r w:rsidR="00D35D5C">
          <w:rPr>
            <w:noProof/>
            <w:webHidden/>
          </w:rPr>
          <w:fldChar w:fldCharType="begin"/>
        </w:r>
        <w:r w:rsidR="00D35D5C">
          <w:rPr>
            <w:noProof/>
            <w:webHidden/>
          </w:rPr>
          <w:instrText xml:space="preserve"> PAGEREF _Toc403739946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47" w:history="1">
        <w:r w:rsidR="00D35D5C" w:rsidRPr="0072146E">
          <w:rPr>
            <w:rStyle w:val="Hyperlink"/>
            <w:rFonts w:ascii="Times New Roman" w:hAnsi="Times New Roman"/>
            <w:noProof/>
          </w:rPr>
          <w:t>8.2.1.1.</w:t>
        </w:r>
        <w:r w:rsidR="00D35D5C">
          <w:rPr>
            <w:rFonts w:asciiTheme="minorHAnsi" w:eastAsiaTheme="minorEastAsia" w:hAnsiTheme="minorHAnsi" w:cstheme="minorBidi"/>
            <w:noProof/>
            <w:szCs w:val="22"/>
          </w:rPr>
          <w:tab/>
        </w:r>
        <w:r w:rsidR="00D35D5C" w:rsidRPr="0072146E">
          <w:rPr>
            <w:rStyle w:val="Hyperlink"/>
            <w:rFonts w:ascii="Times New Roman" w:hAnsi="Times New Roman"/>
            <w:noProof/>
          </w:rPr>
          <w:t>Product Perspective</w:t>
        </w:r>
        <w:r w:rsidR="00D35D5C">
          <w:rPr>
            <w:noProof/>
            <w:webHidden/>
          </w:rPr>
          <w:tab/>
        </w:r>
        <w:r w:rsidR="00D35D5C">
          <w:rPr>
            <w:noProof/>
            <w:webHidden/>
          </w:rPr>
          <w:fldChar w:fldCharType="begin"/>
        </w:r>
        <w:r w:rsidR="00D35D5C">
          <w:rPr>
            <w:noProof/>
            <w:webHidden/>
          </w:rPr>
          <w:instrText xml:space="preserve"> PAGEREF _Toc403739947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48" w:history="1">
        <w:r w:rsidR="00D35D5C" w:rsidRPr="0072146E">
          <w:rPr>
            <w:rStyle w:val="Hyperlink"/>
            <w:noProof/>
          </w:rPr>
          <w:t>8.2.1.1.1.</w:t>
        </w:r>
        <w:r w:rsidR="00D35D5C">
          <w:rPr>
            <w:rFonts w:asciiTheme="minorHAnsi" w:eastAsiaTheme="minorEastAsia" w:hAnsiTheme="minorHAnsi" w:cstheme="minorBidi"/>
            <w:noProof/>
            <w:szCs w:val="22"/>
          </w:rPr>
          <w:tab/>
        </w:r>
        <w:r w:rsidR="00D35D5C" w:rsidRPr="0072146E">
          <w:rPr>
            <w:rStyle w:val="Hyperlink"/>
            <w:noProof/>
          </w:rPr>
          <w:t>User Interfaces</w:t>
        </w:r>
        <w:r w:rsidR="00D35D5C">
          <w:rPr>
            <w:noProof/>
            <w:webHidden/>
          </w:rPr>
          <w:tab/>
        </w:r>
        <w:r w:rsidR="00D35D5C">
          <w:rPr>
            <w:noProof/>
            <w:webHidden/>
          </w:rPr>
          <w:fldChar w:fldCharType="begin"/>
        </w:r>
        <w:r w:rsidR="00D35D5C">
          <w:rPr>
            <w:noProof/>
            <w:webHidden/>
          </w:rPr>
          <w:instrText xml:space="preserve"> PAGEREF _Toc403739948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49" w:history="1">
        <w:r w:rsidR="00D35D5C" w:rsidRPr="0072146E">
          <w:rPr>
            <w:rStyle w:val="Hyperlink"/>
            <w:noProof/>
          </w:rPr>
          <w:t>8.2.1.1.2.</w:t>
        </w:r>
        <w:r w:rsidR="00D35D5C">
          <w:rPr>
            <w:rFonts w:asciiTheme="minorHAnsi" w:eastAsiaTheme="minorEastAsia" w:hAnsiTheme="minorHAnsi" w:cstheme="minorBidi"/>
            <w:noProof/>
            <w:szCs w:val="22"/>
          </w:rPr>
          <w:tab/>
        </w:r>
        <w:r w:rsidR="00D35D5C" w:rsidRPr="0072146E">
          <w:rPr>
            <w:rStyle w:val="Hyperlink"/>
            <w:noProof/>
          </w:rPr>
          <w:t>Hardware Interfaces</w:t>
        </w:r>
        <w:r w:rsidR="00D35D5C">
          <w:rPr>
            <w:noProof/>
            <w:webHidden/>
          </w:rPr>
          <w:tab/>
        </w:r>
        <w:r w:rsidR="00D35D5C">
          <w:rPr>
            <w:noProof/>
            <w:webHidden/>
          </w:rPr>
          <w:fldChar w:fldCharType="begin"/>
        </w:r>
        <w:r w:rsidR="00D35D5C">
          <w:rPr>
            <w:noProof/>
            <w:webHidden/>
          </w:rPr>
          <w:instrText xml:space="preserve"> PAGEREF _Toc403739949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50" w:history="1">
        <w:r w:rsidR="00D35D5C" w:rsidRPr="0072146E">
          <w:rPr>
            <w:rStyle w:val="Hyperlink"/>
            <w:noProof/>
          </w:rPr>
          <w:t>8.2.1.1.3.</w:t>
        </w:r>
        <w:r w:rsidR="00D35D5C">
          <w:rPr>
            <w:rFonts w:asciiTheme="minorHAnsi" w:eastAsiaTheme="minorEastAsia" w:hAnsiTheme="minorHAnsi" w:cstheme="minorBidi"/>
            <w:noProof/>
            <w:szCs w:val="22"/>
          </w:rPr>
          <w:tab/>
        </w:r>
        <w:r w:rsidR="00D35D5C" w:rsidRPr="0072146E">
          <w:rPr>
            <w:rStyle w:val="Hyperlink"/>
            <w:noProof/>
          </w:rPr>
          <w:t>Software Interfaces</w:t>
        </w:r>
        <w:r w:rsidR="00D35D5C">
          <w:rPr>
            <w:noProof/>
            <w:webHidden/>
          </w:rPr>
          <w:tab/>
        </w:r>
        <w:r w:rsidR="00D35D5C">
          <w:rPr>
            <w:noProof/>
            <w:webHidden/>
          </w:rPr>
          <w:fldChar w:fldCharType="begin"/>
        </w:r>
        <w:r w:rsidR="00D35D5C">
          <w:rPr>
            <w:noProof/>
            <w:webHidden/>
          </w:rPr>
          <w:instrText xml:space="preserve"> PAGEREF _Toc403739950 \h </w:instrText>
        </w:r>
        <w:r w:rsidR="00D35D5C">
          <w:rPr>
            <w:noProof/>
            <w:webHidden/>
          </w:rPr>
        </w:r>
        <w:r w:rsidR="00D35D5C">
          <w:rPr>
            <w:noProof/>
            <w:webHidden/>
          </w:rPr>
          <w:fldChar w:fldCharType="separate"/>
        </w:r>
        <w:r w:rsidR="00D35D5C">
          <w:rPr>
            <w:noProof/>
            <w:webHidden/>
          </w:rPr>
          <w:t>35</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51" w:history="1">
        <w:r w:rsidR="00D35D5C" w:rsidRPr="0072146E">
          <w:rPr>
            <w:rStyle w:val="Hyperlink"/>
            <w:noProof/>
          </w:rPr>
          <w:t>8.2.1.1.4.</w:t>
        </w:r>
        <w:r w:rsidR="00D35D5C">
          <w:rPr>
            <w:rFonts w:asciiTheme="minorHAnsi" w:eastAsiaTheme="minorEastAsia" w:hAnsiTheme="minorHAnsi" w:cstheme="minorBidi"/>
            <w:noProof/>
            <w:szCs w:val="22"/>
          </w:rPr>
          <w:tab/>
        </w:r>
        <w:r w:rsidR="00D35D5C" w:rsidRPr="0072146E">
          <w:rPr>
            <w:rStyle w:val="Hyperlink"/>
            <w:noProof/>
          </w:rPr>
          <w:t>Communications Interfaces</w:t>
        </w:r>
        <w:r w:rsidR="00D35D5C">
          <w:rPr>
            <w:noProof/>
            <w:webHidden/>
          </w:rPr>
          <w:tab/>
        </w:r>
        <w:r w:rsidR="00D35D5C">
          <w:rPr>
            <w:noProof/>
            <w:webHidden/>
          </w:rPr>
          <w:fldChar w:fldCharType="begin"/>
        </w:r>
        <w:r w:rsidR="00D35D5C">
          <w:rPr>
            <w:noProof/>
            <w:webHidden/>
          </w:rPr>
          <w:instrText xml:space="preserve"> PAGEREF _Toc403739951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52" w:history="1">
        <w:r w:rsidR="00D35D5C" w:rsidRPr="0072146E">
          <w:rPr>
            <w:rStyle w:val="Hyperlink"/>
            <w:noProof/>
          </w:rPr>
          <w:t>8.2.1.1.5.</w:t>
        </w:r>
        <w:r w:rsidR="00D35D5C">
          <w:rPr>
            <w:rFonts w:asciiTheme="minorHAnsi" w:eastAsiaTheme="minorEastAsia" w:hAnsiTheme="minorHAnsi" w:cstheme="minorBidi"/>
            <w:noProof/>
            <w:szCs w:val="22"/>
          </w:rPr>
          <w:tab/>
        </w:r>
        <w:r w:rsidR="00D35D5C" w:rsidRPr="0072146E">
          <w:rPr>
            <w:rStyle w:val="Hyperlink"/>
            <w:noProof/>
          </w:rPr>
          <w:t>Memory Constraints</w:t>
        </w:r>
        <w:r w:rsidR="00D35D5C">
          <w:rPr>
            <w:noProof/>
            <w:webHidden/>
          </w:rPr>
          <w:tab/>
        </w:r>
        <w:r w:rsidR="00D35D5C">
          <w:rPr>
            <w:noProof/>
            <w:webHidden/>
          </w:rPr>
          <w:fldChar w:fldCharType="begin"/>
        </w:r>
        <w:r w:rsidR="00D35D5C">
          <w:rPr>
            <w:noProof/>
            <w:webHidden/>
          </w:rPr>
          <w:instrText xml:space="preserve"> PAGEREF _Toc403739952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53" w:history="1">
        <w:r w:rsidR="00D35D5C" w:rsidRPr="0072146E">
          <w:rPr>
            <w:rStyle w:val="Hyperlink"/>
            <w:noProof/>
          </w:rPr>
          <w:t>8.2.1.1.6.</w:t>
        </w:r>
        <w:r w:rsidR="00D35D5C">
          <w:rPr>
            <w:rFonts w:asciiTheme="minorHAnsi" w:eastAsiaTheme="minorEastAsia" w:hAnsiTheme="minorHAnsi" w:cstheme="minorBidi"/>
            <w:noProof/>
            <w:szCs w:val="22"/>
          </w:rPr>
          <w:tab/>
        </w:r>
        <w:r w:rsidR="00D35D5C" w:rsidRPr="0072146E">
          <w:rPr>
            <w:rStyle w:val="Hyperlink"/>
            <w:noProof/>
          </w:rPr>
          <w:t>Special Operations</w:t>
        </w:r>
        <w:r w:rsidR="00D35D5C">
          <w:rPr>
            <w:noProof/>
            <w:webHidden/>
          </w:rPr>
          <w:tab/>
        </w:r>
        <w:r w:rsidR="00D35D5C">
          <w:rPr>
            <w:noProof/>
            <w:webHidden/>
          </w:rPr>
          <w:fldChar w:fldCharType="begin"/>
        </w:r>
        <w:r w:rsidR="00D35D5C">
          <w:rPr>
            <w:noProof/>
            <w:webHidden/>
          </w:rPr>
          <w:instrText xml:space="preserve"> PAGEREF _Toc403739953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54" w:history="1">
        <w:r w:rsidR="00D35D5C" w:rsidRPr="0072146E">
          <w:rPr>
            <w:rStyle w:val="Hyperlink"/>
            <w:noProof/>
          </w:rPr>
          <w:t>8.2.1.2.</w:t>
        </w:r>
        <w:r w:rsidR="00D35D5C">
          <w:rPr>
            <w:rFonts w:asciiTheme="minorHAnsi" w:eastAsiaTheme="minorEastAsia" w:hAnsiTheme="minorHAnsi" w:cstheme="minorBidi"/>
            <w:noProof/>
            <w:szCs w:val="22"/>
          </w:rPr>
          <w:tab/>
        </w:r>
        <w:r w:rsidR="00D35D5C" w:rsidRPr="0072146E">
          <w:rPr>
            <w:rStyle w:val="Hyperlink"/>
            <w:noProof/>
          </w:rPr>
          <w:t>Product Features</w:t>
        </w:r>
        <w:r w:rsidR="00D35D5C">
          <w:rPr>
            <w:noProof/>
            <w:webHidden/>
          </w:rPr>
          <w:tab/>
        </w:r>
        <w:r w:rsidR="00D35D5C">
          <w:rPr>
            <w:noProof/>
            <w:webHidden/>
          </w:rPr>
          <w:fldChar w:fldCharType="begin"/>
        </w:r>
        <w:r w:rsidR="00D35D5C">
          <w:rPr>
            <w:noProof/>
            <w:webHidden/>
          </w:rPr>
          <w:instrText xml:space="preserve"> PAGEREF _Toc403739954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55" w:history="1">
        <w:r w:rsidR="00D35D5C" w:rsidRPr="0072146E">
          <w:rPr>
            <w:rStyle w:val="Hyperlink"/>
            <w:noProof/>
          </w:rPr>
          <w:t>8.2.1.3.</w:t>
        </w:r>
        <w:r w:rsidR="00D35D5C">
          <w:rPr>
            <w:rFonts w:asciiTheme="minorHAnsi" w:eastAsiaTheme="minorEastAsia" w:hAnsiTheme="minorHAnsi" w:cstheme="minorBidi"/>
            <w:noProof/>
            <w:szCs w:val="22"/>
          </w:rPr>
          <w:tab/>
        </w:r>
        <w:r w:rsidR="00D35D5C" w:rsidRPr="0072146E">
          <w:rPr>
            <w:rStyle w:val="Hyperlink"/>
            <w:noProof/>
          </w:rPr>
          <w:t>User Characteristics</w:t>
        </w:r>
        <w:r w:rsidR="00D35D5C">
          <w:rPr>
            <w:noProof/>
            <w:webHidden/>
          </w:rPr>
          <w:tab/>
        </w:r>
        <w:r w:rsidR="00D35D5C">
          <w:rPr>
            <w:noProof/>
            <w:webHidden/>
          </w:rPr>
          <w:fldChar w:fldCharType="begin"/>
        </w:r>
        <w:r w:rsidR="00D35D5C">
          <w:rPr>
            <w:noProof/>
            <w:webHidden/>
          </w:rPr>
          <w:instrText xml:space="preserve"> PAGEREF _Toc403739955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56" w:history="1">
        <w:r w:rsidR="00D35D5C" w:rsidRPr="0072146E">
          <w:rPr>
            <w:rStyle w:val="Hyperlink"/>
            <w:noProof/>
          </w:rPr>
          <w:t>8.2.1.4.</w:t>
        </w:r>
        <w:r w:rsidR="00D35D5C">
          <w:rPr>
            <w:rFonts w:asciiTheme="minorHAnsi" w:eastAsiaTheme="minorEastAsia" w:hAnsiTheme="minorHAnsi" w:cstheme="minorBidi"/>
            <w:noProof/>
            <w:szCs w:val="22"/>
          </w:rPr>
          <w:tab/>
        </w:r>
        <w:r w:rsidR="00D35D5C" w:rsidRPr="0072146E">
          <w:rPr>
            <w:rStyle w:val="Hyperlink"/>
            <w:noProof/>
          </w:rPr>
          <w:t>Dependencies and Constraints</w:t>
        </w:r>
        <w:r w:rsidR="00D35D5C">
          <w:rPr>
            <w:noProof/>
            <w:webHidden/>
          </w:rPr>
          <w:tab/>
        </w:r>
        <w:r w:rsidR="00D35D5C">
          <w:rPr>
            <w:noProof/>
            <w:webHidden/>
          </w:rPr>
          <w:fldChar w:fldCharType="begin"/>
        </w:r>
        <w:r w:rsidR="00D35D5C">
          <w:rPr>
            <w:noProof/>
            <w:webHidden/>
          </w:rPr>
          <w:instrText xml:space="preserve"> PAGEREF _Toc403739956 \h </w:instrText>
        </w:r>
        <w:r w:rsidR="00D35D5C">
          <w:rPr>
            <w:noProof/>
            <w:webHidden/>
          </w:rPr>
        </w:r>
        <w:r w:rsidR="00D35D5C">
          <w:rPr>
            <w:noProof/>
            <w:webHidden/>
          </w:rPr>
          <w:fldChar w:fldCharType="separate"/>
        </w:r>
        <w:r w:rsidR="00D35D5C">
          <w:rPr>
            <w:noProof/>
            <w:webHidden/>
          </w:rPr>
          <w:t>36</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57" w:history="1">
        <w:r w:rsidR="00D35D5C" w:rsidRPr="0072146E">
          <w:rPr>
            <w:rStyle w:val="Hyperlink"/>
            <w:noProof/>
          </w:rPr>
          <w:t>8.2.2.</w:t>
        </w:r>
        <w:r w:rsidR="00D35D5C">
          <w:rPr>
            <w:rFonts w:asciiTheme="minorHAnsi" w:eastAsiaTheme="minorEastAsia" w:hAnsiTheme="minorHAnsi" w:cstheme="minorBidi"/>
            <w:b w:val="0"/>
            <w:noProof/>
            <w:sz w:val="22"/>
            <w:szCs w:val="22"/>
          </w:rPr>
          <w:tab/>
        </w:r>
        <w:r w:rsidR="00D35D5C" w:rsidRPr="0072146E">
          <w:rPr>
            <w:rStyle w:val="Hyperlink"/>
            <w:noProof/>
          </w:rPr>
          <w:t>Specific Requirements</w:t>
        </w:r>
        <w:r w:rsidR="00D35D5C">
          <w:rPr>
            <w:noProof/>
            <w:webHidden/>
          </w:rPr>
          <w:tab/>
        </w:r>
        <w:r w:rsidR="00D35D5C">
          <w:rPr>
            <w:noProof/>
            <w:webHidden/>
          </w:rPr>
          <w:fldChar w:fldCharType="begin"/>
        </w:r>
        <w:r w:rsidR="00D35D5C">
          <w:rPr>
            <w:noProof/>
            <w:webHidden/>
          </w:rPr>
          <w:instrText xml:space="preserve"> PAGEREF _Toc403739957 \h </w:instrText>
        </w:r>
        <w:r w:rsidR="00D35D5C">
          <w:rPr>
            <w:noProof/>
            <w:webHidden/>
          </w:rPr>
        </w:r>
        <w:r w:rsidR="00D35D5C">
          <w:rPr>
            <w:noProof/>
            <w:webHidden/>
          </w:rPr>
          <w:fldChar w:fldCharType="separate"/>
        </w:r>
        <w:r w:rsidR="00D35D5C">
          <w:rPr>
            <w:noProof/>
            <w:webHidden/>
          </w:rPr>
          <w:t>37</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58" w:history="1">
        <w:r w:rsidR="00D35D5C" w:rsidRPr="0072146E">
          <w:rPr>
            <w:rStyle w:val="Hyperlink"/>
            <w:noProof/>
          </w:rPr>
          <w:t>8.2.2.1.</w:t>
        </w:r>
        <w:r w:rsidR="00D35D5C">
          <w:rPr>
            <w:rFonts w:asciiTheme="minorHAnsi" w:eastAsiaTheme="minorEastAsia" w:hAnsiTheme="minorHAnsi" w:cstheme="minorBidi"/>
            <w:noProof/>
            <w:szCs w:val="22"/>
          </w:rPr>
          <w:tab/>
        </w:r>
        <w:r w:rsidR="00D35D5C" w:rsidRPr="0072146E">
          <w:rPr>
            <w:rStyle w:val="Hyperlink"/>
            <w:noProof/>
          </w:rPr>
          <w:t>Database Repository</w:t>
        </w:r>
        <w:r w:rsidR="00D35D5C">
          <w:rPr>
            <w:noProof/>
            <w:webHidden/>
          </w:rPr>
          <w:tab/>
        </w:r>
        <w:r w:rsidR="00D35D5C">
          <w:rPr>
            <w:noProof/>
            <w:webHidden/>
          </w:rPr>
          <w:fldChar w:fldCharType="begin"/>
        </w:r>
        <w:r w:rsidR="00D35D5C">
          <w:rPr>
            <w:noProof/>
            <w:webHidden/>
          </w:rPr>
          <w:instrText xml:space="preserve"> PAGEREF _Toc403739958 \h </w:instrText>
        </w:r>
        <w:r w:rsidR="00D35D5C">
          <w:rPr>
            <w:noProof/>
            <w:webHidden/>
          </w:rPr>
        </w:r>
        <w:r w:rsidR="00D35D5C">
          <w:rPr>
            <w:noProof/>
            <w:webHidden/>
          </w:rPr>
          <w:fldChar w:fldCharType="separate"/>
        </w:r>
        <w:r w:rsidR="00D35D5C">
          <w:rPr>
            <w:noProof/>
            <w:webHidden/>
          </w:rPr>
          <w:t>37</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59" w:history="1">
        <w:r w:rsidR="00D35D5C" w:rsidRPr="0072146E">
          <w:rPr>
            <w:rStyle w:val="Hyperlink"/>
            <w:noProof/>
          </w:rPr>
          <w:t>8.2.2.2.</w:t>
        </w:r>
        <w:r w:rsidR="00D35D5C">
          <w:rPr>
            <w:rFonts w:asciiTheme="minorHAnsi" w:eastAsiaTheme="minorEastAsia" w:hAnsiTheme="minorHAnsi" w:cstheme="minorBidi"/>
            <w:noProof/>
            <w:szCs w:val="22"/>
          </w:rPr>
          <w:tab/>
        </w:r>
        <w:r w:rsidR="00D35D5C" w:rsidRPr="0072146E">
          <w:rPr>
            <w:rStyle w:val="Hyperlink"/>
            <w:noProof/>
          </w:rPr>
          <w:t>System Features</w:t>
        </w:r>
        <w:r w:rsidR="00D35D5C">
          <w:rPr>
            <w:noProof/>
            <w:webHidden/>
          </w:rPr>
          <w:tab/>
        </w:r>
        <w:r w:rsidR="00D35D5C">
          <w:rPr>
            <w:noProof/>
            <w:webHidden/>
          </w:rPr>
          <w:fldChar w:fldCharType="begin"/>
        </w:r>
        <w:r w:rsidR="00D35D5C">
          <w:rPr>
            <w:noProof/>
            <w:webHidden/>
          </w:rPr>
          <w:instrText xml:space="preserve"> PAGEREF _Toc403739959 \h </w:instrText>
        </w:r>
        <w:r w:rsidR="00D35D5C">
          <w:rPr>
            <w:noProof/>
            <w:webHidden/>
          </w:rPr>
        </w:r>
        <w:r w:rsidR="00D35D5C">
          <w:rPr>
            <w:noProof/>
            <w:webHidden/>
          </w:rPr>
          <w:fldChar w:fldCharType="separate"/>
        </w:r>
        <w:r w:rsidR="00D35D5C">
          <w:rPr>
            <w:noProof/>
            <w:webHidden/>
          </w:rPr>
          <w:t>38</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60" w:history="1">
        <w:r w:rsidR="00D35D5C" w:rsidRPr="0072146E">
          <w:rPr>
            <w:rStyle w:val="Hyperlink"/>
            <w:noProof/>
          </w:rPr>
          <w:t>8.3.</w:t>
        </w:r>
        <w:r w:rsidR="00D35D5C">
          <w:rPr>
            <w:rFonts w:asciiTheme="minorHAnsi" w:eastAsiaTheme="minorEastAsia" w:hAnsiTheme="minorHAnsi" w:cstheme="minorBidi"/>
            <w:b w:val="0"/>
            <w:noProof/>
            <w:sz w:val="22"/>
            <w:szCs w:val="22"/>
          </w:rPr>
          <w:tab/>
        </w:r>
        <w:r w:rsidR="00D35D5C" w:rsidRPr="0072146E">
          <w:rPr>
            <w:rStyle w:val="Hyperlink"/>
            <w:noProof/>
          </w:rPr>
          <w:t>Network Detailed Design</w:t>
        </w:r>
        <w:r w:rsidR="00D35D5C">
          <w:rPr>
            <w:noProof/>
            <w:webHidden/>
          </w:rPr>
          <w:tab/>
        </w:r>
        <w:r w:rsidR="00D35D5C">
          <w:rPr>
            <w:noProof/>
            <w:webHidden/>
          </w:rPr>
          <w:fldChar w:fldCharType="begin"/>
        </w:r>
        <w:r w:rsidR="00D35D5C">
          <w:rPr>
            <w:noProof/>
            <w:webHidden/>
          </w:rPr>
          <w:instrText xml:space="preserve"> PAGEREF _Toc403739960 \h </w:instrText>
        </w:r>
        <w:r w:rsidR="00D35D5C">
          <w:rPr>
            <w:noProof/>
            <w:webHidden/>
          </w:rPr>
        </w:r>
        <w:r w:rsidR="00D35D5C">
          <w:rPr>
            <w:noProof/>
            <w:webHidden/>
          </w:rPr>
          <w:fldChar w:fldCharType="separate"/>
        </w:r>
        <w:r w:rsidR="00D35D5C">
          <w:rPr>
            <w:noProof/>
            <w:webHidden/>
          </w:rPr>
          <w:t>38</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61" w:history="1">
        <w:r w:rsidR="00D35D5C" w:rsidRPr="0072146E">
          <w:rPr>
            <w:rStyle w:val="Hyperlink"/>
            <w:noProof/>
          </w:rPr>
          <w:t>8.4.</w:t>
        </w:r>
        <w:r w:rsidR="00D35D5C">
          <w:rPr>
            <w:rFonts w:asciiTheme="minorHAnsi" w:eastAsiaTheme="minorEastAsia" w:hAnsiTheme="minorHAnsi" w:cstheme="minorBidi"/>
            <w:b w:val="0"/>
            <w:noProof/>
            <w:sz w:val="22"/>
            <w:szCs w:val="22"/>
          </w:rPr>
          <w:tab/>
        </w:r>
        <w:r w:rsidR="00D35D5C" w:rsidRPr="0072146E">
          <w:rPr>
            <w:rStyle w:val="Hyperlink"/>
            <w:noProof/>
          </w:rPr>
          <w:t>Service Oriented Architecture / ESS Detailed Design</w:t>
        </w:r>
        <w:r w:rsidR="00D35D5C">
          <w:rPr>
            <w:noProof/>
            <w:webHidden/>
          </w:rPr>
          <w:tab/>
        </w:r>
        <w:r w:rsidR="00D35D5C">
          <w:rPr>
            <w:noProof/>
            <w:webHidden/>
          </w:rPr>
          <w:fldChar w:fldCharType="begin"/>
        </w:r>
        <w:r w:rsidR="00D35D5C">
          <w:rPr>
            <w:noProof/>
            <w:webHidden/>
          </w:rPr>
          <w:instrText xml:space="preserve"> PAGEREF _Toc403739961 \h </w:instrText>
        </w:r>
        <w:r w:rsidR="00D35D5C">
          <w:rPr>
            <w:noProof/>
            <w:webHidden/>
          </w:rPr>
        </w:r>
        <w:r w:rsidR="00D35D5C">
          <w:rPr>
            <w:noProof/>
            <w:webHidden/>
          </w:rPr>
          <w:fldChar w:fldCharType="separate"/>
        </w:r>
        <w:r w:rsidR="00D35D5C">
          <w:rPr>
            <w:noProof/>
            <w:webHidden/>
          </w:rPr>
          <w:t>38</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62" w:history="1">
        <w:r w:rsidR="00D35D5C" w:rsidRPr="0072146E">
          <w:rPr>
            <w:rStyle w:val="Hyperlink"/>
            <w:noProof/>
          </w:rPr>
          <w:t>8.4.1.</w:t>
        </w:r>
        <w:r w:rsidR="00D35D5C">
          <w:rPr>
            <w:rFonts w:asciiTheme="minorHAnsi" w:eastAsiaTheme="minorEastAsia" w:hAnsiTheme="minorHAnsi" w:cstheme="minorBidi"/>
            <w:b w:val="0"/>
            <w:noProof/>
            <w:sz w:val="22"/>
            <w:szCs w:val="22"/>
          </w:rPr>
          <w:tab/>
        </w:r>
        <w:r w:rsidR="00D35D5C" w:rsidRPr="0072146E">
          <w:rPr>
            <w:rStyle w:val="Hyperlink"/>
            <w:noProof/>
          </w:rPr>
          <w:t>Service Description for &lt;Consumed Service Name&gt;</w:t>
        </w:r>
        <w:r w:rsidR="00D35D5C">
          <w:rPr>
            <w:noProof/>
            <w:webHidden/>
          </w:rPr>
          <w:tab/>
        </w:r>
        <w:r w:rsidR="00D35D5C">
          <w:rPr>
            <w:noProof/>
            <w:webHidden/>
          </w:rPr>
          <w:fldChar w:fldCharType="begin"/>
        </w:r>
        <w:r w:rsidR="00D35D5C">
          <w:rPr>
            <w:noProof/>
            <w:webHidden/>
          </w:rPr>
          <w:instrText xml:space="preserve"> PAGEREF _Toc403739962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39963" w:history="1">
        <w:r w:rsidR="00D35D5C" w:rsidRPr="0072146E">
          <w:rPr>
            <w:rStyle w:val="Hyperlink"/>
            <w:noProof/>
          </w:rPr>
          <w:t>8.4.2.</w:t>
        </w:r>
        <w:r w:rsidR="00D35D5C">
          <w:rPr>
            <w:rFonts w:asciiTheme="minorHAnsi" w:eastAsiaTheme="minorEastAsia" w:hAnsiTheme="minorHAnsi" w:cstheme="minorBidi"/>
            <w:b w:val="0"/>
            <w:noProof/>
            <w:sz w:val="22"/>
            <w:szCs w:val="22"/>
          </w:rPr>
          <w:tab/>
        </w:r>
        <w:r w:rsidR="00D35D5C" w:rsidRPr="0072146E">
          <w:rPr>
            <w:rStyle w:val="Hyperlink"/>
            <w:noProof/>
          </w:rPr>
          <w:t>Service Design for &lt;Provided Service Name&gt;</w:t>
        </w:r>
        <w:r w:rsidR="00D35D5C">
          <w:rPr>
            <w:noProof/>
            <w:webHidden/>
          </w:rPr>
          <w:tab/>
        </w:r>
        <w:r w:rsidR="00D35D5C">
          <w:rPr>
            <w:noProof/>
            <w:webHidden/>
          </w:rPr>
          <w:fldChar w:fldCharType="begin"/>
        </w:r>
        <w:r w:rsidR="00D35D5C">
          <w:rPr>
            <w:noProof/>
            <w:webHidden/>
          </w:rPr>
          <w:instrText xml:space="preserve"> PAGEREF _Toc403739963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64" w:history="1">
        <w:r w:rsidR="00D35D5C" w:rsidRPr="0072146E">
          <w:rPr>
            <w:rStyle w:val="Hyperlink"/>
            <w:noProof/>
          </w:rPr>
          <w:t>8.4.2.1.</w:t>
        </w:r>
        <w:r w:rsidR="00D35D5C">
          <w:rPr>
            <w:rFonts w:asciiTheme="minorHAnsi" w:eastAsiaTheme="minorEastAsia" w:hAnsiTheme="minorHAnsi" w:cstheme="minorBidi"/>
            <w:noProof/>
            <w:szCs w:val="22"/>
          </w:rPr>
          <w:tab/>
        </w:r>
        <w:r w:rsidR="00D35D5C" w:rsidRPr="0072146E">
          <w:rPr>
            <w:rStyle w:val="Hyperlink"/>
            <w:noProof/>
          </w:rPr>
          <w:t>Introduction</w:t>
        </w:r>
        <w:r w:rsidR="00D35D5C">
          <w:rPr>
            <w:noProof/>
            <w:webHidden/>
          </w:rPr>
          <w:tab/>
        </w:r>
        <w:r w:rsidR="00D35D5C">
          <w:rPr>
            <w:noProof/>
            <w:webHidden/>
          </w:rPr>
          <w:fldChar w:fldCharType="begin"/>
        </w:r>
        <w:r w:rsidR="00D35D5C">
          <w:rPr>
            <w:noProof/>
            <w:webHidden/>
          </w:rPr>
          <w:instrText xml:space="preserve"> PAGEREF _Toc403739964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65" w:history="1">
        <w:r w:rsidR="00D35D5C" w:rsidRPr="0072146E">
          <w:rPr>
            <w:rStyle w:val="Hyperlink"/>
            <w:noProof/>
          </w:rPr>
          <w:t>8.4.2.1.1.</w:t>
        </w:r>
        <w:r w:rsidR="00D35D5C">
          <w:rPr>
            <w:rFonts w:asciiTheme="minorHAnsi" w:eastAsiaTheme="minorEastAsia" w:hAnsiTheme="minorHAnsi" w:cstheme="minorBidi"/>
            <w:noProof/>
            <w:szCs w:val="22"/>
          </w:rPr>
          <w:tab/>
        </w:r>
        <w:r w:rsidR="00D35D5C" w:rsidRPr="0072146E">
          <w:rPr>
            <w:rStyle w:val="Hyperlink"/>
            <w:noProof/>
          </w:rPr>
          <w:t>Purpose and Scope of Service</w:t>
        </w:r>
        <w:r w:rsidR="00D35D5C">
          <w:rPr>
            <w:noProof/>
            <w:webHidden/>
          </w:rPr>
          <w:tab/>
        </w:r>
        <w:r w:rsidR="00D35D5C">
          <w:rPr>
            <w:noProof/>
            <w:webHidden/>
          </w:rPr>
          <w:fldChar w:fldCharType="begin"/>
        </w:r>
        <w:r w:rsidR="00D35D5C">
          <w:rPr>
            <w:noProof/>
            <w:webHidden/>
          </w:rPr>
          <w:instrText xml:space="preserve"> PAGEREF _Toc403739965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66" w:history="1">
        <w:r w:rsidR="00D35D5C" w:rsidRPr="0072146E">
          <w:rPr>
            <w:rStyle w:val="Hyperlink"/>
            <w:noProof/>
          </w:rPr>
          <w:t>8.4.2.1.2.</w:t>
        </w:r>
        <w:r w:rsidR="00D35D5C">
          <w:rPr>
            <w:rFonts w:asciiTheme="minorHAnsi" w:eastAsiaTheme="minorEastAsia" w:hAnsiTheme="minorHAnsi" w:cstheme="minorBidi"/>
            <w:noProof/>
            <w:szCs w:val="22"/>
          </w:rPr>
          <w:tab/>
        </w:r>
        <w:r w:rsidR="00D35D5C" w:rsidRPr="0072146E">
          <w:rPr>
            <w:rStyle w:val="Hyperlink"/>
            <w:noProof/>
          </w:rPr>
          <w:t>Links to Other Documents</w:t>
        </w:r>
        <w:r w:rsidR="00D35D5C">
          <w:rPr>
            <w:noProof/>
            <w:webHidden/>
          </w:rPr>
          <w:tab/>
        </w:r>
        <w:r w:rsidR="00D35D5C">
          <w:rPr>
            <w:noProof/>
            <w:webHidden/>
          </w:rPr>
          <w:fldChar w:fldCharType="begin"/>
        </w:r>
        <w:r w:rsidR="00D35D5C">
          <w:rPr>
            <w:noProof/>
            <w:webHidden/>
          </w:rPr>
          <w:instrText xml:space="preserve"> PAGEREF _Toc403739966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67" w:history="1">
        <w:r w:rsidR="00D35D5C" w:rsidRPr="0072146E">
          <w:rPr>
            <w:rStyle w:val="Hyperlink"/>
            <w:noProof/>
          </w:rPr>
          <w:t>8.4.2.2.</w:t>
        </w:r>
        <w:r w:rsidR="00D35D5C">
          <w:rPr>
            <w:rFonts w:asciiTheme="minorHAnsi" w:eastAsiaTheme="minorEastAsia" w:hAnsiTheme="minorHAnsi" w:cstheme="minorBidi"/>
            <w:noProof/>
            <w:szCs w:val="22"/>
          </w:rPr>
          <w:tab/>
        </w:r>
        <w:r w:rsidR="00D35D5C" w:rsidRPr="0072146E">
          <w:rPr>
            <w:rStyle w:val="Hyperlink"/>
            <w:noProof/>
          </w:rPr>
          <w:t>Service Details</w:t>
        </w:r>
        <w:r w:rsidR="00D35D5C">
          <w:rPr>
            <w:noProof/>
            <w:webHidden/>
          </w:rPr>
          <w:tab/>
        </w:r>
        <w:r w:rsidR="00D35D5C">
          <w:rPr>
            <w:noProof/>
            <w:webHidden/>
          </w:rPr>
          <w:fldChar w:fldCharType="begin"/>
        </w:r>
        <w:r w:rsidR="00D35D5C">
          <w:rPr>
            <w:noProof/>
            <w:webHidden/>
          </w:rPr>
          <w:instrText xml:space="preserve"> PAGEREF _Toc403739967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68" w:history="1">
        <w:r w:rsidR="00D35D5C" w:rsidRPr="0072146E">
          <w:rPr>
            <w:rStyle w:val="Hyperlink"/>
            <w:noProof/>
          </w:rPr>
          <w:t>8.4.2.2.1.</w:t>
        </w:r>
        <w:r w:rsidR="00D35D5C">
          <w:rPr>
            <w:rFonts w:asciiTheme="minorHAnsi" w:eastAsiaTheme="minorEastAsia" w:hAnsiTheme="minorHAnsi" w:cstheme="minorBidi"/>
            <w:noProof/>
            <w:szCs w:val="22"/>
          </w:rPr>
          <w:tab/>
        </w:r>
        <w:r w:rsidR="00D35D5C" w:rsidRPr="0072146E">
          <w:rPr>
            <w:rStyle w:val="Hyperlink"/>
            <w:noProof/>
          </w:rPr>
          <w:t>Service Identification</w:t>
        </w:r>
        <w:r w:rsidR="00D35D5C">
          <w:rPr>
            <w:noProof/>
            <w:webHidden/>
          </w:rPr>
          <w:tab/>
        </w:r>
        <w:r w:rsidR="00D35D5C">
          <w:rPr>
            <w:noProof/>
            <w:webHidden/>
          </w:rPr>
          <w:fldChar w:fldCharType="begin"/>
        </w:r>
        <w:r w:rsidR="00D35D5C">
          <w:rPr>
            <w:noProof/>
            <w:webHidden/>
          </w:rPr>
          <w:instrText xml:space="preserve"> PAGEREF _Toc403739968 \h </w:instrText>
        </w:r>
        <w:r w:rsidR="00D35D5C">
          <w:rPr>
            <w:noProof/>
            <w:webHidden/>
          </w:rPr>
        </w:r>
        <w:r w:rsidR="00D35D5C">
          <w:rPr>
            <w:noProof/>
            <w:webHidden/>
          </w:rPr>
          <w:fldChar w:fldCharType="separate"/>
        </w:r>
        <w:r w:rsidR="00D35D5C">
          <w:rPr>
            <w:noProof/>
            <w:webHidden/>
          </w:rPr>
          <w:t>39</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69" w:history="1">
        <w:r w:rsidR="00D35D5C" w:rsidRPr="0072146E">
          <w:rPr>
            <w:rStyle w:val="Hyperlink"/>
            <w:noProof/>
          </w:rPr>
          <w:t>8.4.2.2.2.</w:t>
        </w:r>
        <w:r w:rsidR="00D35D5C">
          <w:rPr>
            <w:rFonts w:asciiTheme="minorHAnsi" w:eastAsiaTheme="minorEastAsia" w:hAnsiTheme="minorHAnsi" w:cstheme="minorBidi"/>
            <w:noProof/>
            <w:szCs w:val="22"/>
          </w:rPr>
          <w:tab/>
        </w:r>
        <w:r w:rsidR="00D35D5C" w:rsidRPr="0072146E">
          <w:rPr>
            <w:rStyle w:val="Hyperlink"/>
            <w:noProof/>
          </w:rPr>
          <w:t>Service Versions</w:t>
        </w:r>
        <w:r w:rsidR="00D35D5C">
          <w:rPr>
            <w:noProof/>
            <w:webHidden/>
          </w:rPr>
          <w:tab/>
        </w:r>
        <w:r w:rsidR="00D35D5C">
          <w:rPr>
            <w:noProof/>
            <w:webHidden/>
          </w:rPr>
          <w:fldChar w:fldCharType="begin"/>
        </w:r>
        <w:r w:rsidR="00D35D5C">
          <w:rPr>
            <w:noProof/>
            <w:webHidden/>
          </w:rPr>
          <w:instrText xml:space="preserve"> PAGEREF _Toc403739969 \h </w:instrText>
        </w:r>
        <w:r w:rsidR="00D35D5C">
          <w:rPr>
            <w:noProof/>
            <w:webHidden/>
          </w:rPr>
        </w:r>
        <w:r w:rsidR="00D35D5C">
          <w:rPr>
            <w:noProof/>
            <w:webHidden/>
          </w:rPr>
          <w:fldChar w:fldCharType="separate"/>
        </w:r>
        <w:r w:rsidR="00D35D5C">
          <w:rPr>
            <w:noProof/>
            <w:webHidden/>
          </w:rPr>
          <w:t>40</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70" w:history="1">
        <w:r w:rsidR="00D35D5C" w:rsidRPr="0072146E">
          <w:rPr>
            <w:rStyle w:val="Hyperlink"/>
            <w:noProof/>
          </w:rPr>
          <w:t>8.4.2.2.3.</w:t>
        </w:r>
        <w:r w:rsidR="00D35D5C">
          <w:rPr>
            <w:rFonts w:asciiTheme="minorHAnsi" w:eastAsiaTheme="minorEastAsia" w:hAnsiTheme="minorHAnsi" w:cstheme="minorBidi"/>
            <w:noProof/>
            <w:szCs w:val="22"/>
          </w:rPr>
          <w:tab/>
        </w:r>
        <w:r w:rsidR="00D35D5C" w:rsidRPr="0072146E">
          <w:rPr>
            <w:rStyle w:val="Hyperlink"/>
            <w:noProof/>
          </w:rPr>
          <w:t>Summary of Design and Platform Details</w:t>
        </w:r>
        <w:r w:rsidR="00D35D5C">
          <w:rPr>
            <w:noProof/>
            <w:webHidden/>
          </w:rPr>
          <w:tab/>
        </w:r>
        <w:r w:rsidR="00D35D5C">
          <w:rPr>
            <w:noProof/>
            <w:webHidden/>
          </w:rPr>
          <w:fldChar w:fldCharType="begin"/>
        </w:r>
        <w:r w:rsidR="00D35D5C">
          <w:rPr>
            <w:noProof/>
            <w:webHidden/>
          </w:rPr>
          <w:instrText xml:space="preserve"> PAGEREF _Toc403739970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71" w:history="1">
        <w:r w:rsidR="00D35D5C" w:rsidRPr="0072146E">
          <w:rPr>
            <w:rStyle w:val="Hyperlink"/>
            <w:noProof/>
          </w:rPr>
          <w:t>8.4.2.2.3.1.</w:t>
        </w:r>
        <w:r w:rsidR="00D35D5C">
          <w:rPr>
            <w:rFonts w:asciiTheme="minorHAnsi" w:eastAsiaTheme="minorEastAsia" w:hAnsiTheme="minorHAnsi" w:cstheme="minorBidi"/>
            <w:noProof/>
            <w:szCs w:val="22"/>
          </w:rPr>
          <w:tab/>
        </w:r>
        <w:r w:rsidR="00D35D5C" w:rsidRPr="0072146E">
          <w:rPr>
            <w:rStyle w:val="Hyperlink"/>
            <w:noProof/>
          </w:rPr>
          <w:t>SOA Pattern(s) Implemented</w:t>
        </w:r>
        <w:r w:rsidR="00D35D5C">
          <w:rPr>
            <w:noProof/>
            <w:webHidden/>
          </w:rPr>
          <w:tab/>
        </w:r>
        <w:r w:rsidR="00D35D5C">
          <w:rPr>
            <w:noProof/>
            <w:webHidden/>
          </w:rPr>
          <w:fldChar w:fldCharType="begin"/>
        </w:r>
        <w:r w:rsidR="00D35D5C">
          <w:rPr>
            <w:noProof/>
            <w:webHidden/>
          </w:rPr>
          <w:instrText xml:space="preserve"> PAGEREF _Toc403739971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72" w:history="1">
        <w:r w:rsidR="00D35D5C" w:rsidRPr="0072146E">
          <w:rPr>
            <w:rStyle w:val="Hyperlink"/>
            <w:noProof/>
          </w:rPr>
          <w:t>8.4.2.2.3.2.</w:t>
        </w:r>
        <w:r w:rsidR="00D35D5C">
          <w:rPr>
            <w:rFonts w:asciiTheme="minorHAnsi" w:eastAsiaTheme="minorEastAsia" w:hAnsiTheme="minorHAnsi" w:cstheme="minorBidi"/>
            <w:noProof/>
            <w:szCs w:val="22"/>
          </w:rPr>
          <w:tab/>
        </w:r>
        <w:r w:rsidR="00D35D5C" w:rsidRPr="0072146E">
          <w:rPr>
            <w:rStyle w:val="Hyperlink"/>
            <w:noProof/>
          </w:rPr>
          <w:t>COTS Platform vendor names and versions for hosting platform</w:t>
        </w:r>
        <w:r w:rsidR="00D35D5C">
          <w:rPr>
            <w:noProof/>
            <w:webHidden/>
          </w:rPr>
          <w:tab/>
        </w:r>
        <w:r w:rsidR="00D35D5C">
          <w:rPr>
            <w:noProof/>
            <w:webHidden/>
          </w:rPr>
          <w:fldChar w:fldCharType="begin"/>
        </w:r>
        <w:r w:rsidR="00D35D5C">
          <w:rPr>
            <w:noProof/>
            <w:webHidden/>
          </w:rPr>
          <w:instrText xml:space="preserve"> PAGEREF _Toc403739972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73" w:history="1">
        <w:r w:rsidR="00D35D5C" w:rsidRPr="0072146E">
          <w:rPr>
            <w:rStyle w:val="Hyperlink"/>
            <w:noProof/>
          </w:rPr>
          <w:t>8.4.2.3.</w:t>
        </w:r>
        <w:r w:rsidR="00D35D5C">
          <w:rPr>
            <w:rFonts w:asciiTheme="minorHAnsi" w:eastAsiaTheme="minorEastAsia" w:hAnsiTheme="minorHAnsi" w:cstheme="minorBidi"/>
            <w:noProof/>
            <w:szCs w:val="22"/>
          </w:rPr>
          <w:tab/>
        </w:r>
        <w:r w:rsidR="00D35D5C" w:rsidRPr="0072146E">
          <w:rPr>
            <w:rStyle w:val="Hyperlink"/>
            <w:noProof/>
          </w:rPr>
          <w:t>Dependencies</w:t>
        </w:r>
        <w:r w:rsidR="00D35D5C">
          <w:rPr>
            <w:noProof/>
            <w:webHidden/>
          </w:rPr>
          <w:tab/>
        </w:r>
        <w:r w:rsidR="00D35D5C">
          <w:rPr>
            <w:noProof/>
            <w:webHidden/>
          </w:rPr>
          <w:fldChar w:fldCharType="begin"/>
        </w:r>
        <w:r w:rsidR="00D35D5C">
          <w:rPr>
            <w:noProof/>
            <w:webHidden/>
          </w:rPr>
          <w:instrText xml:space="preserve"> PAGEREF _Toc403739973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74" w:history="1">
        <w:r w:rsidR="00D35D5C" w:rsidRPr="0072146E">
          <w:rPr>
            <w:rStyle w:val="Hyperlink"/>
            <w:noProof/>
          </w:rPr>
          <w:t>8.4.2.4.</w:t>
        </w:r>
        <w:r w:rsidR="00D35D5C">
          <w:rPr>
            <w:rFonts w:asciiTheme="minorHAnsi" w:eastAsiaTheme="minorEastAsia" w:hAnsiTheme="minorHAnsi" w:cstheme="minorBidi"/>
            <w:noProof/>
            <w:szCs w:val="22"/>
          </w:rPr>
          <w:tab/>
        </w:r>
        <w:r w:rsidR="00D35D5C" w:rsidRPr="0072146E">
          <w:rPr>
            <w:rStyle w:val="Hyperlink"/>
            <w:noProof/>
          </w:rPr>
          <w:t>Service Design Details</w:t>
        </w:r>
        <w:r w:rsidR="00D35D5C">
          <w:rPr>
            <w:noProof/>
            <w:webHidden/>
          </w:rPr>
          <w:tab/>
        </w:r>
        <w:r w:rsidR="00D35D5C">
          <w:rPr>
            <w:noProof/>
            <w:webHidden/>
          </w:rPr>
          <w:fldChar w:fldCharType="begin"/>
        </w:r>
        <w:r w:rsidR="00D35D5C">
          <w:rPr>
            <w:noProof/>
            <w:webHidden/>
          </w:rPr>
          <w:instrText xml:space="preserve"> PAGEREF _Toc403739974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75" w:history="1">
        <w:r w:rsidR="00D35D5C" w:rsidRPr="0072146E">
          <w:rPr>
            <w:rStyle w:val="Hyperlink"/>
            <w:noProof/>
          </w:rPr>
          <w:t>8.4.2.4.1.</w:t>
        </w:r>
        <w:r w:rsidR="00D35D5C">
          <w:rPr>
            <w:rFonts w:asciiTheme="minorHAnsi" w:eastAsiaTheme="minorEastAsia" w:hAnsiTheme="minorHAnsi" w:cstheme="minorBidi"/>
            <w:noProof/>
            <w:szCs w:val="22"/>
          </w:rPr>
          <w:tab/>
        </w:r>
        <w:r w:rsidR="00D35D5C" w:rsidRPr="0072146E">
          <w:rPr>
            <w:rStyle w:val="Hyperlink"/>
            <w:noProof/>
          </w:rPr>
          <w:t>Interface Technical Specs</w:t>
        </w:r>
        <w:r w:rsidR="00D35D5C">
          <w:rPr>
            <w:noProof/>
            <w:webHidden/>
          </w:rPr>
          <w:tab/>
        </w:r>
        <w:r w:rsidR="00D35D5C">
          <w:rPr>
            <w:noProof/>
            <w:webHidden/>
          </w:rPr>
          <w:fldChar w:fldCharType="begin"/>
        </w:r>
        <w:r w:rsidR="00D35D5C">
          <w:rPr>
            <w:noProof/>
            <w:webHidden/>
          </w:rPr>
          <w:instrText xml:space="preserve"> PAGEREF _Toc403739975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76" w:history="1">
        <w:r w:rsidR="00D35D5C" w:rsidRPr="0072146E">
          <w:rPr>
            <w:rStyle w:val="Hyperlink"/>
            <w:noProof/>
          </w:rPr>
          <w:t>8.4.2.4.1.1.</w:t>
        </w:r>
        <w:r w:rsidR="00D35D5C">
          <w:rPr>
            <w:rFonts w:asciiTheme="minorHAnsi" w:eastAsiaTheme="minorEastAsia" w:hAnsiTheme="minorHAnsi" w:cstheme="minorBidi"/>
            <w:noProof/>
            <w:szCs w:val="22"/>
          </w:rPr>
          <w:tab/>
        </w:r>
        <w:r w:rsidR="00D35D5C" w:rsidRPr="0072146E">
          <w:rPr>
            <w:rStyle w:val="Hyperlink"/>
            <w:noProof/>
          </w:rPr>
          <w:t>Service Invocation Type</w:t>
        </w:r>
        <w:r w:rsidR="00D35D5C">
          <w:rPr>
            <w:noProof/>
            <w:webHidden/>
          </w:rPr>
          <w:tab/>
        </w:r>
        <w:r w:rsidR="00D35D5C">
          <w:rPr>
            <w:noProof/>
            <w:webHidden/>
          </w:rPr>
          <w:fldChar w:fldCharType="begin"/>
        </w:r>
        <w:r w:rsidR="00D35D5C">
          <w:rPr>
            <w:noProof/>
            <w:webHidden/>
          </w:rPr>
          <w:instrText xml:space="preserve"> PAGEREF _Toc403739976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77" w:history="1">
        <w:r w:rsidR="00D35D5C" w:rsidRPr="0072146E">
          <w:rPr>
            <w:rStyle w:val="Hyperlink"/>
            <w:noProof/>
          </w:rPr>
          <w:t>8.4.2.4.1.2.</w:t>
        </w:r>
        <w:r w:rsidR="00D35D5C">
          <w:rPr>
            <w:rFonts w:asciiTheme="minorHAnsi" w:eastAsiaTheme="minorEastAsia" w:hAnsiTheme="minorHAnsi" w:cstheme="minorBidi"/>
            <w:noProof/>
            <w:szCs w:val="22"/>
          </w:rPr>
          <w:tab/>
        </w:r>
        <w:r w:rsidR="00D35D5C" w:rsidRPr="0072146E">
          <w:rPr>
            <w:rStyle w:val="Hyperlink"/>
            <w:noProof/>
          </w:rPr>
          <w:t>Service Interface Type</w:t>
        </w:r>
        <w:r w:rsidR="00D35D5C">
          <w:rPr>
            <w:noProof/>
            <w:webHidden/>
          </w:rPr>
          <w:tab/>
        </w:r>
        <w:r w:rsidR="00D35D5C">
          <w:rPr>
            <w:noProof/>
            <w:webHidden/>
          </w:rPr>
          <w:fldChar w:fldCharType="begin"/>
        </w:r>
        <w:r w:rsidR="00D35D5C">
          <w:rPr>
            <w:noProof/>
            <w:webHidden/>
          </w:rPr>
          <w:instrText xml:space="preserve"> PAGEREF _Toc403739977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78" w:history="1">
        <w:r w:rsidR="00D35D5C" w:rsidRPr="0072146E">
          <w:rPr>
            <w:rStyle w:val="Hyperlink"/>
            <w:noProof/>
          </w:rPr>
          <w:t>8.4.2.4.1.3.</w:t>
        </w:r>
        <w:r w:rsidR="00D35D5C">
          <w:rPr>
            <w:rFonts w:asciiTheme="minorHAnsi" w:eastAsiaTheme="minorEastAsia" w:hAnsiTheme="minorHAnsi" w:cstheme="minorBidi"/>
            <w:noProof/>
            <w:szCs w:val="22"/>
          </w:rPr>
          <w:tab/>
        </w:r>
        <w:r w:rsidR="00D35D5C" w:rsidRPr="0072146E">
          <w:rPr>
            <w:rStyle w:val="Hyperlink"/>
            <w:noProof/>
          </w:rPr>
          <w:t>Service Name</w:t>
        </w:r>
        <w:r w:rsidR="00D35D5C">
          <w:rPr>
            <w:noProof/>
            <w:webHidden/>
          </w:rPr>
          <w:tab/>
        </w:r>
        <w:r w:rsidR="00D35D5C">
          <w:rPr>
            <w:noProof/>
            <w:webHidden/>
          </w:rPr>
          <w:fldChar w:fldCharType="begin"/>
        </w:r>
        <w:r w:rsidR="00D35D5C">
          <w:rPr>
            <w:noProof/>
            <w:webHidden/>
          </w:rPr>
          <w:instrText xml:space="preserve"> PAGEREF _Toc403739978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79" w:history="1">
        <w:r w:rsidR="00D35D5C" w:rsidRPr="0072146E">
          <w:rPr>
            <w:rStyle w:val="Hyperlink"/>
            <w:noProof/>
          </w:rPr>
          <w:t>8.4.2.4.1.4.</w:t>
        </w:r>
        <w:r w:rsidR="00D35D5C">
          <w:rPr>
            <w:rFonts w:asciiTheme="minorHAnsi" w:eastAsiaTheme="minorEastAsia" w:hAnsiTheme="minorHAnsi" w:cstheme="minorBidi"/>
            <w:noProof/>
            <w:szCs w:val="22"/>
          </w:rPr>
          <w:tab/>
        </w:r>
        <w:r w:rsidR="00D35D5C" w:rsidRPr="0072146E">
          <w:rPr>
            <w:rStyle w:val="Hyperlink"/>
            <w:noProof/>
          </w:rPr>
          <w:t>Interface</w:t>
        </w:r>
        <w:r w:rsidR="00D35D5C">
          <w:rPr>
            <w:noProof/>
            <w:webHidden/>
          </w:rPr>
          <w:tab/>
        </w:r>
        <w:r w:rsidR="00D35D5C">
          <w:rPr>
            <w:noProof/>
            <w:webHidden/>
          </w:rPr>
          <w:fldChar w:fldCharType="begin"/>
        </w:r>
        <w:r w:rsidR="00D35D5C">
          <w:rPr>
            <w:noProof/>
            <w:webHidden/>
          </w:rPr>
          <w:instrText xml:space="preserve"> PAGEREF _Toc403739979 \h </w:instrText>
        </w:r>
        <w:r w:rsidR="00D35D5C">
          <w:rPr>
            <w:noProof/>
            <w:webHidden/>
          </w:rPr>
        </w:r>
        <w:r w:rsidR="00D35D5C">
          <w:rPr>
            <w:noProof/>
            <w:webHidden/>
          </w:rPr>
          <w:fldChar w:fldCharType="separate"/>
        </w:r>
        <w:r w:rsidR="00D35D5C">
          <w:rPr>
            <w:noProof/>
            <w:webHidden/>
          </w:rPr>
          <w:t>41</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80" w:history="1">
        <w:r w:rsidR="00D35D5C" w:rsidRPr="0072146E">
          <w:rPr>
            <w:rStyle w:val="Hyperlink"/>
            <w:noProof/>
          </w:rPr>
          <w:t>8.4.2.4.1.5.</w:t>
        </w:r>
        <w:r w:rsidR="00D35D5C">
          <w:rPr>
            <w:rFonts w:asciiTheme="minorHAnsi" w:eastAsiaTheme="minorEastAsia" w:hAnsiTheme="minorHAnsi" w:cstheme="minorBidi"/>
            <w:noProof/>
            <w:szCs w:val="22"/>
          </w:rPr>
          <w:tab/>
        </w:r>
        <w:r w:rsidR="00D35D5C" w:rsidRPr="0072146E">
          <w:rPr>
            <w:rStyle w:val="Hyperlink"/>
            <w:noProof/>
          </w:rPr>
          <w:t>End Points</w:t>
        </w:r>
        <w:r w:rsidR="00D35D5C">
          <w:rPr>
            <w:noProof/>
            <w:webHidden/>
          </w:rPr>
          <w:tab/>
        </w:r>
        <w:r w:rsidR="00D35D5C">
          <w:rPr>
            <w:noProof/>
            <w:webHidden/>
          </w:rPr>
          <w:fldChar w:fldCharType="begin"/>
        </w:r>
        <w:r w:rsidR="00D35D5C">
          <w:rPr>
            <w:noProof/>
            <w:webHidden/>
          </w:rPr>
          <w:instrText xml:space="preserve"> PAGEREF _Toc403739980 \h </w:instrText>
        </w:r>
        <w:r w:rsidR="00D35D5C">
          <w:rPr>
            <w:noProof/>
            <w:webHidden/>
          </w:rPr>
        </w:r>
        <w:r w:rsidR="00D35D5C">
          <w:rPr>
            <w:noProof/>
            <w:webHidden/>
          </w:rPr>
          <w:fldChar w:fldCharType="separate"/>
        </w:r>
        <w:r w:rsidR="00D35D5C">
          <w:rPr>
            <w:noProof/>
            <w:webHidden/>
          </w:rPr>
          <w:t>42</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81" w:history="1">
        <w:r w:rsidR="00D35D5C" w:rsidRPr="0072146E">
          <w:rPr>
            <w:rStyle w:val="Hyperlink"/>
            <w:noProof/>
          </w:rPr>
          <w:t>8.4.2.4.1.6.</w:t>
        </w:r>
        <w:r w:rsidR="00D35D5C">
          <w:rPr>
            <w:rFonts w:asciiTheme="minorHAnsi" w:eastAsiaTheme="minorEastAsia" w:hAnsiTheme="minorHAnsi" w:cstheme="minorBidi"/>
            <w:noProof/>
            <w:szCs w:val="22"/>
          </w:rPr>
          <w:tab/>
        </w:r>
        <w:r w:rsidR="00D35D5C" w:rsidRPr="0072146E">
          <w:rPr>
            <w:rStyle w:val="Hyperlink"/>
            <w:noProof/>
          </w:rPr>
          <w:t>Operations or Methods</w:t>
        </w:r>
        <w:r w:rsidR="00D35D5C">
          <w:rPr>
            <w:noProof/>
            <w:webHidden/>
          </w:rPr>
          <w:tab/>
        </w:r>
        <w:r w:rsidR="00D35D5C">
          <w:rPr>
            <w:noProof/>
            <w:webHidden/>
          </w:rPr>
          <w:fldChar w:fldCharType="begin"/>
        </w:r>
        <w:r w:rsidR="00D35D5C">
          <w:rPr>
            <w:noProof/>
            <w:webHidden/>
          </w:rPr>
          <w:instrText xml:space="preserve"> PAGEREF _Toc403739981 \h </w:instrText>
        </w:r>
        <w:r w:rsidR="00D35D5C">
          <w:rPr>
            <w:noProof/>
            <w:webHidden/>
          </w:rPr>
        </w:r>
        <w:r w:rsidR="00D35D5C">
          <w:rPr>
            <w:noProof/>
            <w:webHidden/>
          </w:rPr>
          <w:fldChar w:fldCharType="separate"/>
        </w:r>
        <w:r w:rsidR="00D35D5C">
          <w:rPr>
            <w:noProof/>
            <w:webHidden/>
          </w:rPr>
          <w:t>42</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82" w:history="1">
        <w:r w:rsidR="00D35D5C" w:rsidRPr="0072146E">
          <w:rPr>
            <w:rStyle w:val="Hyperlink"/>
            <w:noProof/>
          </w:rPr>
          <w:t>8.4.2.4.1.7.</w:t>
        </w:r>
        <w:r w:rsidR="00D35D5C">
          <w:rPr>
            <w:rFonts w:asciiTheme="minorHAnsi" w:eastAsiaTheme="minorEastAsia" w:hAnsiTheme="minorHAnsi" w:cstheme="minorBidi"/>
            <w:noProof/>
            <w:szCs w:val="22"/>
          </w:rPr>
          <w:tab/>
        </w:r>
        <w:r w:rsidR="00D35D5C" w:rsidRPr="0072146E">
          <w:rPr>
            <w:rStyle w:val="Hyperlink"/>
            <w:noProof/>
          </w:rPr>
          <w:t>Message Schemas</w:t>
        </w:r>
        <w:r w:rsidR="00D35D5C">
          <w:rPr>
            <w:noProof/>
            <w:webHidden/>
          </w:rPr>
          <w:tab/>
        </w:r>
        <w:r w:rsidR="00D35D5C">
          <w:rPr>
            <w:noProof/>
            <w:webHidden/>
          </w:rPr>
          <w:fldChar w:fldCharType="begin"/>
        </w:r>
        <w:r w:rsidR="00D35D5C">
          <w:rPr>
            <w:noProof/>
            <w:webHidden/>
          </w:rPr>
          <w:instrText xml:space="preserve"> PAGEREF _Toc403739982 \h </w:instrText>
        </w:r>
        <w:r w:rsidR="00D35D5C">
          <w:rPr>
            <w:noProof/>
            <w:webHidden/>
          </w:rPr>
        </w:r>
        <w:r w:rsidR="00D35D5C">
          <w:rPr>
            <w:noProof/>
            <w:webHidden/>
          </w:rPr>
          <w:fldChar w:fldCharType="separate"/>
        </w:r>
        <w:r w:rsidR="00D35D5C">
          <w:rPr>
            <w:noProof/>
            <w:webHidden/>
          </w:rPr>
          <w:t>42</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83" w:history="1">
        <w:r w:rsidR="00D35D5C" w:rsidRPr="0072146E">
          <w:rPr>
            <w:rStyle w:val="Hyperlink"/>
            <w:noProof/>
          </w:rPr>
          <w:t>8.4.2.4.2.</w:t>
        </w:r>
        <w:r w:rsidR="00D35D5C">
          <w:rPr>
            <w:rFonts w:asciiTheme="minorHAnsi" w:eastAsiaTheme="minorEastAsia" w:hAnsiTheme="minorHAnsi" w:cstheme="minorBidi"/>
            <w:noProof/>
            <w:szCs w:val="22"/>
          </w:rPr>
          <w:tab/>
        </w:r>
        <w:r w:rsidR="00D35D5C" w:rsidRPr="0072146E">
          <w:rPr>
            <w:rStyle w:val="Hyperlink"/>
            <w:noProof/>
          </w:rPr>
          <w:t>Information Model</w:t>
        </w:r>
        <w:r w:rsidR="00D35D5C">
          <w:rPr>
            <w:noProof/>
            <w:webHidden/>
          </w:rPr>
          <w:tab/>
        </w:r>
        <w:r w:rsidR="00D35D5C">
          <w:rPr>
            <w:noProof/>
            <w:webHidden/>
          </w:rPr>
          <w:fldChar w:fldCharType="begin"/>
        </w:r>
        <w:r w:rsidR="00D35D5C">
          <w:rPr>
            <w:noProof/>
            <w:webHidden/>
          </w:rPr>
          <w:instrText xml:space="preserve"> PAGEREF _Toc403739983 \h </w:instrText>
        </w:r>
        <w:r w:rsidR="00D35D5C">
          <w:rPr>
            <w:noProof/>
            <w:webHidden/>
          </w:rPr>
        </w:r>
        <w:r w:rsidR="00D35D5C">
          <w:rPr>
            <w:noProof/>
            <w:webHidden/>
          </w:rPr>
          <w:fldChar w:fldCharType="separate"/>
        </w:r>
        <w:r w:rsidR="00D35D5C">
          <w:rPr>
            <w:noProof/>
            <w:webHidden/>
          </w:rPr>
          <w:t>42</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84" w:history="1">
        <w:r w:rsidR="00D35D5C" w:rsidRPr="0072146E">
          <w:rPr>
            <w:rStyle w:val="Hyperlink"/>
            <w:noProof/>
          </w:rPr>
          <w:t>8.4.2.4.2.1.</w:t>
        </w:r>
        <w:r w:rsidR="00D35D5C">
          <w:rPr>
            <w:rFonts w:asciiTheme="minorHAnsi" w:eastAsiaTheme="minorEastAsia" w:hAnsiTheme="minorHAnsi" w:cstheme="minorBidi"/>
            <w:noProof/>
            <w:szCs w:val="22"/>
          </w:rPr>
          <w:tab/>
        </w:r>
        <w:r w:rsidR="00D35D5C" w:rsidRPr="0072146E">
          <w:rPr>
            <w:rStyle w:val="Hyperlink"/>
            <w:noProof/>
          </w:rPr>
          <w:t>Class Diagram and Description of Entities Involved</w:t>
        </w:r>
        <w:r w:rsidR="00D35D5C">
          <w:rPr>
            <w:noProof/>
            <w:webHidden/>
          </w:rPr>
          <w:tab/>
        </w:r>
        <w:r w:rsidR="00D35D5C">
          <w:rPr>
            <w:noProof/>
            <w:webHidden/>
          </w:rPr>
          <w:fldChar w:fldCharType="begin"/>
        </w:r>
        <w:r w:rsidR="00D35D5C">
          <w:rPr>
            <w:noProof/>
            <w:webHidden/>
          </w:rPr>
          <w:instrText xml:space="preserve"> PAGEREF _Toc403739984 \h </w:instrText>
        </w:r>
        <w:r w:rsidR="00D35D5C">
          <w:rPr>
            <w:noProof/>
            <w:webHidden/>
          </w:rPr>
        </w:r>
        <w:r w:rsidR="00D35D5C">
          <w:rPr>
            <w:noProof/>
            <w:webHidden/>
          </w:rPr>
          <w:fldChar w:fldCharType="separate"/>
        </w:r>
        <w:r w:rsidR="00D35D5C">
          <w:rPr>
            <w:noProof/>
            <w:webHidden/>
          </w:rPr>
          <w:t>42</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85" w:history="1">
        <w:r w:rsidR="00D35D5C" w:rsidRPr="0072146E">
          <w:rPr>
            <w:rStyle w:val="Hyperlink"/>
            <w:noProof/>
          </w:rPr>
          <w:t>8.4.2.4.2.2.</w:t>
        </w:r>
        <w:r w:rsidR="00D35D5C">
          <w:rPr>
            <w:rFonts w:asciiTheme="minorHAnsi" w:eastAsiaTheme="minorEastAsia" w:hAnsiTheme="minorHAnsi" w:cstheme="minorBidi"/>
            <w:noProof/>
            <w:szCs w:val="22"/>
          </w:rPr>
          <w:tab/>
        </w:r>
        <w:r w:rsidR="00D35D5C" w:rsidRPr="0072146E">
          <w:rPr>
            <w:rStyle w:val="Hyperlink"/>
            <w:noProof/>
          </w:rPr>
          <w:t>Mappings from ELDM to Standards Based Schemas</w:t>
        </w:r>
        <w:r w:rsidR="00D35D5C">
          <w:rPr>
            <w:noProof/>
            <w:webHidden/>
          </w:rPr>
          <w:tab/>
        </w:r>
        <w:r w:rsidR="00D35D5C">
          <w:rPr>
            <w:noProof/>
            <w:webHidden/>
          </w:rPr>
          <w:fldChar w:fldCharType="begin"/>
        </w:r>
        <w:r w:rsidR="00D35D5C">
          <w:rPr>
            <w:noProof/>
            <w:webHidden/>
          </w:rPr>
          <w:instrText xml:space="preserve"> PAGEREF _Toc403739985 \h </w:instrText>
        </w:r>
        <w:r w:rsidR="00D35D5C">
          <w:rPr>
            <w:noProof/>
            <w:webHidden/>
          </w:rPr>
        </w:r>
        <w:r w:rsidR="00D35D5C">
          <w:rPr>
            <w:noProof/>
            <w:webHidden/>
          </w:rPr>
          <w:fldChar w:fldCharType="separate"/>
        </w:r>
        <w:r w:rsidR="00D35D5C">
          <w:rPr>
            <w:noProof/>
            <w:webHidden/>
          </w:rPr>
          <w:t>43</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86" w:history="1">
        <w:r w:rsidR="00D35D5C" w:rsidRPr="0072146E">
          <w:rPr>
            <w:rStyle w:val="Hyperlink"/>
            <w:noProof/>
          </w:rPr>
          <w:t>8.4.2.4.3.</w:t>
        </w:r>
        <w:r w:rsidR="00D35D5C">
          <w:rPr>
            <w:rFonts w:asciiTheme="minorHAnsi" w:eastAsiaTheme="minorEastAsia" w:hAnsiTheme="minorHAnsi" w:cstheme="minorBidi"/>
            <w:noProof/>
            <w:szCs w:val="22"/>
          </w:rPr>
          <w:tab/>
        </w:r>
        <w:r w:rsidR="00D35D5C" w:rsidRPr="0072146E">
          <w:rPr>
            <w:rStyle w:val="Hyperlink"/>
            <w:noProof/>
          </w:rPr>
          <w:t>Behavior Model (AKA Use Case Realization)</w:t>
        </w:r>
        <w:r w:rsidR="00D35D5C">
          <w:rPr>
            <w:noProof/>
            <w:webHidden/>
          </w:rPr>
          <w:tab/>
        </w:r>
        <w:r w:rsidR="00D35D5C">
          <w:rPr>
            <w:noProof/>
            <w:webHidden/>
          </w:rPr>
          <w:fldChar w:fldCharType="begin"/>
        </w:r>
        <w:r w:rsidR="00D35D5C">
          <w:rPr>
            <w:noProof/>
            <w:webHidden/>
          </w:rPr>
          <w:instrText xml:space="preserve"> PAGEREF _Toc403739986 \h </w:instrText>
        </w:r>
        <w:r w:rsidR="00D35D5C">
          <w:rPr>
            <w:noProof/>
            <w:webHidden/>
          </w:rPr>
        </w:r>
        <w:r w:rsidR="00D35D5C">
          <w:rPr>
            <w:noProof/>
            <w:webHidden/>
          </w:rPr>
          <w:fldChar w:fldCharType="separate"/>
        </w:r>
        <w:r w:rsidR="00D35D5C">
          <w:rPr>
            <w:noProof/>
            <w:webHidden/>
          </w:rPr>
          <w:t>43</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87" w:history="1">
        <w:r w:rsidR="00D35D5C" w:rsidRPr="0072146E">
          <w:rPr>
            <w:rStyle w:val="Hyperlink"/>
            <w:noProof/>
          </w:rPr>
          <w:t>8.4.2.4.3.1.</w:t>
        </w:r>
        <w:r w:rsidR="00D35D5C">
          <w:rPr>
            <w:rFonts w:asciiTheme="minorHAnsi" w:eastAsiaTheme="minorEastAsia" w:hAnsiTheme="minorHAnsi" w:cstheme="minorBidi"/>
            <w:noProof/>
            <w:szCs w:val="22"/>
          </w:rPr>
          <w:tab/>
        </w:r>
        <w:r w:rsidR="00D35D5C" w:rsidRPr="0072146E">
          <w:rPr>
            <w:rStyle w:val="Hyperlink"/>
            <w:noProof/>
          </w:rPr>
          <w:t>Use Cases (Use Case Model)</w:t>
        </w:r>
        <w:r w:rsidR="00D35D5C">
          <w:rPr>
            <w:noProof/>
            <w:webHidden/>
          </w:rPr>
          <w:tab/>
        </w:r>
        <w:r w:rsidR="00D35D5C">
          <w:rPr>
            <w:noProof/>
            <w:webHidden/>
          </w:rPr>
          <w:fldChar w:fldCharType="begin"/>
        </w:r>
        <w:r w:rsidR="00D35D5C">
          <w:rPr>
            <w:noProof/>
            <w:webHidden/>
          </w:rPr>
          <w:instrText xml:space="preserve"> PAGEREF _Toc403739987 \h </w:instrText>
        </w:r>
        <w:r w:rsidR="00D35D5C">
          <w:rPr>
            <w:noProof/>
            <w:webHidden/>
          </w:rPr>
        </w:r>
        <w:r w:rsidR="00D35D5C">
          <w:rPr>
            <w:noProof/>
            <w:webHidden/>
          </w:rPr>
          <w:fldChar w:fldCharType="separate"/>
        </w:r>
        <w:r w:rsidR="00D35D5C">
          <w:rPr>
            <w:noProof/>
            <w:webHidden/>
          </w:rPr>
          <w:t>43</w:t>
        </w:r>
        <w:r w:rsidR="00D35D5C">
          <w:rPr>
            <w:noProof/>
            <w:webHidden/>
          </w:rPr>
          <w:fldChar w:fldCharType="end"/>
        </w:r>
      </w:hyperlink>
    </w:p>
    <w:p w:rsidR="00D35D5C" w:rsidRDefault="003542F0">
      <w:pPr>
        <w:pStyle w:val="TOC6"/>
        <w:tabs>
          <w:tab w:val="left" w:pos="2310"/>
          <w:tab w:val="right" w:leader="dot" w:pos="9350"/>
        </w:tabs>
        <w:rPr>
          <w:rFonts w:asciiTheme="minorHAnsi" w:eastAsiaTheme="minorEastAsia" w:hAnsiTheme="minorHAnsi" w:cstheme="minorBidi"/>
          <w:noProof/>
          <w:szCs w:val="22"/>
        </w:rPr>
      </w:pPr>
      <w:hyperlink w:anchor="_Toc403739988" w:history="1">
        <w:r w:rsidR="00D35D5C" w:rsidRPr="0072146E">
          <w:rPr>
            <w:rStyle w:val="Hyperlink"/>
            <w:noProof/>
          </w:rPr>
          <w:t>8.4.2.4.3.2.</w:t>
        </w:r>
        <w:r w:rsidR="00D35D5C">
          <w:rPr>
            <w:rFonts w:asciiTheme="minorHAnsi" w:eastAsiaTheme="minorEastAsia" w:hAnsiTheme="minorHAnsi" w:cstheme="minorBidi"/>
            <w:noProof/>
            <w:szCs w:val="22"/>
          </w:rPr>
          <w:tab/>
        </w:r>
        <w:r w:rsidR="00D35D5C" w:rsidRPr="0072146E">
          <w:rPr>
            <w:rStyle w:val="Hyperlink"/>
            <w:noProof/>
          </w:rPr>
          <w:t>Interaction Diagrams</w:t>
        </w:r>
        <w:r w:rsidR="00D35D5C">
          <w:rPr>
            <w:noProof/>
            <w:webHidden/>
          </w:rPr>
          <w:tab/>
        </w:r>
        <w:r w:rsidR="00D35D5C">
          <w:rPr>
            <w:noProof/>
            <w:webHidden/>
          </w:rPr>
          <w:fldChar w:fldCharType="begin"/>
        </w:r>
        <w:r w:rsidR="00D35D5C">
          <w:rPr>
            <w:noProof/>
            <w:webHidden/>
          </w:rPr>
          <w:instrText xml:space="preserve"> PAGEREF _Toc403739988 \h </w:instrText>
        </w:r>
        <w:r w:rsidR="00D35D5C">
          <w:rPr>
            <w:noProof/>
            <w:webHidden/>
          </w:rPr>
        </w:r>
        <w:r w:rsidR="00D35D5C">
          <w:rPr>
            <w:noProof/>
            <w:webHidden/>
          </w:rPr>
          <w:fldChar w:fldCharType="separate"/>
        </w:r>
        <w:r w:rsidR="00D35D5C">
          <w:rPr>
            <w:noProof/>
            <w:webHidden/>
          </w:rPr>
          <w:t>43</w:t>
        </w:r>
        <w:r w:rsidR="00D35D5C">
          <w:rPr>
            <w:noProof/>
            <w:webHidden/>
          </w:rPr>
          <w:fldChar w:fldCharType="end"/>
        </w:r>
      </w:hyperlink>
    </w:p>
    <w:p w:rsidR="00D35D5C" w:rsidRDefault="003542F0">
      <w:pPr>
        <w:pStyle w:val="TOC4"/>
        <w:tabs>
          <w:tab w:val="left" w:pos="1760"/>
          <w:tab w:val="right" w:leader="dot" w:pos="9350"/>
        </w:tabs>
        <w:rPr>
          <w:rFonts w:asciiTheme="minorHAnsi" w:eastAsiaTheme="minorEastAsia" w:hAnsiTheme="minorHAnsi" w:cstheme="minorBidi"/>
          <w:noProof/>
          <w:szCs w:val="22"/>
        </w:rPr>
      </w:pPr>
      <w:hyperlink w:anchor="_Toc403739989" w:history="1">
        <w:r w:rsidR="00D35D5C" w:rsidRPr="0072146E">
          <w:rPr>
            <w:rStyle w:val="Hyperlink"/>
            <w:noProof/>
          </w:rPr>
          <w:t>8.4.2.5.</w:t>
        </w:r>
        <w:r w:rsidR="00D35D5C">
          <w:rPr>
            <w:rFonts w:asciiTheme="minorHAnsi" w:eastAsiaTheme="minorEastAsia" w:hAnsiTheme="minorHAnsi" w:cstheme="minorBidi"/>
            <w:noProof/>
            <w:szCs w:val="22"/>
          </w:rPr>
          <w:tab/>
        </w:r>
        <w:r w:rsidR="00D35D5C" w:rsidRPr="0072146E">
          <w:rPr>
            <w:rStyle w:val="Hyperlink"/>
            <w:noProof/>
          </w:rPr>
          <w:t>Gap Analysis</w:t>
        </w:r>
        <w:r w:rsidR="00D35D5C">
          <w:rPr>
            <w:noProof/>
            <w:webHidden/>
          </w:rPr>
          <w:tab/>
        </w:r>
        <w:r w:rsidR="00D35D5C">
          <w:rPr>
            <w:noProof/>
            <w:webHidden/>
          </w:rPr>
          <w:fldChar w:fldCharType="begin"/>
        </w:r>
        <w:r w:rsidR="00D35D5C">
          <w:rPr>
            <w:noProof/>
            <w:webHidden/>
          </w:rPr>
          <w:instrText xml:space="preserve"> PAGEREF _Toc403739989 \h </w:instrText>
        </w:r>
        <w:r w:rsidR="00D35D5C">
          <w:rPr>
            <w:noProof/>
            <w:webHidden/>
          </w:rPr>
        </w:r>
        <w:r w:rsidR="00D35D5C">
          <w:rPr>
            <w:noProof/>
            <w:webHidden/>
          </w:rPr>
          <w:fldChar w:fldCharType="separate"/>
        </w:r>
        <w:r w:rsidR="00D35D5C">
          <w:rPr>
            <w:noProof/>
            <w:webHidden/>
          </w:rPr>
          <w:t>43</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90" w:history="1">
        <w:r w:rsidR="00D35D5C" w:rsidRPr="0072146E">
          <w:rPr>
            <w:rStyle w:val="Hyperlink"/>
            <w:noProof/>
          </w:rPr>
          <w:t>8.4.2.5.1.</w:t>
        </w:r>
        <w:r w:rsidR="00D35D5C">
          <w:rPr>
            <w:rFonts w:asciiTheme="minorHAnsi" w:eastAsiaTheme="minorEastAsia" w:hAnsiTheme="minorHAnsi" w:cstheme="minorBidi"/>
            <w:noProof/>
            <w:szCs w:val="22"/>
          </w:rPr>
          <w:tab/>
        </w:r>
        <w:r w:rsidR="00D35D5C" w:rsidRPr="0072146E">
          <w:rPr>
            <w:rStyle w:val="Hyperlink"/>
            <w:noProof/>
          </w:rPr>
          <w:t>Variances from Enterprise Target Architecture</w:t>
        </w:r>
        <w:r w:rsidR="00D35D5C">
          <w:rPr>
            <w:noProof/>
            <w:webHidden/>
          </w:rPr>
          <w:tab/>
        </w:r>
        <w:r w:rsidR="00D35D5C">
          <w:rPr>
            <w:noProof/>
            <w:webHidden/>
          </w:rPr>
          <w:fldChar w:fldCharType="begin"/>
        </w:r>
        <w:r w:rsidR="00D35D5C">
          <w:rPr>
            <w:noProof/>
            <w:webHidden/>
          </w:rPr>
          <w:instrText xml:space="preserve"> PAGEREF _Toc403739990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91" w:history="1">
        <w:r w:rsidR="00D35D5C" w:rsidRPr="0072146E">
          <w:rPr>
            <w:rStyle w:val="Hyperlink"/>
            <w:noProof/>
          </w:rPr>
          <w:t>8.4.2.5.2.</w:t>
        </w:r>
        <w:r w:rsidR="00D35D5C">
          <w:rPr>
            <w:rFonts w:asciiTheme="minorHAnsi" w:eastAsiaTheme="minorEastAsia" w:hAnsiTheme="minorHAnsi" w:cstheme="minorBidi"/>
            <w:noProof/>
            <w:szCs w:val="22"/>
          </w:rPr>
          <w:tab/>
        </w:r>
        <w:r w:rsidR="00D35D5C" w:rsidRPr="0072146E">
          <w:rPr>
            <w:rStyle w:val="Hyperlink"/>
            <w:noProof/>
          </w:rPr>
          <w:t>Variances from SLDs</w:t>
        </w:r>
        <w:r w:rsidR="00D35D5C">
          <w:rPr>
            <w:noProof/>
            <w:webHidden/>
          </w:rPr>
          <w:tab/>
        </w:r>
        <w:r w:rsidR="00D35D5C">
          <w:rPr>
            <w:noProof/>
            <w:webHidden/>
          </w:rPr>
          <w:fldChar w:fldCharType="begin"/>
        </w:r>
        <w:r w:rsidR="00D35D5C">
          <w:rPr>
            <w:noProof/>
            <w:webHidden/>
          </w:rPr>
          <w:instrText xml:space="preserve"> PAGEREF _Toc403739991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92" w:history="1">
        <w:r w:rsidR="00D35D5C" w:rsidRPr="0072146E">
          <w:rPr>
            <w:rStyle w:val="Hyperlink"/>
            <w:noProof/>
          </w:rPr>
          <w:t>8.4.2.5.3.</w:t>
        </w:r>
        <w:r w:rsidR="00D35D5C">
          <w:rPr>
            <w:rFonts w:asciiTheme="minorHAnsi" w:eastAsiaTheme="minorEastAsia" w:hAnsiTheme="minorHAnsi" w:cstheme="minorBidi"/>
            <w:noProof/>
            <w:szCs w:val="22"/>
          </w:rPr>
          <w:tab/>
        </w:r>
        <w:r w:rsidR="00D35D5C" w:rsidRPr="0072146E">
          <w:rPr>
            <w:rStyle w:val="Hyperlink"/>
            <w:noProof/>
          </w:rPr>
          <w:t>Variances from Standards and Policies</w:t>
        </w:r>
        <w:r w:rsidR="00D35D5C">
          <w:rPr>
            <w:noProof/>
            <w:webHidden/>
          </w:rPr>
          <w:tab/>
        </w:r>
        <w:r w:rsidR="00D35D5C">
          <w:rPr>
            <w:noProof/>
            <w:webHidden/>
          </w:rPr>
          <w:fldChar w:fldCharType="begin"/>
        </w:r>
        <w:r w:rsidR="00D35D5C">
          <w:rPr>
            <w:noProof/>
            <w:webHidden/>
          </w:rPr>
          <w:instrText xml:space="preserve"> PAGEREF _Toc403739992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3542F0">
      <w:pPr>
        <w:pStyle w:val="TOC5"/>
        <w:tabs>
          <w:tab w:val="left" w:pos="1925"/>
          <w:tab w:val="right" w:leader="dot" w:pos="9350"/>
        </w:tabs>
        <w:rPr>
          <w:rFonts w:asciiTheme="minorHAnsi" w:eastAsiaTheme="minorEastAsia" w:hAnsiTheme="minorHAnsi" w:cstheme="minorBidi"/>
          <w:noProof/>
          <w:szCs w:val="22"/>
        </w:rPr>
      </w:pPr>
      <w:hyperlink w:anchor="_Toc403739993" w:history="1">
        <w:r w:rsidR="00D35D5C" w:rsidRPr="0072146E">
          <w:rPr>
            <w:rStyle w:val="Hyperlink"/>
            <w:noProof/>
          </w:rPr>
          <w:t>8.4.2.5.4.</w:t>
        </w:r>
        <w:r w:rsidR="00D35D5C">
          <w:rPr>
            <w:rFonts w:asciiTheme="minorHAnsi" w:eastAsiaTheme="minorEastAsia" w:hAnsiTheme="minorHAnsi" w:cstheme="minorBidi"/>
            <w:noProof/>
            <w:szCs w:val="22"/>
          </w:rPr>
          <w:tab/>
        </w:r>
        <w:r w:rsidR="00D35D5C" w:rsidRPr="0072146E">
          <w:rPr>
            <w:rStyle w:val="Hyperlink"/>
            <w:noProof/>
          </w:rPr>
          <w:t>Justification for Exceptions and Mitigation</w:t>
        </w:r>
        <w:r w:rsidR="00D35D5C">
          <w:rPr>
            <w:noProof/>
            <w:webHidden/>
          </w:rPr>
          <w:tab/>
        </w:r>
        <w:r w:rsidR="00D35D5C">
          <w:rPr>
            <w:noProof/>
            <w:webHidden/>
          </w:rPr>
          <w:fldChar w:fldCharType="begin"/>
        </w:r>
        <w:r w:rsidR="00D35D5C">
          <w:rPr>
            <w:noProof/>
            <w:webHidden/>
          </w:rPr>
          <w:instrText xml:space="preserve"> PAGEREF _Toc403739993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39994" w:history="1">
        <w:r w:rsidR="00D35D5C" w:rsidRPr="0072146E">
          <w:rPr>
            <w:rStyle w:val="Hyperlink"/>
            <w:noProof/>
          </w:rPr>
          <w:t>9.</w:t>
        </w:r>
        <w:r w:rsidR="00D35D5C">
          <w:rPr>
            <w:rFonts w:asciiTheme="minorHAnsi" w:eastAsiaTheme="minorEastAsia" w:hAnsiTheme="minorHAnsi" w:cstheme="minorBidi"/>
            <w:b w:val="0"/>
            <w:noProof/>
            <w:sz w:val="22"/>
            <w:szCs w:val="22"/>
          </w:rPr>
          <w:tab/>
        </w:r>
        <w:r w:rsidR="00D35D5C" w:rsidRPr="0072146E">
          <w:rPr>
            <w:rStyle w:val="Hyperlink"/>
            <w:noProof/>
          </w:rPr>
          <w:t>External System Interface Design</w:t>
        </w:r>
        <w:r w:rsidR="00D35D5C">
          <w:rPr>
            <w:noProof/>
            <w:webHidden/>
          </w:rPr>
          <w:tab/>
        </w:r>
        <w:r w:rsidR="00D35D5C">
          <w:rPr>
            <w:noProof/>
            <w:webHidden/>
          </w:rPr>
          <w:fldChar w:fldCharType="begin"/>
        </w:r>
        <w:r w:rsidR="00D35D5C">
          <w:rPr>
            <w:noProof/>
            <w:webHidden/>
          </w:rPr>
          <w:instrText xml:space="preserve"> PAGEREF _Toc403739994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95" w:history="1">
        <w:r w:rsidR="00D35D5C" w:rsidRPr="0072146E">
          <w:rPr>
            <w:rStyle w:val="Hyperlink"/>
            <w:noProof/>
          </w:rPr>
          <w:t>9.1.</w:t>
        </w:r>
        <w:r w:rsidR="00D35D5C">
          <w:rPr>
            <w:rFonts w:asciiTheme="minorHAnsi" w:eastAsiaTheme="minorEastAsia" w:hAnsiTheme="minorHAnsi" w:cstheme="minorBidi"/>
            <w:b w:val="0"/>
            <w:noProof/>
            <w:sz w:val="22"/>
            <w:szCs w:val="22"/>
          </w:rPr>
          <w:tab/>
        </w:r>
        <w:r w:rsidR="00D35D5C" w:rsidRPr="0072146E">
          <w:rPr>
            <w:rStyle w:val="Hyperlink"/>
            <w:noProof/>
          </w:rPr>
          <w:t>Interface Architecture</w:t>
        </w:r>
        <w:r w:rsidR="00D35D5C">
          <w:rPr>
            <w:noProof/>
            <w:webHidden/>
          </w:rPr>
          <w:tab/>
        </w:r>
        <w:r w:rsidR="00D35D5C">
          <w:rPr>
            <w:noProof/>
            <w:webHidden/>
          </w:rPr>
          <w:fldChar w:fldCharType="begin"/>
        </w:r>
        <w:r w:rsidR="00D35D5C">
          <w:rPr>
            <w:noProof/>
            <w:webHidden/>
          </w:rPr>
          <w:instrText xml:space="preserve"> PAGEREF _Toc403739995 \h </w:instrText>
        </w:r>
        <w:r w:rsidR="00D35D5C">
          <w:rPr>
            <w:noProof/>
            <w:webHidden/>
          </w:rPr>
        </w:r>
        <w:r w:rsidR="00D35D5C">
          <w:rPr>
            <w:noProof/>
            <w:webHidden/>
          </w:rPr>
          <w:fldChar w:fldCharType="separate"/>
        </w:r>
        <w:r w:rsidR="00D35D5C">
          <w:rPr>
            <w:noProof/>
            <w:webHidden/>
          </w:rPr>
          <w:t>44</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96" w:history="1">
        <w:r w:rsidR="00D35D5C" w:rsidRPr="0072146E">
          <w:rPr>
            <w:rStyle w:val="Hyperlink"/>
            <w:noProof/>
          </w:rPr>
          <w:t>9.2.</w:t>
        </w:r>
        <w:r w:rsidR="00D35D5C">
          <w:rPr>
            <w:rFonts w:asciiTheme="minorHAnsi" w:eastAsiaTheme="minorEastAsia" w:hAnsiTheme="minorHAnsi" w:cstheme="minorBidi"/>
            <w:b w:val="0"/>
            <w:noProof/>
            <w:sz w:val="22"/>
            <w:szCs w:val="22"/>
          </w:rPr>
          <w:tab/>
        </w:r>
        <w:r w:rsidR="00D35D5C" w:rsidRPr="0072146E">
          <w:rPr>
            <w:rStyle w:val="Hyperlink"/>
            <w:noProof/>
          </w:rPr>
          <w:t>Interface Detailed Design</w:t>
        </w:r>
        <w:r w:rsidR="00D35D5C">
          <w:rPr>
            <w:noProof/>
            <w:webHidden/>
          </w:rPr>
          <w:tab/>
        </w:r>
        <w:r w:rsidR="00D35D5C">
          <w:rPr>
            <w:noProof/>
            <w:webHidden/>
          </w:rPr>
          <w:fldChar w:fldCharType="begin"/>
        </w:r>
        <w:r w:rsidR="00D35D5C">
          <w:rPr>
            <w:noProof/>
            <w:webHidden/>
          </w:rPr>
          <w:instrText xml:space="preserve"> PAGEREF _Toc403739996 \h </w:instrText>
        </w:r>
        <w:r w:rsidR="00D35D5C">
          <w:rPr>
            <w:noProof/>
            <w:webHidden/>
          </w:rPr>
        </w:r>
        <w:r w:rsidR="00D35D5C">
          <w:rPr>
            <w:noProof/>
            <w:webHidden/>
          </w:rPr>
          <w:fldChar w:fldCharType="separate"/>
        </w:r>
        <w:r w:rsidR="00D35D5C">
          <w:rPr>
            <w:noProof/>
            <w:webHidden/>
          </w:rPr>
          <w:t>45</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39997" w:history="1">
        <w:r w:rsidR="00D35D5C" w:rsidRPr="0072146E">
          <w:rPr>
            <w:rStyle w:val="Hyperlink"/>
            <w:noProof/>
          </w:rPr>
          <w:t>10.</w:t>
        </w:r>
        <w:r w:rsidR="00D35D5C">
          <w:rPr>
            <w:rFonts w:asciiTheme="minorHAnsi" w:eastAsiaTheme="minorEastAsia" w:hAnsiTheme="minorHAnsi" w:cstheme="minorBidi"/>
            <w:b w:val="0"/>
            <w:noProof/>
            <w:sz w:val="22"/>
            <w:szCs w:val="22"/>
          </w:rPr>
          <w:tab/>
        </w:r>
        <w:r w:rsidR="00D35D5C" w:rsidRPr="0072146E">
          <w:rPr>
            <w:rStyle w:val="Hyperlink"/>
            <w:noProof/>
          </w:rPr>
          <w:t>Human-Machine Interface</w:t>
        </w:r>
        <w:r w:rsidR="00D35D5C">
          <w:rPr>
            <w:noProof/>
            <w:webHidden/>
          </w:rPr>
          <w:tab/>
        </w:r>
        <w:r w:rsidR="00D35D5C">
          <w:rPr>
            <w:noProof/>
            <w:webHidden/>
          </w:rPr>
          <w:fldChar w:fldCharType="begin"/>
        </w:r>
        <w:r w:rsidR="00D35D5C">
          <w:rPr>
            <w:noProof/>
            <w:webHidden/>
          </w:rPr>
          <w:instrText xml:space="preserve"> PAGEREF _Toc403739997 \h </w:instrText>
        </w:r>
        <w:r w:rsidR="00D35D5C">
          <w:rPr>
            <w:noProof/>
            <w:webHidden/>
          </w:rPr>
        </w:r>
        <w:r w:rsidR="00D35D5C">
          <w:rPr>
            <w:noProof/>
            <w:webHidden/>
          </w:rPr>
          <w:fldChar w:fldCharType="separate"/>
        </w:r>
        <w:r w:rsidR="00D35D5C">
          <w:rPr>
            <w:noProof/>
            <w:webHidden/>
          </w:rPr>
          <w:t>46</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98" w:history="1">
        <w:r w:rsidR="00D35D5C" w:rsidRPr="0072146E">
          <w:rPr>
            <w:rStyle w:val="Hyperlink"/>
            <w:noProof/>
          </w:rPr>
          <w:t>10.1.</w:t>
        </w:r>
        <w:r w:rsidR="00D35D5C">
          <w:rPr>
            <w:rFonts w:asciiTheme="minorHAnsi" w:eastAsiaTheme="minorEastAsia" w:hAnsiTheme="minorHAnsi" w:cstheme="minorBidi"/>
            <w:b w:val="0"/>
            <w:noProof/>
            <w:sz w:val="22"/>
            <w:szCs w:val="22"/>
          </w:rPr>
          <w:tab/>
        </w:r>
        <w:r w:rsidR="00D35D5C" w:rsidRPr="0072146E">
          <w:rPr>
            <w:rStyle w:val="Hyperlink"/>
            <w:noProof/>
          </w:rPr>
          <w:t>Interface Design Rules</w:t>
        </w:r>
        <w:r w:rsidR="00D35D5C">
          <w:rPr>
            <w:noProof/>
            <w:webHidden/>
          </w:rPr>
          <w:tab/>
        </w:r>
        <w:r w:rsidR="00D35D5C">
          <w:rPr>
            <w:noProof/>
            <w:webHidden/>
          </w:rPr>
          <w:fldChar w:fldCharType="begin"/>
        </w:r>
        <w:r w:rsidR="00D35D5C">
          <w:rPr>
            <w:noProof/>
            <w:webHidden/>
          </w:rPr>
          <w:instrText xml:space="preserve"> PAGEREF _Toc403739998 \h </w:instrText>
        </w:r>
        <w:r w:rsidR="00D35D5C">
          <w:rPr>
            <w:noProof/>
            <w:webHidden/>
          </w:rPr>
        </w:r>
        <w:r w:rsidR="00D35D5C">
          <w:rPr>
            <w:noProof/>
            <w:webHidden/>
          </w:rPr>
          <w:fldChar w:fldCharType="separate"/>
        </w:r>
        <w:r w:rsidR="00D35D5C">
          <w:rPr>
            <w:noProof/>
            <w:webHidden/>
          </w:rPr>
          <w:t>46</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39999" w:history="1">
        <w:r w:rsidR="00D35D5C" w:rsidRPr="0072146E">
          <w:rPr>
            <w:rStyle w:val="Hyperlink"/>
            <w:noProof/>
          </w:rPr>
          <w:t>10.2.</w:t>
        </w:r>
        <w:r w:rsidR="00D35D5C">
          <w:rPr>
            <w:rFonts w:asciiTheme="minorHAnsi" w:eastAsiaTheme="minorEastAsia" w:hAnsiTheme="minorHAnsi" w:cstheme="minorBidi"/>
            <w:b w:val="0"/>
            <w:noProof/>
            <w:sz w:val="22"/>
            <w:szCs w:val="22"/>
          </w:rPr>
          <w:tab/>
        </w:r>
        <w:r w:rsidR="00D35D5C" w:rsidRPr="0072146E">
          <w:rPr>
            <w:rStyle w:val="Hyperlink"/>
            <w:noProof/>
          </w:rPr>
          <w:t>Inputs</w:t>
        </w:r>
        <w:r w:rsidR="00D35D5C">
          <w:rPr>
            <w:noProof/>
            <w:webHidden/>
          </w:rPr>
          <w:tab/>
        </w:r>
        <w:r w:rsidR="00D35D5C">
          <w:rPr>
            <w:noProof/>
            <w:webHidden/>
          </w:rPr>
          <w:fldChar w:fldCharType="begin"/>
        </w:r>
        <w:r w:rsidR="00D35D5C">
          <w:rPr>
            <w:noProof/>
            <w:webHidden/>
          </w:rPr>
          <w:instrText xml:space="preserve"> PAGEREF _Toc403739999 \h </w:instrText>
        </w:r>
        <w:r w:rsidR="00D35D5C">
          <w:rPr>
            <w:noProof/>
            <w:webHidden/>
          </w:rPr>
        </w:r>
        <w:r w:rsidR="00D35D5C">
          <w:rPr>
            <w:noProof/>
            <w:webHidden/>
          </w:rPr>
          <w:fldChar w:fldCharType="separate"/>
        </w:r>
        <w:r w:rsidR="00D35D5C">
          <w:rPr>
            <w:noProof/>
            <w:webHidden/>
          </w:rPr>
          <w:t>46</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40000" w:history="1">
        <w:r w:rsidR="00D35D5C" w:rsidRPr="0072146E">
          <w:rPr>
            <w:rStyle w:val="Hyperlink"/>
            <w:noProof/>
          </w:rPr>
          <w:t>10.3.</w:t>
        </w:r>
        <w:r w:rsidR="00D35D5C">
          <w:rPr>
            <w:rFonts w:asciiTheme="minorHAnsi" w:eastAsiaTheme="minorEastAsia" w:hAnsiTheme="minorHAnsi" w:cstheme="minorBidi"/>
            <w:b w:val="0"/>
            <w:noProof/>
            <w:sz w:val="22"/>
            <w:szCs w:val="22"/>
          </w:rPr>
          <w:tab/>
        </w:r>
        <w:r w:rsidR="00D35D5C" w:rsidRPr="0072146E">
          <w:rPr>
            <w:rStyle w:val="Hyperlink"/>
            <w:noProof/>
          </w:rPr>
          <w:t>Outputs</w:t>
        </w:r>
        <w:r w:rsidR="00D35D5C">
          <w:rPr>
            <w:noProof/>
            <w:webHidden/>
          </w:rPr>
          <w:tab/>
        </w:r>
        <w:r w:rsidR="00D35D5C">
          <w:rPr>
            <w:noProof/>
            <w:webHidden/>
          </w:rPr>
          <w:fldChar w:fldCharType="begin"/>
        </w:r>
        <w:r w:rsidR="00D35D5C">
          <w:rPr>
            <w:noProof/>
            <w:webHidden/>
          </w:rPr>
          <w:instrText xml:space="preserve"> PAGEREF _Toc403740000 \h </w:instrText>
        </w:r>
        <w:r w:rsidR="00D35D5C">
          <w:rPr>
            <w:noProof/>
            <w:webHidden/>
          </w:rPr>
        </w:r>
        <w:r w:rsidR="00D35D5C">
          <w:rPr>
            <w:noProof/>
            <w:webHidden/>
          </w:rPr>
          <w:fldChar w:fldCharType="separate"/>
        </w:r>
        <w:r w:rsidR="00D35D5C">
          <w:rPr>
            <w:noProof/>
            <w:webHidden/>
          </w:rPr>
          <w:t>46</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40001" w:history="1">
        <w:r w:rsidR="00D35D5C" w:rsidRPr="0072146E">
          <w:rPr>
            <w:rStyle w:val="Hyperlink"/>
            <w:noProof/>
          </w:rPr>
          <w:t>10.4.</w:t>
        </w:r>
        <w:r w:rsidR="00D35D5C">
          <w:rPr>
            <w:rFonts w:asciiTheme="minorHAnsi" w:eastAsiaTheme="minorEastAsia" w:hAnsiTheme="minorHAnsi" w:cstheme="minorBidi"/>
            <w:b w:val="0"/>
            <w:noProof/>
            <w:sz w:val="22"/>
            <w:szCs w:val="22"/>
          </w:rPr>
          <w:tab/>
        </w:r>
        <w:r w:rsidR="00D35D5C" w:rsidRPr="0072146E">
          <w:rPr>
            <w:rStyle w:val="Hyperlink"/>
            <w:noProof/>
          </w:rPr>
          <w:t>Navigation Hierarchy</w:t>
        </w:r>
        <w:r w:rsidR="00D35D5C">
          <w:rPr>
            <w:noProof/>
            <w:webHidden/>
          </w:rPr>
          <w:tab/>
        </w:r>
        <w:r w:rsidR="00D35D5C">
          <w:rPr>
            <w:noProof/>
            <w:webHidden/>
          </w:rPr>
          <w:fldChar w:fldCharType="begin"/>
        </w:r>
        <w:r w:rsidR="00D35D5C">
          <w:rPr>
            <w:noProof/>
            <w:webHidden/>
          </w:rPr>
          <w:instrText xml:space="preserve"> PAGEREF _Toc403740001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40002" w:history="1">
        <w:r w:rsidR="00D35D5C" w:rsidRPr="0072146E">
          <w:rPr>
            <w:rStyle w:val="Hyperlink"/>
            <w:noProof/>
          </w:rPr>
          <w:t>10.4.1.</w:t>
        </w:r>
        <w:r w:rsidR="00D35D5C">
          <w:rPr>
            <w:rFonts w:asciiTheme="minorHAnsi" w:eastAsiaTheme="minorEastAsia" w:hAnsiTheme="minorHAnsi" w:cstheme="minorBidi"/>
            <w:b w:val="0"/>
            <w:noProof/>
            <w:sz w:val="22"/>
            <w:szCs w:val="22"/>
          </w:rPr>
          <w:tab/>
        </w:r>
        <w:r w:rsidR="00D35D5C" w:rsidRPr="0072146E">
          <w:rPr>
            <w:rStyle w:val="Hyperlink"/>
            <w:noProof/>
          </w:rPr>
          <w:t>Screen [x.1]</w:t>
        </w:r>
        <w:r w:rsidR="00D35D5C">
          <w:rPr>
            <w:noProof/>
            <w:webHidden/>
          </w:rPr>
          <w:tab/>
        </w:r>
        <w:r w:rsidR="00D35D5C">
          <w:rPr>
            <w:noProof/>
            <w:webHidden/>
          </w:rPr>
          <w:fldChar w:fldCharType="begin"/>
        </w:r>
        <w:r w:rsidR="00D35D5C">
          <w:rPr>
            <w:noProof/>
            <w:webHidden/>
          </w:rPr>
          <w:instrText xml:space="preserve"> PAGEREF _Toc403740002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40003" w:history="1">
        <w:r w:rsidR="00D35D5C" w:rsidRPr="0072146E">
          <w:rPr>
            <w:rStyle w:val="Hyperlink"/>
            <w:noProof/>
          </w:rPr>
          <w:t>10.4.2.</w:t>
        </w:r>
        <w:r w:rsidR="00D35D5C">
          <w:rPr>
            <w:rFonts w:asciiTheme="minorHAnsi" w:eastAsiaTheme="minorEastAsia" w:hAnsiTheme="minorHAnsi" w:cstheme="minorBidi"/>
            <w:b w:val="0"/>
            <w:noProof/>
            <w:sz w:val="22"/>
            <w:szCs w:val="22"/>
          </w:rPr>
          <w:tab/>
        </w:r>
        <w:r w:rsidR="00D35D5C" w:rsidRPr="0072146E">
          <w:rPr>
            <w:rStyle w:val="Hyperlink"/>
            <w:noProof/>
          </w:rPr>
          <w:t>Screen [x.2]</w:t>
        </w:r>
        <w:r w:rsidR="00D35D5C">
          <w:rPr>
            <w:noProof/>
            <w:webHidden/>
          </w:rPr>
          <w:tab/>
        </w:r>
        <w:r w:rsidR="00D35D5C">
          <w:rPr>
            <w:noProof/>
            <w:webHidden/>
          </w:rPr>
          <w:fldChar w:fldCharType="begin"/>
        </w:r>
        <w:r w:rsidR="00D35D5C">
          <w:rPr>
            <w:noProof/>
            <w:webHidden/>
          </w:rPr>
          <w:instrText xml:space="preserve"> PAGEREF _Toc403740003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3542F0">
      <w:pPr>
        <w:pStyle w:val="TOC3"/>
        <w:rPr>
          <w:rFonts w:asciiTheme="minorHAnsi" w:eastAsiaTheme="minorEastAsia" w:hAnsiTheme="minorHAnsi" w:cstheme="minorBidi"/>
          <w:b w:val="0"/>
          <w:noProof/>
          <w:sz w:val="22"/>
          <w:szCs w:val="22"/>
        </w:rPr>
      </w:pPr>
      <w:hyperlink w:anchor="_Toc403740004" w:history="1">
        <w:r w:rsidR="00D35D5C" w:rsidRPr="0072146E">
          <w:rPr>
            <w:rStyle w:val="Hyperlink"/>
            <w:noProof/>
          </w:rPr>
          <w:t>10.4.3.</w:t>
        </w:r>
        <w:r w:rsidR="00D35D5C">
          <w:rPr>
            <w:rFonts w:asciiTheme="minorHAnsi" w:eastAsiaTheme="minorEastAsia" w:hAnsiTheme="minorHAnsi" w:cstheme="minorBidi"/>
            <w:b w:val="0"/>
            <w:noProof/>
            <w:sz w:val="22"/>
            <w:szCs w:val="22"/>
          </w:rPr>
          <w:tab/>
        </w:r>
        <w:r w:rsidR="00D35D5C" w:rsidRPr="0072146E">
          <w:rPr>
            <w:rStyle w:val="Hyperlink"/>
            <w:noProof/>
          </w:rPr>
          <w:t>Screen [x.3]</w:t>
        </w:r>
        <w:r w:rsidR="00D35D5C">
          <w:rPr>
            <w:noProof/>
            <w:webHidden/>
          </w:rPr>
          <w:tab/>
        </w:r>
        <w:r w:rsidR="00D35D5C">
          <w:rPr>
            <w:noProof/>
            <w:webHidden/>
          </w:rPr>
          <w:fldChar w:fldCharType="begin"/>
        </w:r>
        <w:r w:rsidR="00D35D5C">
          <w:rPr>
            <w:noProof/>
            <w:webHidden/>
          </w:rPr>
          <w:instrText xml:space="preserve"> PAGEREF _Toc403740004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40005" w:history="1">
        <w:r w:rsidR="00D35D5C" w:rsidRPr="0072146E">
          <w:rPr>
            <w:rStyle w:val="Hyperlink"/>
            <w:noProof/>
          </w:rPr>
          <w:t>11.</w:t>
        </w:r>
        <w:r w:rsidR="00D35D5C">
          <w:rPr>
            <w:rFonts w:asciiTheme="minorHAnsi" w:eastAsiaTheme="minorEastAsia" w:hAnsiTheme="minorHAnsi" w:cstheme="minorBidi"/>
            <w:b w:val="0"/>
            <w:noProof/>
            <w:sz w:val="22"/>
            <w:szCs w:val="22"/>
          </w:rPr>
          <w:tab/>
        </w:r>
        <w:r w:rsidR="00D35D5C" w:rsidRPr="0072146E">
          <w:rPr>
            <w:rStyle w:val="Hyperlink"/>
            <w:noProof/>
          </w:rPr>
          <w:t>Security and Privacy</w:t>
        </w:r>
        <w:r w:rsidR="00D35D5C">
          <w:rPr>
            <w:noProof/>
            <w:webHidden/>
          </w:rPr>
          <w:tab/>
        </w:r>
        <w:r w:rsidR="00D35D5C">
          <w:rPr>
            <w:noProof/>
            <w:webHidden/>
          </w:rPr>
          <w:fldChar w:fldCharType="begin"/>
        </w:r>
        <w:r w:rsidR="00D35D5C">
          <w:rPr>
            <w:noProof/>
            <w:webHidden/>
          </w:rPr>
          <w:instrText xml:space="preserve"> PAGEREF _Toc403740005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40006" w:history="1">
        <w:r w:rsidR="00D35D5C" w:rsidRPr="0072146E">
          <w:rPr>
            <w:rStyle w:val="Hyperlink"/>
            <w:noProof/>
          </w:rPr>
          <w:t>11.1.</w:t>
        </w:r>
        <w:r w:rsidR="00D35D5C">
          <w:rPr>
            <w:rFonts w:asciiTheme="minorHAnsi" w:eastAsiaTheme="minorEastAsia" w:hAnsiTheme="minorHAnsi" w:cstheme="minorBidi"/>
            <w:b w:val="0"/>
            <w:noProof/>
            <w:sz w:val="22"/>
            <w:szCs w:val="22"/>
          </w:rPr>
          <w:tab/>
        </w:r>
        <w:r w:rsidR="00D35D5C" w:rsidRPr="0072146E">
          <w:rPr>
            <w:rStyle w:val="Hyperlink"/>
            <w:noProof/>
          </w:rPr>
          <w:t>Security</w:t>
        </w:r>
        <w:r w:rsidR="00D35D5C">
          <w:rPr>
            <w:noProof/>
            <w:webHidden/>
          </w:rPr>
          <w:tab/>
        </w:r>
        <w:r w:rsidR="00D35D5C">
          <w:rPr>
            <w:noProof/>
            <w:webHidden/>
          </w:rPr>
          <w:fldChar w:fldCharType="begin"/>
        </w:r>
        <w:r w:rsidR="00D35D5C">
          <w:rPr>
            <w:noProof/>
            <w:webHidden/>
          </w:rPr>
          <w:instrText xml:space="preserve"> PAGEREF _Toc403740006 \h </w:instrText>
        </w:r>
        <w:r w:rsidR="00D35D5C">
          <w:rPr>
            <w:noProof/>
            <w:webHidden/>
          </w:rPr>
        </w:r>
        <w:r w:rsidR="00D35D5C">
          <w:rPr>
            <w:noProof/>
            <w:webHidden/>
          </w:rPr>
          <w:fldChar w:fldCharType="separate"/>
        </w:r>
        <w:r w:rsidR="00D35D5C">
          <w:rPr>
            <w:noProof/>
            <w:webHidden/>
          </w:rPr>
          <w:t>47</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40007" w:history="1">
        <w:r w:rsidR="00D35D5C" w:rsidRPr="0072146E">
          <w:rPr>
            <w:rStyle w:val="Hyperlink"/>
            <w:noProof/>
          </w:rPr>
          <w:t>11.2.</w:t>
        </w:r>
        <w:r w:rsidR="00D35D5C">
          <w:rPr>
            <w:rFonts w:asciiTheme="minorHAnsi" w:eastAsiaTheme="minorEastAsia" w:hAnsiTheme="minorHAnsi" w:cstheme="minorBidi"/>
            <w:b w:val="0"/>
            <w:noProof/>
            <w:sz w:val="22"/>
            <w:szCs w:val="22"/>
          </w:rPr>
          <w:tab/>
        </w:r>
        <w:r w:rsidR="00D35D5C" w:rsidRPr="0072146E">
          <w:rPr>
            <w:rStyle w:val="Hyperlink"/>
            <w:noProof/>
          </w:rPr>
          <w:t>Privacy</w:t>
        </w:r>
        <w:r w:rsidR="00D35D5C">
          <w:rPr>
            <w:noProof/>
            <w:webHidden/>
          </w:rPr>
          <w:tab/>
        </w:r>
        <w:r w:rsidR="00D35D5C">
          <w:rPr>
            <w:noProof/>
            <w:webHidden/>
          </w:rPr>
          <w:fldChar w:fldCharType="begin"/>
        </w:r>
        <w:r w:rsidR="00D35D5C">
          <w:rPr>
            <w:noProof/>
            <w:webHidden/>
          </w:rPr>
          <w:instrText xml:space="preserve"> PAGEREF _Toc403740007 \h </w:instrText>
        </w:r>
        <w:r w:rsidR="00D35D5C">
          <w:rPr>
            <w:noProof/>
            <w:webHidden/>
          </w:rPr>
        </w:r>
        <w:r w:rsidR="00D35D5C">
          <w:rPr>
            <w:noProof/>
            <w:webHidden/>
          </w:rPr>
          <w:fldChar w:fldCharType="separate"/>
        </w:r>
        <w:r w:rsidR="00D35D5C">
          <w:rPr>
            <w:noProof/>
            <w:webHidden/>
          </w:rPr>
          <w:t>48</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40008" w:history="1">
        <w:r w:rsidR="00D35D5C" w:rsidRPr="0072146E">
          <w:rPr>
            <w:rStyle w:val="Hyperlink"/>
            <w:noProof/>
          </w:rPr>
          <w:t>Attachment A – Approval Signatures</w:t>
        </w:r>
        <w:r w:rsidR="00D35D5C">
          <w:rPr>
            <w:noProof/>
            <w:webHidden/>
          </w:rPr>
          <w:tab/>
        </w:r>
        <w:r w:rsidR="00D35D5C">
          <w:rPr>
            <w:noProof/>
            <w:webHidden/>
          </w:rPr>
          <w:fldChar w:fldCharType="begin"/>
        </w:r>
        <w:r w:rsidR="00D35D5C">
          <w:rPr>
            <w:noProof/>
            <w:webHidden/>
          </w:rPr>
          <w:instrText xml:space="preserve"> PAGEREF _Toc403740008 \h </w:instrText>
        </w:r>
        <w:r w:rsidR="00D35D5C">
          <w:rPr>
            <w:noProof/>
            <w:webHidden/>
          </w:rPr>
        </w:r>
        <w:r w:rsidR="00D35D5C">
          <w:rPr>
            <w:noProof/>
            <w:webHidden/>
          </w:rPr>
          <w:fldChar w:fldCharType="separate"/>
        </w:r>
        <w:r w:rsidR="00D35D5C">
          <w:rPr>
            <w:noProof/>
            <w:webHidden/>
          </w:rPr>
          <w:t>49</w:t>
        </w:r>
        <w:r w:rsidR="00D35D5C">
          <w:rPr>
            <w:noProof/>
            <w:webHidden/>
          </w:rPr>
          <w:fldChar w:fldCharType="end"/>
        </w:r>
      </w:hyperlink>
    </w:p>
    <w:p w:rsidR="00D35D5C" w:rsidRDefault="003542F0">
      <w:pPr>
        <w:pStyle w:val="TOC1"/>
        <w:rPr>
          <w:rFonts w:asciiTheme="minorHAnsi" w:eastAsiaTheme="minorEastAsia" w:hAnsiTheme="minorHAnsi" w:cstheme="minorBidi"/>
          <w:b w:val="0"/>
          <w:noProof/>
          <w:sz w:val="22"/>
          <w:szCs w:val="22"/>
        </w:rPr>
      </w:pPr>
      <w:hyperlink w:anchor="_Toc403740009" w:history="1">
        <w:r w:rsidR="00D35D5C" w:rsidRPr="0072146E">
          <w:rPr>
            <w:rStyle w:val="Hyperlink"/>
            <w:noProof/>
          </w:rPr>
          <w:t>A.</w:t>
        </w:r>
        <w:r w:rsidR="00D35D5C">
          <w:rPr>
            <w:rFonts w:asciiTheme="minorHAnsi" w:eastAsiaTheme="minorEastAsia" w:hAnsiTheme="minorHAnsi" w:cstheme="minorBidi"/>
            <w:b w:val="0"/>
            <w:noProof/>
            <w:sz w:val="22"/>
            <w:szCs w:val="22"/>
          </w:rPr>
          <w:tab/>
        </w:r>
        <w:r w:rsidR="00D35D5C" w:rsidRPr="0072146E">
          <w:rPr>
            <w:rStyle w:val="Hyperlink"/>
            <w:noProof/>
          </w:rPr>
          <w:t>Additional Information</w:t>
        </w:r>
        <w:r w:rsidR="00D35D5C">
          <w:rPr>
            <w:noProof/>
            <w:webHidden/>
          </w:rPr>
          <w:tab/>
        </w:r>
        <w:r w:rsidR="00D35D5C">
          <w:rPr>
            <w:noProof/>
            <w:webHidden/>
          </w:rPr>
          <w:fldChar w:fldCharType="begin"/>
        </w:r>
        <w:r w:rsidR="00D35D5C">
          <w:rPr>
            <w:noProof/>
            <w:webHidden/>
          </w:rPr>
          <w:instrText xml:space="preserve"> PAGEREF _Toc403740009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40010" w:history="1">
        <w:r w:rsidR="00D35D5C" w:rsidRPr="0072146E">
          <w:rPr>
            <w:rStyle w:val="Hyperlink"/>
            <w:noProof/>
          </w:rPr>
          <w:t>A.1.</w:t>
        </w:r>
        <w:r w:rsidR="00D35D5C">
          <w:rPr>
            <w:rFonts w:asciiTheme="minorHAnsi" w:eastAsiaTheme="minorEastAsia" w:hAnsiTheme="minorHAnsi" w:cstheme="minorBidi"/>
            <w:b w:val="0"/>
            <w:noProof/>
            <w:sz w:val="22"/>
            <w:szCs w:val="22"/>
          </w:rPr>
          <w:tab/>
        </w:r>
        <w:r w:rsidR="00D35D5C" w:rsidRPr="0072146E">
          <w:rPr>
            <w:rStyle w:val="Hyperlink"/>
            <w:noProof/>
          </w:rPr>
          <w:t>RTM</w:t>
        </w:r>
        <w:r w:rsidR="00D35D5C">
          <w:rPr>
            <w:noProof/>
            <w:webHidden/>
          </w:rPr>
          <w:tab/>
        </w:r>
        <w:r w:rsidR="00D35D5C">
          <w:rPr>
            <w:noProof/>
            <w:webHidden/>
          </w:rPr>
          <w:fldChar w:fldCharType="begin"/>
        </w:r>
        <w:r w:rsidR="00D35D5C">
          <w:rPr>
            <w:noProof/>
            <w:webHidden/>
          </w:rPr>
          <w:instrText xml:space="preserve"> PAGEREF _Toc403740010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40011" w:history="1">
        <w:r w:rsidR="00D35D5C" w:rsidRPr="0072146E">
          <w:rPr>
            <w:rStyle w:val="Hyperlink"/>
            <w:noProof/>
          </w:rPr>
          <w:t>A.2.</w:t>
        </w:r>
        <w:r w:rsidR="00D35D5C">
          <w:rPr>
            <w:rFonts w:asciiTheme="minorHAnsi" w:eastAsiaTheme="minorEastAsia" w:hAnsiTheme="minorHAnsi" w:cstheme="minorBidi"/>
            <w:b w:val="0"/>
            <w:noProof/>
            <w:sz w:val="22"/>
            <w:szCs w:val="22"/>
          </w:rPr>
          <w:tab/>
        </w:r>
        <w:r w:rsidR="00D35D5C" w:rsidRPr="0072146E">
          <w:rPr>
            <w:rStyle w:val="Hyperlink"/>
            <w:noProof/>
          </w:rPr>
          <w:t>Packaging and Installation</w:t>
        </w:r>
        <w:r w:rsidR="00D35D5C">
          <w:rPr>
            <w:noProof/>
            <w:webHidden/>
          </w:rPr>
          <w:tab/>
        </w:r>
        <w:r w:rsidR="00D35D5C">
          <w:rPr>
            <w:noProof/>
            <w:webHidden/>
          </w:rPr>
          <w:fldChar w:fldCharType="begin"/>
        </w:r>
        <w:r w:rsidR="00D35D5C">
          <w:rPr>
            <w:noProof/>
            <w:webHidden/>
          </w:rPr>
          <w:instrText xml:space="preserve"> PAGEREF _Toc403740011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40012" w:history="1">
        <w:r w:rsidR="00D35D5C" w:rsidRPr="0072146E">
          <w:rPr>
            <w:rStyle w:val="Hyperlink"/>
            <w:noProof/>
          </w:rPr>
          <w:t>A.3.</w:t>
        </w:r>
        <w:r w:rsidR="00D35D5C">
          <w:rPr>
            <w:rFonts w:asciiTheme="minorHAnsi" w:eastAsiaTheme="minorEastAsia" w:hAnsiTheme="minorHAnsi" w:cstheme="minorBidi"/>
            <w:b w:val="0"/>
            <w:noProof/>
            <w:sz w:val="22"/>
            <w:szCs w:val="22"/>
          </w:rPr>
          <w:tab/>
        </w:r>
        <w:r w:rsidR="00D35D5C" w:rsidRPr="0072146E">
          <w:rPr>
            <w:rStyle w:val="Hyperlink"/>
            <w:noProof/>
          </w:rPr>
          <w:t>Design Metrics</w:t>
        </w:r>
        <w:r w:rsidR="00D35D5C">
          <w:rPr>
            <w:noProof/>
            <w:webHidden/>
          </w:rPr>
          <w:tab/>
        </w:r>
        <w:r w:rsidR="00D35D5C">
          <w:rPr>
            <w:noProof/>
            <w:webHidden/>
          </w:rPr>
          <w:fldChar w:fldCharType="begin"/>
        </w:r>
        <w:r w:rsidR="00D35D5C">
          <w:rPr>
            <w:noProof/>
            <w:webHidden/>
          </w:rPr>
          <w:instrText xml:space="preserve"> PAGEREF _Toc403740012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40013" w:history="1">
        <w:r w:rsidR="00D35D5C" w:rsidRPr="0072146E">
          <w:rPr>
            <w:rStyle w:val="Hyperlink"/>
            <w:noProof/>
          </w:rPr>
          <w:t>A.4.</w:t>
        </w:r>
        <w:r w:rsidR="00D35D5C">
          <w:rPr>
            <w:rFonts w:asciiTheme="minorHAnsi" w:eastAsiaTheme="minorEastAsia" w:hAnsiTheme="minorHAnsi" w:cstheme="minorBidi"/>
            <w:b w:val="0"/>
            <w:noProof/>
            <w:sz w:val="22"/>
            <w:szCs w:val="22"/>
          </w:rPr>
          <w:tab/>
        </w:r>
        <w:r w:rsidR="00D35D5C" w:rsidRPr="0072146E">
          <w:rPr>
            <w:rStyle w:val="Hyperlink"/>
            <w:noProof/>
          </w:rPr>
          <w:t>Acronym List and Glossary</w:t>
        </w:r>
        <w:r w:rsidR="00D35D5C">
          <w:rPr>
            <w:noProof/>
            <w:webHidden/>
          </w:rPr>
          <w:tab/>
        </w:r>
        <w:r w:rsidR="00D35D5C">
          <w:rPr>
            <w:noProof/>
            <w:webHidden/>
          </w:rPr>
          <w:fldChar w:fldCharType="begin"/>
        </w:r>
        <w:r w:rsidR="00D35D5C">
          <w:rPr>
            <w:noProof/>
            <w:webHidden/>
          </w:rPr>
          <w:instrText xml:space="preserve"> PAGEREF _Toc403740013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40014" w:history="1">
        <w:r w:rsidR="00D35D5C" w:rsidRPr="0072146E">
          <w:rPr>
            <w:rStyle w:val="Hyperlink"/>
            <w:noProof/>
          </w:rPr>
          <w:t>A.5.</w:t>
        </w:r>
        <w:r w:rsidR="00D35D5C">
          <w:rPr>
            <w:rFonts w:asciiTheme="minorHAnsi" w:eastAsiaTheme="minorEastAsia" w:hAnsiTheme="minorHAnsi" w:cstheme="minorBidi"/>
            <w:b w:val="0"/>
            <w:noProof/>
            <w:sz w:val="22"/>
            <w:szCs w:val="22"/>
          </w:rPr>
          <w:tab/>
        </w:r>
        <w:r w:rsidR="00D35D5C" w:rsidRPr="0072146E">
          <w:rPr>
            <w:rStyle w:val="Hyperlink"/>
            <w:noProof/>
          </w:rPr>
          <w:t>Required Technical Documents</w:t>
        </w:r>
        <w:r w:rsidR="00D35D5C">
          <w:rPr>
            <w:noProof/>
            <w:webHidden/>
          </w:rPr>
          <w:tab/>
        </w:r>
        <w:r w:rsidR="00D35D5C">
          <w:rPr>
            <w:noProof/>
            <w:webHidden/>
          </w:rPr>
          <w:fldChar w:fldCharType="begin"/>
        </w:r>
        <w:r w:rsidR="00D35D5C">
          <w:rPr>
            <w:noProof/>
            <w:webHidden/>
          </w:rPr>
          <w:instrText xml:space="preserve"> PAGEREF _Toc403740014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D35D5C" w:rsidRDefault="003542F0">
      <w:pPr>
        <w:pStyle w:val="TOC2"/>
        <w:rPr>
          <w:rFonts w:asciiTheme="minorHAnsi" w:eastAsiaTheme="minorEastAsia" w:hAnsiTheme="minorHAnsi" w:cstheme="minorBidi"/>
          <w:b w:val="0"/>
          <w:noProof/>
          <w:sz w:val="22"/>
          <w:szCs w:val="22"/>
        </w:rPr>
      </w:pPr>
      <w:hyperlink w:anchor="_Toc403740015" w:history="1">
        <w:r w:rsidR="00D35D5C" w:rsidRPr="0072146E">
          <w:rPr>
            <w:rStyle w:val="Hyperlink"/>
            <w:noProof/>
          </w:rPr>
          <w:t>A.6.</w:t>
        </w:r>
        <w:r w:rsidR="00D35D5C">
          <w:rPr>
            <w:rFonts w:asciiTheme="minorHAnsi" w:eastAsiaTheme="minorEastAsia" w:hAnsiTheme="minorHAnsi" w:cstheme="minorBidi"/>
            <w:b w:val="0"/>
            <w:noProof/>
            <w:sz w:val="22"/>
            <w:szCs w:val="22"/>
          </w:rPr>
          <w:tab/>
        </w:r>
        <w:r w:rsidR="00D35D5C" w:rsidRPr="0072146E">
          <w:rPr>
            <w:rStyle w:val="Hyperlink"/>
            <w:noProof/>
          </w:rPr>
          <w:t>Attach Documents</w:t>
        </w:r>
        <w:r w:rsidR="00D35D5C">
          <w:rPr>
            <w:noProof/>
            <w:webHidden/>
          </w:rPr>
          <w:tab/>
        </w:r>
        <w:r w:rsidR="00D35D5C">
          <w:rPr>
            <w:noProof/>
            <w:webHidden/>
          </w:rPr>
          <w:fldChar w:fldCharType="begin"/>
        </w:r>
        <w:r w:rsidR="00D35D5C">
          <w:rPr>
            <w:noProof/>
            <w:webHidden/>
          </w:rPr>
          <w:instrText xml:space="preserve"> PAGEREF _Toc403740015 \h </w:instrText>
        </w:r>
        <w:r w:rsidR="00D35D5C">
          <w:rPr>
            <w:noProof/>
            <w:webHidden/>
          </w:rPr>
        </w:r>
        <w:r w:rsidR="00D35D5C">
          <w:rPr>
            <w:noProof/>
            <w:webHidden/>
          </w:rPr>
          <w:fldChar w:fldCharType="separate"/>
        </w:r>
        <w:r w:rsidR="00D35D5C">
          <w:rPr>
            <w:noProof/>
            <w:webHidden/>
          </w:rPr>
          <w:t>50</w:t>
        </w:r>
        <w:r w:rsidR="00D35D5C">
          <w:rPr>
            <w:noProof/>
            <w:webHidden/>
          </w:rPr>
          <w:fldChar w:fldCharType="end"/>
        </w:r>
      </w:hyperlink>
    </w:p>
    <w:p w:rsidR="004F3A80" w:rsidRDefault="003224BE" w:rsidP="00F866E3">
      <w:pPr>
        <w:pStyle w:val="TOC1"/>
        <w:sectPr w:rsidR="004F3A80" w:rsidSect="00AD4E85">
          <w:footerReference w:type="default" r:id="rId14"/>
          <w:pgSz w:w="12240" w:h="15840" w:code="1"/>
          <w:pgMar w:top="1440" w:right="1440" w:bottom="1440" w:left="1440" w:header="720" w:footer="720" w:gutter="0"/>
          <w:pgNumType w:fmt="lowerRoman" w:start="1"/>
          <w:cols w:space="720"/>
          <w:docGrid w:linePitch="360"/>
        </w:sectPr>
      </w:pPr>
      <w:r>
        <w:fldChar w:fldCharType="end"/>
      </w:r>
    </w:p>
    <w:p w:rsidR="008844FF" w:rsidRDefault="008844FF" w:rsidP="008844FF">
      <w:pPr>
        <w:pStyle w:val="Heading1"/>
      </w:pPr>
      <w:bookmarkStart w:id="2" w:name="_Toc403739890"/>
      <w:bookmarkEnd w:id="0"/>
      <w:r>
        <w:lastRenderedPageBreak/>
        <w:t>About this document</w:t>
      </w:r>
      <w:bookmarkEnd w:id="2"/>
    </w:p>
    <w:p w:rsidR="008844FF" w:rsidRDefault="008844FF" w:rsidP="00BD007C">
      <w:r w:rsidRPr="00CD5105">
        <w:rPr>
          <w:sz w:val="24"/>
        </w:rPr>
        <w:t>This document is a “work in progress”.  The document will be populated with content as the design evolves</w:t>
      </w:r>
      <w:r w:rsidR="002C0A44">
        <w:rPr>
          <w:sz w:val="24"/>
        </w:rPr>
        <w:t xml:space="preserve"> with each sprint</w:t>
      </w:r>
      <w:r w:rsidRPr="00CD5105">
        <w:rPr>
          <w:sz w:val="24"/>
        </w:rPr>
        <w:t xml:space="preserve">.  </w:t>
      </w:r>
      <w:r w:rsidR="00D37418" w:rsidRPr="00CD5105">
        <w:rPr>
          <w:sz w:val="24"/>
        </w:rPr>
        <w:t xml:space="preserve">The early versions of the document will focus on the conceptual design, key business requirements, and the primary user stories.  The detailed design will follow.  The sections </w:t>
      </w:r>
      <w:r w:rsidR="006D3F08" w:rsidRPr="00CD5105">
        <w:rPr>
          <w:sz w:val="24"/>
        </w:rPr>
        <w:t xml:space="preserve">in </w:t>
      </w:r>
      <w:r w:rsidR="00D37418" w:rsidRPr="00CD5105">
        <w:rPr>
          <w:sz w:val="24"/>
        </w:rPr>
        <w:t>the document that contain blue instructional text are incomplete.  The instruction text will be left in place to provide guidance to authors and readers alike regarding the expectations of the forthcoming content</w:t>
      </w:r>
      <w:r w:rsidR="00D37418">
        <w:t>.</w:t>
      </w:r>
    </w:p>
    <w:p w:rsidR="00D37418" w:rsidRPr="008844FF" w:rsidRDefault="00D37418" w:rsidP="00A02CA1">
      <w:pPr>
        <w:pStyle w:val="BodyText"/>
        <w:ind w:left="720"/>
      </w:pPr>
    </w:p>
    <w:p w:rsidR="00F41862" w:rsidRDefault="00F41862" w:rsidP="00F41862">
      <w:pPr>
        <w:pStyle w:val="Heading1"/>
      </w:pPr>
      <w:bookmarkStart w:id="3" w:name="_Toc403739891"/>
      <w:r>
        <w:t>Introduction</w:t>
      </w:r>
      <w:bookmarkEnd w:id="3"/>
    </w:p>
    <w:p w:rsidR="002C17AF" w:rsidRPr="00453DC8" w:rsidRDefault="002C17AF" w:rsidP="002C17A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2C17AF" w:rsidRPr="00453DC8" w:rsidRDefault="002C17AF" w:rsidP="002C17AF">
      <w:pPr>
        <w:pStyle w:val="PSPBodytext"/>
      </w:pPr>
      <w:r>
        <w:t>The</w:t>
      </w:r>
      <w:r w:rsidRPr="00453DC8">
        <w:t xml:space="preserve"> </w:t>
      </w:r>
      <w:r>
        <w:t>IRDS</w:t>
      </w:r>
      <w:r w:rsidRPr="00453DC8">
        <w:t xml:space="preserve">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2C17AF" w:rsidRDefault="002C17AF" w:rsidP="002C17A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E86A84" w:rsidRDefault="00E86A84" w:rsidP="002C17AF">
      <w:pPr>
        <w:pStyle w:val="BodyText"/>
        <w:jc w:val="both"/>
      </w:pPr>
    </w:p>
    <w:p w:rsidR="00F41862" w:rsidRDefault="00210591" w:rsidP="00210591">
      <w:pPr>
        <w:pStyle w:val="Heading2"/>
      </w:pPr>
      <w:bookmarkStart w:id="4" w:name="_Toc403739892"/>
      <w:r w:rsidRPr="00210591">
        <w:t>Purpose of the SDD</w:t>
      </w:r>
      <w:bookmarkEnd w:id="4"/>
    </w:p>
    <w:p w:rsidR="00F41862" w:rsidRDefault="00210591" w:rsidP="00210591">
      <w:pPr>
        <w:pStyle w:val="InstructionalText1"/>
      </w:pPr>
      <w:r w:rsidRPr="009355D1">
        <w:rPr>
          <w:i w:val="0"/>
          <w:color w:val="auto"/>
        </w:rPr>
        <w:t>The purpose of this document is to describe in sufficient detail how the proposed system will be constructed. The SDD translates requirement specifications into a document from which the developers can create the actual system. It identifies the top-level system architecture, and identifies hardware, software, communication, and interface components</w:t>
      </w:r>
      <w:r>
        <w:t>.</w:t>
      </w:r>
    </w:p>
    <w:p w:rsidR="00F41862" w:rsidRDefault="00210591" w:rsidP="00210591">
      <w:pPr>
        <w:pStyle w:val="Heading2"/>
      </w:pPr>
      <w:bookmarkStart w:id="5" w:name="_Toc403739893"/>
      <w:r w:rsidRPr="00210591">
        <w:t>Identification</w:t>
      </w:r>
      <w:bookmarkEnd w:id="5"/>
    </w:p>
    <w:p w:rsidR="00210591" w:rsidRDefault="009355D1" w:rsidP="00210591">
      <w:pPr>
        <w:pStyle w:val="InstructionalText1"/>
      </w:pPr>
      <w:r>
        <w:t xml:space="preserve">TBD: </w:t>
      </w:r>
      <w:r w:rsidR="00210591" w:rsidRPr="00210591">
        <w:t xml:space="preserve">Identify the system and software which apply to the </w:t>
      </w:r>
      <w:r w:rsidR="00E17E2C" w:rsidRPr="00210591">
        <w:t>SDD,</w:t>
      </w:r>
      <w:r w:rsidR="00210591" w:rsidRPr="00210591">
        <w:t xml:space="preserve"> including: identification number(s), title(s), abbreviation(s), version number(s), and release number(s). Identify all standards (e.g., American National Standards Institute [ANSI], International Organization for Standardization [ISO], Institute of Electrical and Electronics Engineers [IEEE], etc.).</w:t>
      </w:r>
    </w:p>
    <w:p w:rsidR="00210591" w:rsidRDefault="00210591" w:rsidP="00210591">
      <w:pPr>
        <w:pStyle w:val="Heading2"/>
      </w:pPr>
      <w:bookmarkStart w:id="6" w:name="_Toc403739894"/>
      <w:r>
        <w:t>Scope</w:t>
      </w:r>
      <w:bookmarkEnd w:id="6"/>
    </w:p>
    <w:p w:rsidR="009355D1" w:rsidRDefault="009355D1" w:rsidP="002C17A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rsidR="009355D1" w:rsidRDefault="009355D1" w:rsidP="00170C81">
      <w:pPr>
        <w:pStyle w:val="NoSpacing"/>
        <w:numPr>
          <w:ilvl w:val="0"/>
          <w:numId w:val="28"/>
        </w:numPr>
        <w:rPr>
          <w:rFonts w:eastAsia="MS Mincho"/>
          <w:sz w:val="24"/>
          <w:lang w:eastAsia="en-GB"/>
        </w:rPr>
      </w:pPr>
      <w:r>
        <w:rPr>
          <w:rFonts w:eastAsia="MS Mincho"/>
          <w:sz w:val="24"/>
          <w:lang w:eastAsia="en-GB"/>
        </w:rPr>
        <w:lastRenderedPageBreak/>
        <w:t>Reach Database – a SQL database storing data used for analytic input</w:t>
      </w:r>
    </w:p>
    <w:p w:rsidR="009355D1" w:rsidRDefault="00F606DA" w:rsidP="00170C81">
      <w:pPr>
        <w:pStyle w:val="NoSpacing"/>
        <w:numPr>
          <w:ilvl w:val="0"/>
          <w:numId w:val="28"/>
        </w:numPr>
        <w:rPr>
          <w:rFonts w:eastAsia="MS Mincho"/>
          <w:sz w:val="24"/>
          <w:lang w:eastAsia="en-GB"/>
        </w:rPr>
      </w:pPr>
      <w:r>
        <w:rPr>
          <w:rFonts w:eastAsia="MS Mincho"/>
          <w:sz w:val="24"/>
          <w:lang w:eastAsia="en-GB"/>
        </w:rPr>
        <w:t xml:space="preserve">Data </w:t>
      </w:r>
      <w:r w:rsidR="003213C1">
        <w:rPr>
          <w:rFonts w:eastAsia="MS Mincho"/>
          <w:sz w:val="24"/>
          <w:lang w:eastAsia="en-GB"/>
        </w:rPr>
        <w:t>Analytics</w:t>
      </w:r>
      <w:r w:rsidR="009355D1">
        <w:rPr>
          <w:rFonts w:eastAsia="MS Mincho"/>
          <w:sz w:val="24"/>
          <w:lang w:eastAsia="en-GB"/>
        </w:rPr>
        <w:t xml:space="preserve"> Platform – an integrated collection of tools </w:t>
      </w:r>
    </w:p>
    <w:p w:rsidR="009355D1" w:rsidRDefault="009355D1" w:rsidP="00170C81">
      <w:pPr>
        <w:pStyle w:val="NoSpacing"/>
        <w:numPr>
          <w:ilvl w:val="0"/>
          <w:numId w:val="28"/>
        </w:numPr>
        <w:rPr>
          <w:rFonts w:eastAsia="MS Mincho"/>
          <w:sz w:val="24"/>
          <w:lang w:eastAsia="en-GB"/>
        </w:rPr>
      </w:pPr>
      <w:r>
        <w:rPr>
          <w:rFonts w:eastAsia="MS Mincho"/>
          <w:sz w:val="24"/>
          <w:lang w:eastAsia="en-GB"/>
        </w:rPr>
        <w:t>Risk Model – the predictive model(s) used to identify high-risk Veterans</w:t>
      </w:r>
    </w:p>
    <w:p w:rsidR="009355D1" w:rsidRDefault="009355D1" w:rsidP="00170C81">
      <w:pPr>
        <w:pStyle w:val="NoSpacing"/>
        <w:numPr>
          <w:ilvl w:val="0"/>
          <w:numId w:val="28"/>
        </w:numPr>
        <w:rPr>
          <w:rFonts w:eastAsia="MS Mincho"/>
          <w:sz w:val="24"/>
          <w:lang w:eastAsia="en-GB"/>
        </w:rPr>
      </w:pPr>
      <w:r>
        <w:rPr>
          <w:rFonts w:eastAsia="MS Mincho"/>
          <w:sz w:val="24"/>
          <w:lang w:eastAsia="en-GB"/>
        </w:rPr>
        <w:t xml:space="preserve">Dashboard – a multi-view information portal displaying results </w:t>
      </w:r>
      <w:r w:rsidR="002C0A44">
        <w:rPr>
          <w:rFonts w:eastAsia="MS Mincho"/>
          <w:sz w:val="24"/>
          <w:lang w:eastAsia="en-GB"/>
        </w:rPr>
        <w:t>from</w:t>
      </w:r>
      <w:r>
        <w:rPr>
          <w:rFonts w:eastAsia="MS Mincho"/>
          <w:sz w:val="24"/>
          <w:lang w:eastAsia="en-GB"/>
        </w:rPr>
        <w:t xml:space="preserve"> the analytic</w:t>
      </w:r>
      <w:r w:rsidR="00BD007C">
        <w:rPr>
          <w:rFonts w:eastAsia="MS Mincho"/>
          <w:sz w:val="24"/>
          <w:lang w:eastAsia="en-GB"/>
        </w:rPr>
        <w:t xml:space="preserve"> platform and risk model</w:t>
      </w:r>
      <w:r>
        <w:rPr>
          <w:rFonts w:eastAsia="MS Mincho"/>
          <w:sz w:val="24"/>
          <w:lang w:eastAsia="en-GB"/>
        </w:rPr>
        <w:t xml:space="preserve"> </w:t>
      </w:r>
    </w:p>
    <w:p w:rsidR="00C70D93" w:rsidRDefault="00C70D93" w:rsidP="00170C81">
      <w:pPr>
        <w:pStyle w:val="NoSpacing"/>
        <w:numPr>
          <w:ilvl w:val="0"/>
          <w:numId w:val="28"/>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rsidR="00C70D93" w:rsidRDefault="001E2B83" w:rsidP="00C70D93">
      <w:pPr>
        <w:pStyle w:val="NoSpacing"/>
        <w:rPr>
          <w:rFonts w:eastAsia="MS Mincho"/>
          <w:sz w:val="24"/>
          <w:lang w:eastAsia="en-GB"/>
        </w:rPr>
      </w:pPr>
      <w:r>
        <w:rPr>
          <w:rFonts w:eastAsia="MS Mincho"/>
          <w:sz w:val="24"/>
          <w:lang w:eastAsia="en-GB"/>
        </w:rPr>
        <w:t>This document should be read in conjunction with the IRDS Interface Design Specification.</w:t>
      </w:r>
    </w:p>
    <w:p w:rsidR="000C00A4" w:rsidRDefault="000C00A4" w:rsidP="000C00A4">
      <w:pPr>
        <w:pStyle w:val="Heading2"/>
      </w:pPr>
      <w:bookmarkStart w:id="7" w:name="_User_Characteristics"/>
      <w:bookmarkStart w:id="8" w:name="_Toc403739895"/>
      <w:bookmarkEnd w:id="7"/>
      <w:r>
        <w:t>User Characteristics</w:t>
      </w:r>
      <w:bookmarkEnd w:id="8"/>
    </w:p>
    <w:p w:rsidR="001E2B83" w:rsidRPr="00D35D5C" w:rsidRDefault="00FC68D8" w:rsidP="001E2B83">
      <w:pPr>
        <w:rPr>
          <w:rFonts w:cstheme="minorHAnsi"/>
          <w:sz w:val="24"/>
        </w:rPr>
      </w:pPr>
      <w:r w:rsidRPr="00D35D5C">
        <w:rPr>
          <w:sz w:val="24"/>
        </w:rPr>
        <w:t xml:space="preserve">There are </w:t>
      </w:r>
      <w:r w:rsidR="001E2B83" w:rsidRPr="00D35D5C">
        <w:rPr>
          <w:sz w:val="24"/>
        </w:rPr>
        <w:t>five</w:t>
      </w:r>
      <w:r w:rsidRPr="00D35D5C">
        <w:rPr>
          <w:sz w:val="24"/>
        </w:rPr>
        <w:t xml:space="preserve"> user interaction scenarios envisioned, upstream at-risk notifi</w:t>
      </w:r>
      <w:r w:rsidR="001E2B83" w:rsidRPr="00D35D5C">
        <w:rPr>
          <w:sz w:val="24"/>
        </w:rPr>
        <w:t xml:space="preserve">cation, surveillance, research, </w:t>
      </w:r>
      <w:r w:rsidRPr="00D35D5C">
        <w:rPr>
          <w:sz w:val="24"/>
        </w:rPr>
        <w:t>reporting</w:t>
      </w:r>
      <w:r w:rsidR="001E2B83" w:rsidRPr="00D35D5C">
        <w:rPr>
          <w:sz w:val="24"/>
        </w:rPr>
        <w:t>, and system sustainment,</w:t>
      </w:r>
      <w:r w:rsidR="001E2B83" w:rsidRPr="00D35D5C">
        <w:rPr>
          <w:rFonts w:cstheme="minorHAnsi"/>
          <w:sz w:val="24"/>
        </w:rPr>
        <w:t xml:space="preserve"> including:</w:t>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w:t>
      </w:r>
      <w:r w:rsidR="00855201">
        <w:rPr>
          <w:rFonts w:cstheme="minorHAnsi"/>
          <w:sz w:val="24"/>
        </w:rPr>
        <w:t xml:space="preserve">The application will consolidate various data sources, risk factors, and statistical models to identify at risk </w:t>
      </w:r>
      <w:r w:rsidR="003213C1">
        <w:rPr>
          <w:rFonts w:cstheme="minorHAnsi"/>
          <w:sz w:val="24"/>
        </w:rPr>
        <w:t>individuals</w:t>
      </w:r>
      <w:r w:rsidR="00855201">
        <w:rPr>
          <w:rFonts w:cstheme="minorHAnsi"/>
          <w:sz w:val="24"/>
        </w:rPr>
        <w:t xml:space="preserve"> and populations. </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sidR="00855201">
        <w:rPr>
          <w:rFonts w:cstheme="minorHAnsi"/>
          <w:sz w:val="24"/>
        </w:rPr>
        <w:t>The</w:t>
      </w:r>
      <w:r w:rsidR="006D3F08">
        <w:rPr>
          <w:rFonts w:cstheme="minorHAnsi"/>
          <w:sz w:val="24"/>
        </w:rPr>
        <w:t xml:space="preserve"> </w:t>
      </w:r>
      <w:r w:rsidRPr="00EC2EBF">
        <w:rPr>
          <w:rFonts w:cstheme="minorHAnsi"/>
          <w:sz w:val="24"/>
        </w:rPr>
        <w:t>surveillance dashboard</w:t>
      </w:r>
      <w:r w:rsidR="006D3F08">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1E2B83" w:rsidRPr="00EC2EBF" w:rsidRDefault="001E2B83" w:rsidP="001E2B83">
      <w:pPr>
        <w:pStyle w:val="ListParagraph"/>
        <w:spacing w:before="120" w:after="120"/>
        <w:rPr>
          <w:rFonts w:cstheme="minorHAnsi"/>
          <w:sz w:val="24"/>
        </w:rPr>
      </w:pP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sidR="00855201">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FC68D8" w:rsidRDefault="00FC68D8" w:rsidP="00FC68D8"/>
    <w:p w:rsidR="000C00A4" w:rsidRDefault="000C00A4" w:rsidP="000C00A4">
      <w:pPr>
        <w:pStyle w:val="Heading2"/>
      </w:pPr>
      <w:bookmarkStart w:id="9" w:name="_Toc403739896"/>
      <w:r>
        <w:t>Relationship to Other Documents and Plans</w:t>
      </w:r>
      <w:bookmarkEnd w:id="9"/>
    </w:p>
    <w:p w:rsidR="002C17AF" w:rsidRPr="000406F8" w:rsidRDefault="002C17AF" w:rsidP="002C17AF">
      <w:pPr>
        <w:rPr>
          <w:sz w:val="24"/>
        </w:rPr>
      </w:pPr>
      <w:r w:rsidRPr="000406F8">
        <w:rPr>
          <w:sz w:val="24"/>
        </w:rPr>
        <w:t>The following IRDS documents may be referenced in tandem with the information recorded here:</w:t>
      </w:r>
    </w:p>
    <w:p w:rsidR="002C17AF" w:rsidRPr="000406F8" w:rsidRDefault="002C17AF" w:rsidP="00170C81">
      <w:pPr>
        <w:pStyle w:val="ListParagraph"/>
        <w:numPr>
          <w:ilvl w:val="0"/>
          <w:numId w:val="17"/>
        </w:numPr>
        <w:rPr>
          <w:sz w:val="24"/>
        </w:rPr>
      </w:pPr>
      <w:r w:rsidRPr="000406F8">
        <w:rPr>
          <w:sz w:val="24"/>
        </w:rPr>
        <w:t>Project Management Plan (PMP)</w:t>
      </w:r>
    </w:p>
    <w:p w:rsidR="002C17AF" w:rsidRPr="000406F8" w:rsidRDefault="002C17AF" w:rsidP="00170C81">
      <w:pPr>
        <w:pStyle w:val="ListParagraph"/>
        <w:numPr>
          <w:ilvl w:val="0"/>
          <w:numId w:val="17"/>
        </w:numPr>
        <w:rPr>
          <w:sz w:val="24"/>
        </w:rPr>
      </w:pPr>
      <w:r w:rsidRPr="000406F8">
        <w:rPr>
          <w:sz w:val="24"/>
        </w:rPr>
        <w:t>IRDS Interface Design Specification</w:t>
      </w:r>
    </w:p>
    <w:p w:rsidR="00855201" w:rsidRDefault="00855201" w:rsidP="00170C81">
      <w:pPr>
        <w:pStyle w:val="ListParagraph"/>
        <w:numPr>
          <w:ilvl w:val="0"/>
          <w:numId w:val="17"/>
        </w:numPr>
        <w:rPr>
          <w:sz w:val="24"/>
        </w:rPr>
      </w:pPr>
      <w:r>
        <w:rPr>
          <w:sz w:val="24"/>
        </w:rPr>
        <w:t>IRDS Requirements Specification Document (RSD)</w:t>
      </w:r>
    </w:p>
    <w:p w:rsidR="00855201" w:rsidRDefault="00855201" w:rsidP="00170C81">
      <w:pPr>
        <w:pStyle w:val="ListParagraph"/>
        <w:numPr>
          <w:ilvl w:val="0"/>
          <w:numId w:val="17"/>
        </w:numPr>
        <w:rPr>
          <w:sz w:val="24"/>
        </w:rPr>
      </w:pPr>
      <w:r>
        <w:rPr>
          <w:sz w:val="24"/>
        </w:rPr>
        <w:lastRenderedPageBreak/>
        <w:t>IRDS User Research Report</w:t>
      </w:r>
    </w:p>
    <w:p w:rsidR="00855201" w:rsidRDefault="00855201" w:rsidP="00170C81">
      <w:pPr>
        <w:pStyle w:val="ListParagraph"/>
        <w:numPr>
          <w:ilvl w:val="0"/>
          <w:numId w:val="17"/>
        </w:numPr>
        <w:rPr>
          <w:sz w:val="24"/>
        </w:rPr>
      </w:pPr>
      <w:r>
        <w:rPr>
          <w:sz w:val="24"/>
        </w:rPr>
        <w:t xml:space="preserve">IRDS Requirements </w:t>
      </w:r>
      <w:r w:rsidR="003213C1">
        <w:rPr>
          <w:sz w:val="24"/>
        </w:rPr>
        <w:t>Traceability</w:t>
      </w:r>
      <w:r>
        <w:rPr>
          <w:sz w:val="24"/>
        </w:rPr>
        <w:t xml:space="preserve"> Matrix (RTM)</w:t>
      </w:r>
    </w:p>
    <w:p w:rsidR="006D3F08" w:rsidRPr="006D3F08" w:rsidRDefault="006D3F08" w:rsidP="006D3F08">
      <w:pPr>
        <w:rPr>
          <w:sz w:val="24"/>
        </w:rPr>
      </w:pPr>
    </w:p>
    <w:p w:rsidR="002C17AF" w:rsidRPr="00203EC2" w:rsidRDefault="002C17AF" w:rsidP="002C17AF">
      <w:pPr>
        <w:rPr>
          <w:rFonts w:ascii="Arial" w:hAnsi="Arial"/>
        </w:rPr>
      </w:pPr>
    </w:p>
    <w:p w:rsidR="000C00A4" w:rsidRDefault="00691A64" w:rsidP="002C17AF">
      <w:pPr>
        <w:pStyle w:val="Heading2"/>
      </w:pPr>
      <w:bookmarkStart w:id="10" w:name="_Toc403739897"/>
      <w:r>
        <w:t>Acronyms</w:t>
      </w:r>
      <w:r w:rsidR="000C00A4">
        <w:t xml:space="preserve"> and Abbreviations</w:t>
      </w:r>
      <w:bookmarkEnd w:id="10"/>
    </w:p>
    <w:p w:rsidR="000C00A4" w:rsidRDefault="000C00A4" w:rsidP="000C00A4">
      <w:pPr>
        <w:pStyle w:val="InstructionalText1"/>
      </w:pPr>
    </w:p>
    <w:p w:rsidR="009625B6" w:rsidRDefault="009625B6" w:rsidP="009625B6">
      <w:pPr>
        <w:pStyle w:val="Caption"/>
      </w:pPr>
      <w:r>
        <w:t xml:space="preserve">Table </w:t>
      </w:r>
      <w:r w:rsidR="003542F0">
        <w:fldChar w:fldCharType="begin"/>
      </w:r>
      <w:r w:rsidR="003542F0">
        <w:instrText xml:space="preserve"> SEQ Table \* ARABIC </w:instrText>
      </w:r>
      <w:r w:rsidR="003542F0">
        <w:fldChar w:fldCharType="separate"/>
      </w:r>
      <w:r>
        <w:rPr>
          <w:noProof/>
        </w:rPr>
        <w:t>1</w:t>
      </w:r>
      <w:r w:rsidR="003542F0">
        <w:rPr>
          <w:noProof/>
        </w:rPr>
        <w:fldChar w:fldCharType="end"/>
      </w:r>
      <w:r>
        <w:t xml:space="preserve">: </w:t>
      </w:r>
      <w:r w:rsidR="00D35D5C">
        <w:t>Acrony</w:t>
      </w:r>
      <w:r>
        <w:t>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2C17AF" w:rsidRPr="00D35D5C" w:rsidTr="00E44943">
        <w:trPr>
          <w:cantSplit/>
          <w:trHeight w:val="421"/>
          <w:tblHeader/>
          <w:jc w:val="center"/>
        </w:trPr>
        <w:tc>
          <w:tcPr>
            <w:tcW w:w="970" w:type="pct"/>
            <w:shd w:val="clear" w:color="auto" w:fill="E0E0E0"/>
          </w:tcPr>
          <w:p w:rsidR="002C17AF" w:rsidRPr="00D35D5C" w:rsidRDefault="002C17AF" w:rsidP="00E44943">
            <w:pPr>
              <w:pStyle w:val="TableHeading"/>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2C17AF" w:rsidRPr="00D35D5C" w:rsidRDefault="002C17AF" w:rsidP="00E44943">
            <w:pPr>
              <w:pStyle w:val="TableHeading"/>
              <w:rPr>
                <w:rFonts w:ascii="Times New Roman" w:hAnsi="Times New Roman" w:cs="Times New Roman"/>
              </w:rPr>
            </w:pPr>
            <w:r w:rsidRPr="00D35D5C">
              <w:rPr>
                <w:rFonts w:ascii="Times New Roman" w:hAnsi="Times New Roman" w:cs="Times New Roman"/>
              </w:rPr>
              <w:t>Term</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Army STARRS</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Army Study to Assess Risk and Resilience in Service members</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BIRLS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Beneficiary Identification Records Locator System</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CD</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Compact Disk</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CDC</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Center for Disease Control</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DoD</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Department of Defense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ETL</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Extract, Transform, Load</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GB</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Gigabyte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ICD</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 xml:space="preserve">International Classification of Diseases </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IM/IT</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Information Management/Information Technology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IRDS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Integrated Reach Database System</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IT</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Information and Technology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NDI</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National Death Index</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OIT</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Office of Information and Technology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OMHS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Office of Mental Health Services</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PMP</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Project Management Plan</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RSD</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Requirements Specification Document</w:t>
            </w:r>
          </w:p>
        </w:tc>
      </w:tr>
      <w:tr w:rsidR="00855201" w:rsidRPr="00D35D5C" w:rsidTr="00E44943">
        <w:trPr>
          <w:cantSplit/>
          <w:trHeight w:val="400"/>
          <w:jc w:val="center"/>
        </w:trPr>
        <w:tc>
          <w:tcPr>
            <w:tcW w:w="97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RTM</w:t>
            </w:r>
          </w:p>
        </w:tc>
        <w:tc>
          <w:tcPr>
            <w:tcW w:w="4030" w:type="pct"/>
          </w:tcPr>
          <w:p w:rsidR="00855201" w:rsidRPr="00D35D5C" w:rsidRDefault="00855201" w:rsidP="00E44943">
            <w:pPr>
              <w:pStyle w:val="TableText"/>
              <w:rPr>
                <w:rFonts w:ascii="Times New Roman" w:hAnsi="Times New Roman" w:cs="Times New Roman"/>
                <w:szCs w:val="22"/>
              </w:rPr>
            </w:pPr>
            <w:r w:rsidRPr="00D35D5C">
              <w:rPr>
                <w:rFonts w:ascii="Times New Roman" w:hAnsi="Times New Roman" w:cs="Times New Roman"/>
                <w:szCs w:val="22"/>
              </w:rPr>
              <w:t xml:space="preserve">Requirements </w:t>
            </w:r>
            <w:r w:rsidR="003213C1" w:rsidRPr="00D35D5C">
              <w:rPr>
                <w:rFonts w:ascii="Times New Roman" w:hAnsi="Times New Roman" w:cs="Times New Roman"/>
                <w:szCs w:val="22"/>
              </w:rPr>
              <w:t>Traceability</w:t>
            </w:r>
            <w:r w:rsidRPr="00D35D5C">
              <w:rPr>
                <w:rFonts w:ascii="Times New Roman" w:hAnsi="Times New Roman" w:cs="Times New Roman"/>
                <w:szCs w:val="22"/>
              </w:rPr>
              <w:t xml:space="preserve"> Matrix</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SAS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eastAsia="MS Mincho" w:hAnsi="Times New Roman" w:cs="Times New Roman"/>
                <w:szCs w:val="22"/>
                <w:lang w:eastAsia="en-GB"/>
              </w:rPr>
              <w:t>Statistical Analysis System</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SDCD</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State Death Certificate Data</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SDR</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Suicide Data Repository</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SFTP</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Secure File Transfer Protocol</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SMITREC</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eastAsia="MS Mincho" w:hAnsi="Times New Roman" w:cs="Times New Roman"/>
                <w:szCs w:val="22"/>
                <w:lang w:eastAsia="en-GB"/>
              </w:rPr>
              <w:t>Serious Mental Illness Treatment Resource and Evaluation Center</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SPAN</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Suicide Prevention Applications Network</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lastRenderedPageBreak/>
              <w:t>SQL</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Structured Query Language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SSIS</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SQL Server Integration Services</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SSN</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Social Security Number</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TB</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Terabyte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UI</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User Interface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VA</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Department of Veterans Affairs</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VCL</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Veterans Crisis Line</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VHA</w:t>
            </w:r>
          </w:p>
        </w:tc>
        <w:tc>
          <w:tcPr>
            <w:tcW w:w="4030" w:type="pct"/>
          </w:tcPr>
          <w:p w:rsidR="002C17AF" w:rsidRPr="00D35D5C" w:rsidRDefault="002C17AF" w:rsidP="00E44943">
            <w:pPr>
              <w:pStyle w:val="TableText"/>
              <w:rPr>
                <w:rFonts w:ascii="Times New Roman" w:hAnsi="Times New Roman" w:cs="Times New Roman"/>
                <w:szCs w:val="22"/>
              </w:rPr>
            </w:pPr>
            <w:r w:rsidRPr="00D35D5C">
              <w:rPr>
                <w:rFonts w:ascii="Times New Roman" w:eastAsia="MS Mincho" w:hAnsi="Times New Roman" w:cs="Times New Roman"/>
                <w:szCs w:val="22"/>
                <w:lang w:eastAsia="en-GB"/>
              </w:rPr>
              <w:t>Veterans Health Administration</w:t>
            </w:r>
          </w:p>
        </w:tc>
      </w:tr>
      <w:tr w:rsidR="002C17AF" w:rsidRPr="00D35D5C" w:rsidTr="00E44943">
        <w:trPr>
          <w:cantSplit/>
          <w:trHeight w:val="400"/>
          <w:jc w:val="center"/>
        </w:trPr>
        <w:tc>
          <w:tcPr>
            <w:tcW w:w="970" w:type="pct"/>
          </w:tcPr>
          <w:p w:rsidR="002C17AF" w:rsidRPr="00D35D5C" w:rsidRDefault="002C17AF" w:rsidP="00E44943">
            <w:pPr>
              <w:pStyle w:val="TableText"/>
              <w:rPr>
                <w:rFonts w:ascii="Times New Roman" w:hAnsi="Times New Roman" w:cs="Times New Roman"/>
                <w:szCs w:val="22"/>
              </w:rPr>
            </w:pPr>
            <w:r w:rsidRPr="00D35D5C">
              <w:rPr>
                <w:rFonts w:ascii="Times New Roman" w:hAnsi="Times New Roman" w:cs="Times New Roman"/>
                <w:szCs w:val="22"/>
              </w:rPr>
              <w:t>VSSC</w:t>
            </w:r>
          </w:p>
        </w:tc>
        <w:tc>
          <w:tcPr>
            <w:tcW w:w="4030" w:type="pct"/>
          </w:tcPr>
          <w:p w:rsidR="002C17AF" w:rsidRPr="00D35D5C" w:rsidRDefault="002C17AF" w:rsidP="00E44943">
            <w:pPr>
              <w:pStyle w:val="TableText"/>
              <w:tabs>
                <w:tab w:val="left" w:pos="944"/>
              </w:tabs>
              <w:rPr>
                <w:rFonts w:ascii="Times New Roman" w:hAnsi="Times New Roman" w:cs="Times New Roman"/>
                <w:szCs w:val="22"/>
              </w:rPr>
            </w:pPr>
            <w:r w:rsidRPr="00D35D5C">
              <w:rPr>
                <w:rFonts w:ascii="Times New Roman" w:hAnsi="Times New Roman" w:cs="Times New Roman"/>
                <w:szCs w:val="22"/>
              </w:rPr>
              <w:t xml:space="preserve">VHA </w:t>
            </w:r>
            <w:r w:rsidRPr="00D35D5C">
              <w:rPr>
                <w:rFonts w:ascii="Times New Roman" w:eastAsia="MS Mincho" w:hAnsi="Times New Roman" w:cs="Times New Roman"/>
                <w:szCs w:val="22"/>
                <w:lang w:eastAsia="en-GB"/>
              </w:rPr>
              <w:t>Support Service Center</w:t>
            </w:r>
          </w:p>
        </w:tc>
      </w:tr>
    </w:tbl>
    <w:p w:rsidR="00F41862" w:rsidRDefault="00F41862" w:rsidP="00F41862">
      <w:pPr>
        <w:pStyle w:val="BodyText"/>
      </w:pPr>
    </w:p>
    <w:p w:rsidR="00D10B95" w:rsidRDefault="00D10B95" w:rsidP="00D10B95">
      <w:pPr>
        <w:pStyle w:val="Heading1"/>
      </w:pPr>
      <w:bookmarkStart w:id="11" w:name="_Toc403739898"/>
      <w:r>
        <w:t>Background</w:t>
      </w:r>
      <w:bookmarkEnd w:id="11"/>
    </w:p>
    <w:p w:rsidR="00D10B95" w:rsidRDefault="00D10B95" w:rsidP="00D10B95">
      <w:pPr>
        <w:pStyle w:val="Heading2"/>
      </w:pPr>
      <w:bookmarkStart w:id="12" w:name="_Toc403739899"/>
      <w:r w:rsidRPr="00D10B95">
        <w:t>Overview of the System</w:t>
      </w:r>
      <w:bookmarkEnd w:id="12"/>
    </w:p>
    <w:p w:rsidR="00691A64" w:rsidRPr="00453DC8" w:rsidRDefault="00691A64" w:rsidP="00691A64">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w:t>
      </w:r>
      <w:r w:rsidR="00855201">
        <w:t>The application will include capability</w:t>
      </w:r>
      <w:r w:rsidRPr="00453DC8">
        <w:t xml:space="preserve"> for analyzing multiple and integrated data sets with cutting-edge data analytic techniques and visualizations to identify at-risk individuals and populations and provide proactive and secure notifications of these results to Veteran support services. </w:t>
      </w:r>
    </w:p>
    <w:p w:rsidR="00691A64" w:rsidRPr="00453DC8" w:rsidRDefault="00691A64" w:rsidP="00691A64">
      <w:pPr>
        <w:pStyle w:val="PSPBodytext"/>
      </w:pPr>
      <w:r w:rsidRPr="00453DC8">
        <w:t xml:space="preserve">A central component of the </w:t>
      </w:r>
      <w:r>
        <w:t>IRDS</w:t>
      </w:r>
      <w:r w:rsidRPr="00453DC8">
        <w:t xml:space="preserve"> project is VA</w:t>
      </w:r>
      <w:r>
        <w:t>’</w:t>
      </w:r>
      <w:r w:rsidRPr="00453DC8">
        <w:t xml:space="preserve">s </w:t>
      </w:r>
      <w:r>
        <w:t>Suicide Data Repository (</w:t>
      </w:r>
      <w:r w:rsidRPr="00453DC8">
        <w:t>SDR</w:t>
      </w:r>
      <w:r w:rsidR="00855201">
        <w:t>.</w:t>
      </w:r>
      <w:r>
        <w:t>)</w:t>
      </w:r>
      <w:r w:rsidR="00855201">
        <w:t>.</w:t>
      </w:r>
      <w:r w:rsidRPr="00453DC8">
        <w:t xml:space="preserve"> The SDR is a centralized SQL Server database consolidating multiple sources of data containing suicide and mortality data of Veterans. The </w:t>
      </w:r>
      <w:r>
        <w:t>IRDS</w:t>
      </w:r>
      <w:r w:rsidRPr="00453DC8">
        <w:t xml:space="preserve"> project proposes to expand the capabilities of the </w:t>
      </w:r>
      <w:r>
        <w:t>SDR</w:t>
      </w:r>
      <w:r w:rsidRPr="00453DC8">
        <w:t xml:space="preserve"> to include new interfaces to clinical data sources, integrated data analytics/predictive modelling capabilities, a surveillance dashboard, and secure messaging – thus enhancing SDR capabilities to include upstream suicide intervention.</w:t>
      </w:r>
    </w:p>
    <w:p w:rsidR="00691A64" w:rsidRPr="00453DC8" w:rsidRDefault="00691A64" w:rsidP="00691A64">
      <w:pPr>
        <w:pStyle w:val="PSPBodytext"/>
      </w:pPr>
      <w:r w:rsidRPr="00453DC8">
        <w:t>As shown in</w:t>
      </w:r>
      <w:r w:rsidR="00EA5E62">
        <w:rPr>
          <w:b/>
        </w:rPr>
        <w:t xml:space="preserve"> </w:t>
      </w:r>
      <w:r w:rsidR="00EA5E62">
        <w:rPr>
          <w:b/>
        </w:rPr>
        <w:fldChar w:fldCharType="begin"/>
      </w:r>
      <w:r w:rsidR="00EA5E62">
        <w:rPr>
          <w:b/>
        </w:rPr>
        <w:instrText xml:space="preserve"> REF _Ref403714515 \h  \* MERGEFORMAT </w:instrText>
      </w:r>
      <w:r w:rsidR="00EA5E62">
        <w:rPr>
          <w:b/>
        </w:rPr>
      </w:r>
      <w:r w:rsidR="00EA5E62">
        <w:rPr>
          <w:b/>
        </w:rPr>
        <w:fldChar w:fldCharType="separate"/>
      </w:r>
      <w:r w:rsidR="00EA5E62" w:rsidRPr="00EA5E62">
        <w:rPr>
          <w:b/>
          <w:color w:val="548DD4" w:themeColor="text2" w:themeTint="99"/>
        </w:rPr>
        <w:t xml:space="preserve">Figure </w:t>
      </w:r>
      <w:r w:rsidR="00EA5E62" w:rsidRPr="00EA5E62">
        <w:rPr>
          <w:b/>
          <w:noProof/>
          <w:color w:val="548DD4" w:themeColor="text2" w:themeTint="99"/>
        </w:rPr>
        <w:t>1</w:t>
      </w:r>
      <w:r w:rsidR="00EA5E62">
        <w:rPr>
          <w:b/>
        </w:rPr>
        <w:fldChar w:fldCharType="end"/>
      </w:r>
      <w:r w:rsidRPr="00453DC8">
        <w:t xml:space="preserve">, </w:t>
      </w:r>
      <w:r>
        <w:t>IRDS</w:t>
      </w:r>
      <w:r w:rsidRPr="00453DC8">
        <w:t xml:space="preserve"> will be an integrated system that builds upon the existing </w:t>
      </w:r>
      <w:r>
        <w:t>SDR</w:t>
      </w:r>
      <w:r w:rsidRPr="00453DC8">
        <w:t xml:space="preserve"> with the following capabilities:</w:t>
      </w:r>
    </w:p>
    <w:p w:rsidR="00691A64" w:rsidRPr="006D3F08" w:rsidRDefault="00691A64" w:rsidP="00691A64">
      <w:pPr>
        <w:pStyle w:val="PSPBullet1"/>
        <w:spacing w:after="0"/>
      </w:pPr>
      <w:r w:rsidRPr="00BD007C">
        <w:rPr>
          <w:b/>
        </w:rPr>
        <w:t>Reach Database.</w:t>
      </w:r>
      <w:r w:rsidRPr="006D3F08">
        <w:t xml:space="preserve"> A SQL database used to aggregate new data sources and relevant SDR data.</w:t>
      </w:r>
    </w:p>
    <w:p w:rsidR="00691A64" w:rsidRPr="003213C1" w:rsidRDefault="00691A64" w:rsidP="00691A64">
      <w:pPr>
        <w:pStyle w:val="PSPBullet1"/>
        <w:spacing w:after="0"/>
      </w:pPr>
      <w:r w:rsidRPr="00BD007C">
        <w:rPr>
          <w:b/>
        </w:rPr>
        <w:t>Data Analytics Platform and Dashboard.</w:t>
      </w:r>
      <w:r w:rsidRPr="006D3F08">
        <w:t xml:space="preserve"> An integrated collection of analytics and visualization tools, including a surveillance dashboard aimed at identifying at-risk individuals and </w:t>
      </w:r>
      <w:r w:rsidRPr="003213C1">
        <w:t>populations.</w:t>
      </w:r>
    </w:p>
    <w:p w:rsidR="00691A64" w:rsidRPr="006D3F08" w:rsidRDefault="00691A64" w:rsidP="00691A64">
      <w:pPr>
        <w:pStyle w:val="PSPBullet1"/>
        <w:spacing w:after="0"/>
      </w:pPr>
      <w:r w:rsidRPr="00BD007C">
        <w:rPr>
          <w:b/>
        </w:rPr>
        <w:t>Direct Messaging.</w:t>
      </w:r>
      <w:r w:rsidRPr="006D3F08">
        <w:t xml:space="preserve"> A method to construct and transmit a secure message to authorized outreach and intervention service providers.</w:t>
      </w:r>
    </w:p>
    <w:p w:rsidR="00691A64" w:rsidRPr="00691A64" w:rsidRDefault="00691A64" w:rsidP="00691A64">
      <w:pPr>
        <w:pStyle w:val="PSPBullet1"/>
        <w:spacing w:after="0"/>
      </w:pPr>
      <w:r w:rsidRPr="00BD007C">
        <w:rPr>
          <w:b/>
        </w:rPr>
        <w:t>Outreach and Intervention.</w:t>
      </w:r>
      <w:r w:rsidRPr="006D3F08">
        <w:t xml:space="preserve"> A</w:t>
      </w:r>
      <w:r w:rsidRPr="00453DC8">
        <w:t xml:space="preserve"> pilot workflow that includes the process by which outreach and intervention resources are notified and act upon the data provided.</w:t>
      </w:r>
    </w:p>
    <w:p w:rsidR="00CD0BC6" w:rsidRPr="000406F8" w:rsidRDefault="00CD0BC6" w:rsidP="002C17AF">
      <w:pPr>
        <w:rPr>
          <w:sz w:val="24"/>
        </w:rPr>
      </w:pPr>
    </w:p>
    <w:p w:rsidR="0072288B" w:rsidRDefault="002C17AF" w:rsidP="0072288B">
      <w:pPr>
        <w:keepNext/>
        <w:jc w:val="center"/>
      </w:pPr>
      <w:r w:rsidRPr="0017153A">
        <w:rPr>
          <w:noProof/>
        </w:rPr>
        <w:lastRenderedPageBreak/>
        <w:drawing>
          <wp:inline distT="0" distB="0" distL="0" distR="0" wp14:anchorId="7B345530" wp14:editId="21B508E7">
            <wp:extent cx="4743527"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2C17AF" w:rsidRDefault="0072288B" w:rsidP="0072288B">
      <w:pPr>
        <w:pStyle w:val="Caption"/>
      </w:pPr>
      <w:bookmarkStart w:id="13" w:name="_Ref403714515"/>
      <w:r w:rsidRPr="0072288B">
        <w:t>Figure</w:t>
      </w:r>
      <w:r>
        <w:t xml:space="preserve"> </w:t>
      </w:r>
      <w:r w:rsidR="003542F0">
        <w:fldChar w:fldCharType="begin"/>
      </w:r>
      <w:r w:rsidR="003542F0">
        <w:instrText xml:space="preserve"> SEQ Figure \* ARABIC </w:instrText>
      </w:r>
      <w:r w:rsidR="003542F0">
        <w:fldChar w:fldCharType="separate"/>
      </w:r>
      <w:r w:rsidR="00414897">
        <w:rPr>
          <w:noProof/>
        </w:rPr>
        <w:t>1</w:t>
      </w:r>
      <w:r w:rsidR="003542F0">
        <w:rPr>
          <w:noProof/>
        </w:rPr>
        <w:fldChar w:fldCharType="end"/>
      </w:r>
      <w:bookmarkEnd w:id="13"/>
      <w:r w:rsidR="009625B6">
        <w:rPr>
          <w:noProof/>
        </w:rPr>
        <w:t>: Conceptual Program Design</w:t>
      </w:r>
    </w:p>
    <w:p w:rsidR="00DE6A0E" w:rsidRPr="00453DC8" w:rsidRDefault="00DE6A0E" w:rsidP="00DE6A0E">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sidR="00EA5E62">
        <w:rPr>
          <w:b/>
          <w:color w:val="DC6900"/>
        </w:rPr>
        <w:t xml:space="preserve">  </w:t>
      </w:r>
      <w:r w:rsidR="00EA5E62" w:rsidRPr="00EA5E62">
        <w:rPr>
          <w:b/>
          <w:color w:val="548DD4" w:themeColor="text2" w:themeTint="99"/>
        </w:rPr>
        <w:fldChar w:fldCharType="begin"/>
      </w:r>
      <w:r w:rsidR="00EA5E62" w:rsidRPr="00EA5E62">
        <w:rPr>
          <w:b/>
          <w:color w:val="548DD4" w:themeColor="text2" w:themeTint="99"/>
        </w:rPr>
        <w:instrText xml:space="preserve"> REF _Ref403714448 \h  \* MERGEFORMAT </w:instrText>
      </w:r>
      <w:r w:rsidR="00EA5E62" w:rsidRPr="00EA5E62">
        <w:rPr>
          <w:b/>
          <w:color w:val="548DD4" w:themeColor="text2" w:themeTint="99"/>
        </w:rPr>
      </w:r>
      <w:r w:rsidR="00EA5E62" w:rsidRPr="00EA5E62">
        <w:rPr>
          <w:b/>
          <w:color w:val="548DD4" w:themeColor="text2" w:themeTint="99"/>
        </w:rPr>
        <w:fldChar w:fldCharType="separate"/>
      </w:r>
      <w:r w:rsidR="00EA5E62" w:rsidRPr="00EA5E62">
        <w:rPr>
          <w:b/>
          <w:color w:val="548DD4" w:themeColor="text2" w:themeTint="99"/>
        </w:rPr>
        <w:t>Figure</w:t>
      </w:r>
      <w:r w:rsidR="00EA5E62" w:rsidRPr="00EA5E62">
        <w:rPr>
          <w:color w:val="548DD4" w:themeColor="text2" w:themeTint="99"/>
        </w:rPr>
        <w:t xml:space="preserve"> </w:t>
      </w:r>
      <w:r w:rsidR="00EA5E62" w:rsidRPr="0094264F">
        <w:rPr>
          <w:b/>
          <w:noProof/>
          <w:color w:val="548DD4" w:themeColor="text2" w:themeTint="99"/>
        </w:rPr>
        <w:t>2</w:t>
      </w:r>
      <w:r w:rsidR="00EA5E62" w:rsidRPr="00EA5E62">
        <w:rPr>
          <w:b/>
          <w:color w:val="548DD4" w:themeColor="text2" w:themeTint="99"/>
        </w:rPr>
        <w:fldChar w:fldCharType="end"/>
      </w:r>
      <w:r w:rsidR="00EA5E62">
        <w:rPr>
          <w:b/>
          <w:color w:val="DC6900"/>
        </w:rPr>
        <w:t xml:space="preserve"> </w:t>
      </w:r>
      <w:r w:rsidRPr="00453DC8">
        <w:t>a significant component in this effort is the identification of Veteran-specific risk factors, a precursor to the design of an automated reporting model.</w:t>
      </w:r>
    </w:p>
    <w:p w:rsidR="00B04F1B" w:rsidRPr="00B04F1B" w:rsidRDefault="00DE6A0E" w:rsidP="00B04F1B">
      <w:pPr>
        <w:pStyle w:val="PSPGraphic"/>
      </w:pPr>
      <w:r w:rsidRPr="00453DC8">
        <w:rPr>
          <w:noProof/>
        </w:rPr>
        <w:drawing>
          <wp:inline distT="0" distB="0" distL="0" distR="0" wp14:anchorId="39234023" wp14:editId="18605DBA">
            <wp:extent cx="5943612" cy="27432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rsidR="00B04F1B" w:rsidRPr="00B04F1B" w:rsidRDefault="00EA5E62" w:rsidP="00EA5E62">
      <w:pPr>
        <w:pStyle w:val="Caption"/>
      </w:pPr>
      <w:bookmarkStart w:id="14" w:name="_Ref403714448"/>
      <w:r>
        <w:t xml:space="preserve">Figure </w:t>
      </w:r>
      <w:r w:rsidR="003542F0">
        <w:fldChar w:fldCharType="begin"/>
      </w:r>
      <w:r w:rsidR="003542F0">
        <w:instrText xml:space="preserve"> SEQ Figure \* ARABIC </w:instrText>
      </w:r>
      <w:r w:rsidR="003542F0">
        <w:fldChar w:fldCharType="separate"/>
      </w:r>
      <w:r w:rsidR="00414897">
        <w:rPr>
          <w:noProof/>
        </w:rPr>
        <w:t>2</w:t>
      </w:r>
      <w:r w:rsidR="003542F0">
        <w:rPr>
          <w:noProof/>
        </w:rPr>
        <w:fldChar w:fldCharType="end"/>
      </w:r>
      <w:bookmarkEnd w:id="14"/>
      <w:r w:rsidR="009625B6">
        <w:rPr>
          <w:noProof/>
        </w:rPr>
        <w:t>: Conceptual System Design</w:t>
      </w:r>
    </w:p>
    <w:p w:rsidR="001E2B83" w:rsidRPr="00414897" w:rsidRDefault="00DE6A0E" w:rsidP="00B04F1B">
      <w:pPr>
        <w:pStyle w:val="NoSpacing"/>
        <w:rPr>
          <w:sz w:val="24"/>
        </w:rPr>
      </w:pPr>
      <w:r w:rsidRPr="00414897">
        <w:rPr>
          <w:sz w:val="24"/>
        </w:rPr>
        <w:t>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authorized officials and Veteran support services organizations via Direct Messaging.</w:t>
      </w:r>
    </w:p>
    <w:p w:rsidR="00B04F1B" w:rsidRPr="00453DC8" w:rsidRDefault="00B04F1B" w:rsidP="00B04F1B">
      <w:pPr>
        <w:pStyle w:val="Heading3"/>
      </w:pPr>
      <w:bookmarkStart w:id="15" w:name="_SDR_Database_Background"/>
      <w:bookmarkStart w:id="16" w:name="_Toc387140591"/>
      <w:bookmarkStart w:id="17" w:name="_Toc387178632"/>
      <w:bookmarkStart w:id="18" w:name="_Toc397445254"/>
      <w:bookmarkStart w:id="19" w:name="_Toc397963197"/>
      <w:bookmarkStart w:id="20" w:name="_Toc403739900"/>
      <w:bookmarkEnd w:id="15"/>
      <w:r w:rsidRPr="00453DC8">
        <w:lastRenderedPageBreak/>
        <w:t>SDR Database Background</w:t>
      </w:r>
      <w:bookmarkEnd w:id="16"/>
      <w:bookmarkEnd w:id="17"/>
      <w:bookmarkEnd w:id="18"/>
      <w:bookmarkEnd w:id="19"/>
      <w:bookmarkEnd w:id="20"/>
    </w:p>
    <w:p w:rsidR="00B04F1B" w:rsidRPr="00453DC8" w:rsidRDefault="00B04F1B" w:rsidP="00B04F1B">
      <w:pPr>
        <w:pStyle w:val="PSPBodytext"/>
      </w:pPr>
      <w:r w:rsidRPr="00453DC8">
        <w:t>As previously mentioned, the SDR is a centralized SQL Server database</w:t>
      </w:r>
      <w:r>
        <w:t>,</w:t>
      </w:r>
      <w:r w:rsidRPr="00453DC8">
        <w:t xml:space="preserve"> which currently consolidates multiple sources of data containing suicide and mortality data of Veterans. The SDR will be one of the data sources for the </w:t>
      </w:r>
      <w:r>
        <w:t>IRDS</w:t>
      </w:r>
      <w:r w:rsidRPr="00453DC8">
        <w:t xml:space="preserve"> innovation. Data from the sources below are periodically imported into the SDR. Sources include:</w:t>
      </w:r>
    </w:p>
    <w:p w:rsidR="00B04F1B" w:rsidRPr="00453DC8" w:rsidRDefault="00B04F1B" w:rsidP="00B04F1B">
      <w:pPr>
        <w:pStyle w:val="PSPBullet1"/>
        <w:contextualSpacing/>
      </w:pPr>
      <w:r w:rsidRPr="00453DC8">
        <w:t xml:space="preserve">National Death Index (NDI) based on </w:t>
      </w:r>
      <w:r>
        <w:t>DoD</w:t>
      </w:r>
      <w:r w:rsidRPr="00453DC8">
        <w:t xml:space="preserve"> and VA NDI search criteria</w:t>
      </w:r>
    </w:p>
    <w:p w:rsidR="00B04F1B" w:rsidRPr="00453DC8" w:rsidRDefault="00B04F1B" w:rsidP="00B04F1B">
      <w:pPr>
        <w:pStyle w:val="PSPBullet1"/>
        <w:contextualSpacing/>
      </w:pPr>
      <w:r w:rsidRPr="00453DC8">
        <w:t>State Death Certificate Data (SDCD)</w:t>
      </w:r>
    </w:p>
    <w:p w:rsidR="00B04F1B" w:rsidRPr="00453DC8" w:rsidRDefault="00B04F1B" w:rsidP="00B04F1B">
      <w:pPr>
        <w:pStyle w:val="PSPBullet1"/>
        <w:contextualSpacing/>
      </w:pPr>
      <w:r w:rsidRPr="00453DC8">
        <w:t>Suicide Prevention Applications Network (SPAN)</w:t>
      </w:r>
    </w:p>
    <w:p w:rsidR="00B04F1B" w:rsidRPr="00453DC8" w:rsidRDefault="00B04F1B" w:rsidP="00B04F1B">
      <w:pPr>
        <w:pStyle w:val="PSPBullet1"/>
        <w:contextualSpacing/>
      </w:pPr>
      <w:r w:rsidRPr="00453DC8">
        <w:t>Veterans Crisis Line (VCL)</w:t>
      </w:r>
    </w:p>
    <w:p w:rsidR="00B04F1B" w:rsidRPr="00453DC8" w:rsidRDefault="00B04F1B" w:rsidP="00B04F1B">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rsidR="00416F75" w:rsidRPr="00416F75" w:rsidRDefault="00B04F1B" w:rsidP="00B04F1B">
      <w:pPr>
        <w:pStyle w:val="PSPBodytext"/>
      </w:pPr>
      <w:r w:rsidRPr="00453DC8">
        <w:t xml:space="preserve">Importantly, the SDR provides a view into the unique characteristics of Veterans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Veterans using data unique to Veterans. </w:t>
      </w:r>
      <w:r>
        <w:br/>
      </w:r>
    </w:p>
    <w:p w:rsidR="00AD4E85" w:rsidRDefault="00D10B95" w:rsidP="00D10B95">
      <w:pPr>
        <w:pStyle w:val="Heading2"/>
      </w:pPr>
      <w:bookmarkStart w:id="21" w:name="_Toc403739901"/>
      <w:r w:rsidRPr="00D10B95">
        <w:t>Overview of the Business Process</w:t>
      </w:r>
      <w:bookmarkEnd w:id="21"/>
    </w:p>
    <w:p w:rsidR="009F3BAC" w:rsidRDefault="003542F0" w:rsidP="009F3BAC">
      <w:pPr>
        <w:pStyle w:val="BodyText"/>
      </w:pPr>
      <w:hyperlink w:anchor="_User_Characteristics" w:history="1">
        <w:r w:rsidR="006C1C5C" w:rsidRPr="009360D4">
          <w:rPr>
            <w:rStyle w:val="Hyperlink"/>
          </w:rPr>
          <w:t>Section 1.4</w:t>
        </w:r>
      </w:hyperlink>
      <w:r w:rsidR="006C1C5C">
        <w:t xml:space="preserve"> of this document outlines the major use cases associated with the IRDS application. Of these use cases, the ones that have the most significant business process component are Surveillance and </w:t>
      </w:r>
      <w:r w:rsidR="006C1C5C" w:rsidRPr="006C1C5C">
        <w:t>Upstream At-Risk Notification</w:t>
      </w:r>
      <w:r w:rsidR="006C1C5C">
        <w:t>. The business process diagrams below represent</w:t>
      </w:r>
      <w:r w:rsidR="003213C1">
        <w:t>s</w:t>
      </w:r>
      <w:r w:rsidR="006C1C5C">
        <w:t xml:space="preserve"> a high level overview of how the IRDS application will integrate within these use cases</w:t>
      </w:r>
      <w:r w:rsidR="009360D4">
        <w:t xml:space="preserve">, however it should be noted that the details of each business process may vary on a case by case and facility by facility basis. </w:t>
      </w:r>
      <w:r w:rsidR="00554545">
        <w:t xml:space="preserve">As more business processes are identified during the development process, this document will be updated. </w:t>
      </w:r>
    </w:p>
    <w:p w:rsidR="00C81083" w:rsidRDefault="00C81083" w:rsidP="00C81083">
      <w:pPr>
        <w:pStyle w:val="BodyText"/>
        <w:numPr>
          <w:ilvl w:val="0"/>
          <w:numId w:val="36"/>
        </w:numPr>
      </w:pPr>
      <w:r>
        <w:t>Data sources are imported into the IRDS system via SQL Server Integration Services (SSIS) import solutions. Each data source will have its own SSIS package (.dtsx). In the case of importing data from a VistA installation, one or more RPC calls will be executed from within an SSIS import. The import solution will transform the data and load into the appropriate tables in the Reach database.</w:t>
      </w:r>
    </w:p>
    <w:p w:rsidR="00C81083" w:rsidRDefault="00C81083" w:rsidP="00C81083">
      <w:pPr>
        <w:pStyle w:val="BodyText"/>
        <w:numPr>
          <w:ilvl w:val="0"/>
          <w:numId w:val="36"/>
        </w:numPr>
      </w:pPr>
      <w:r>
        <w:t>An R program is run periodically (every year or so</w:t>
      </w:r>
      <w:r w:rsidR="00E00CF8">
        <w:t>) on</w:t>
      </w:r>
      <w:r>
        <w:t xml:space="preserve"> the production server to update the Risk model. The results of the run are stored in a table in the Reach database.</w:t>
      </w:r>
    </w:p>
    <w:p w:rsidR="00C81083" w:rsidRDefault="00C81083" w:rsidP="00C81083">
      <w:pPr>
        <w:pStyle w:val="BodyText"/>
        <w:numPr>
          <w:ilvl w:val="0"/>
          <w:numId w:val="36"/>
        </w:numPr>
      </w:pPr>
      <w:r>
        <w:t xml:space="preserve">On a regular basis (daily, weekly) a SQL Server process runs that does surveillance against a list of veterans tracked in the Reach database tables against the risk model. The process identifies who are at high risk of attempting suicide. </w:t>
      </w:r>
    </w:p>
    <w:p w:rsidR="00C81083" w:rsidRDefault="00C81083" w:rsidP="00C81083">
      <w:pPr>
        <w:pStyle w:val="BodyText"/>
        <w:numPr>
          <w:ilvl w:val="0"/>
          <w:numId w:val="36"/>
        </w:numPr>
      </w:pPr>
      <w:r>
        <w:lastRenderedPageBreak/>
        <w:t>The results of the surveillance run are emailed to the appropriate contacts for those veterans via a secure message that leverages the VA VLER architecture.</w:t>
      </w:r>
    </w:p>
    <w:p w:rsidR="00C81083" w:rsidRDefault="00C81083" w:rsidP="00C81083">
      <w:pPr>
        <w:pStyle w:val="BodyText"/>
        <w:numPr>
          <w:ilvl w:val="0"/>
          <w:numId w:val="36"/>
        </w:numPr>
      </w:pPr>
      <w:r>
        <w:t xml:space="preserve">A system user opens up their dashboard via a compatible web </w:t>
      </w:r>
      <w:r w:rsidR="00E00CF8">
        <w:t>browser</w:t>
      </w:r>
      <w:r>
        <w:t xml:space="preserve"> and a client side java component connects to a server side java component, which queries the Reach database for both specific and </w:t>
      </w:r>
      <w:r w:rsidR="00E00CF8">
        <w:t>aggregate</w:t>
      </w:r>
      <w:r>
        <w:t xml:space="preserve"> data regarding high risk veterans at </w:t>
      </w:r>
      <w:r w:rsidR="00E00CF8">
        <w:t>their</w:t>
      </w:r>
      <w:r>
        <w:t xml:space="preserve"> management level (region, state, VISN, VAMC). The query results are passed to the client browser and populated in the web page.</w:t>
      </w:r>
    </w:p>
    <w:p w:rsidR="00C81083" w:rsidRDefault="00C81083" w:rsidP="00173138">
      <w:pPr>
        <w:pStyle w:val="BodyText"/>
        <w:ind w:left="720"/>
      </w:pPr>
    </w:p>
    <w:p w:rsidR="00EA5E62" w:rsidRDefault="00C81083" w:rsidP="00EA5E62">
      <w:pPr>
        <w:pStyle w:val="BodyText"/>
        <w:keepNext/>
      </w:pPr>
      <w:r>
        <w:object w:dxaOrig="9005" w:dyaOrig="11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8pt;height:550.15pt" o:ole="">
            <v:imagedata r:id="rId17" o:title=""/>
          </v:shape>
          <o:OLEObject Type="Embed" ProgID="Visio.Drawing.11" ShapeID="_x0000_i1025" DrawAspect="Content" ObjectID="_1478493160" r:id="rId18"/>
        </w:object>
      </w:r>
    </w:p>
    <w:p w:rsidR="00C81083" w:rsidRDefault="00EA5E62" w:rsidP="00EA5E62">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3</w:t>
      </w:r>
      <w:r w:rsidR="003542F0">
        <w:rPr>
          <w:noProof/>
        </w:rPr>
        <w:fldChar w:fldCharType="end"/>
      </w:r>
      <w:r>
        <w:t>: Dashboard Surveillance</w:t>
      </w:r>
    </w:p>
    <w:p w:rsidR="00C81083" w:rsidRDefault="00C81083" w:rsidP="009F3BAC">
      <w:pPr>
        <w:pStyle w:val="BodyText"/>
      </w:pPr>
    </w:p>
    <w:p w:rsidR="00F627D1" w:rsidRDefault="00F627D1" w:rsidP="00F627D1">
      <w:pPr>
        <w:pStyle w:val="Caption"/>
      </w:pPr>
    </w:p>
    <w:p w:rsidR="000D4019" w:rsidRPr="000D4019" w:rsidRDefault="000D4019">
      <w:pPr>
        <w:pStyle w:val="BodyText"/>
      </w:pPr>
    </w:p>
    <w:p w:rsidR="000D4019" w:rsidRDefault="000D4019" w:rsidP="00A02CA1">
      <w:pPr>
        <w:pStyle w:val="BodyText"/>
        <w:keepNext/>
      </w:pPr>
    </w:p>
    <w:p w:rsidR="000D4019" w:rsidRDefault="000D4019" w:rsidP="00173138">
      <w:pPr>
        <w:pStyle w:val="BodyText"/>
        <w:keepNext/>
      </w:pPr>
      <w:r>
        <w:object w:dxaOrig="17251" w:dyaOrig="4575" w14:anchorId="3BAFD6AB">
          <v:shape id="_x0000_i1026" type="#_x0000_t75" style="width:468.35pt;height:124.2pt" o:ole="">
            <v:imagedata r:id="rId19" o:title=""/>
          </v:shape>
          <o:OLEObject Type="Embed" ProgID="Visio.Drawing.11" ShapeID="_x0000_i1026" DrawAspect="Content" ObjectID="_1478493161" r:id="rId20"/>
        </w:object>
      </w:r>
    </w:p>
    <w:p w:rsidR="000D4019" w:rsidRDefault="00EA5E62" w:rsidP="00EA5E62">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4</w:t>
      </w:r>
      <w:r w:rsidR="003542F0">
        <w:rPr>
          <w:noProof/>
        </w:rPr>
        <w:fldChar w:fldCharType="end"/>
      </w:r>
      <w:r>
        <w:t>: Direct Message, New Veteran Identified</w:t>
      </w:r>
    </w:p>
    <w:p w:rsidR="008E425D" w:rsidRPr="008E425D" w:rsidRDefault="008E425D" w:rsidP="008E425D">
      <w:pPr>
        <w:pStyle w:val="BodyText"/>
      </w:pPr>
    </w:p>
    <w:p w:rsidR="000D4019" w:rsidRDefault="000D4019" w:rsidP="00173138">
      <w:pPr>
        <w:pStyle w:val="BodyText"/>
        <w:keepNext/>
      </w:pPr>
      <w:r>
        <w:object w:dxaOrig="17071" w:dyaOrig="4619" w14:anchorId="63CB445B">
          <v:shape id="_x0000_i1027" type="#_x0000_t75" style="width:467.75pt;height:126.8pt" o:ole="">
            <v:imagedata r:id="rId21" o:title=""/>
          </v:shape>
          <o:OLEObject Type="Embed" ProgID="Visio.Drawing.11" ShapeID="_x0000_i1027" DrawAspect="Content" ObjectID="_1478493162" r:id="rId22"/>
        </w:object>
      </w:r>
    </w:p>
    <w:p w:rsidR="000D4019" w:rsidRPr="000D4019" w:rsidRDefault="00EA5E62" w:rsidP="00EA5E62">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5</w:t>
      </w:r>
      <w:r w:rsidR="003542F0">
        <w:rPr>
          <w:noProof/>
        </w:rPr>
        <w:fldChar w:fldCharType="end"/>
      </w:r>
      <w:r>
        <w:t>: Direct Message, Veteran Data Update</w:t>
      </w:r>
    </w:p>
    <w:p w:rsidR="00F627D1" w:rsidRDefault="00F627D1" w:rsidP="00F627D1">
      <w:pPr>
        <w:pStyle w:val="Caption"/>
      </w:pPr>
    </w:p>
    <w:p w:rsidR="00414897" w:rsidRPr="00414897" w:rsidRDefault="00414897" w:rsidP="00414897">
      <w:pPr>
        <w:pStyle w:val="Caption"/>
      </w:pPr>
      <w:r>
        <w:t xml:space="preserve">Table </w:t>
      </w:r>
      <w:r w:rsidR="003542F0">
        <w:fldChar w:fldCharType="begin"/>
      </w:r>
      <w:r w:rsidR="003542F0">
        <w:instrText xml:space="preserve"> SEQ Table \* ARABIC </w:instrText>
      </w:r>
      <w:r w:rsidR="003542F0">
        <w:fldChar w:fldCharType="separate"/>
      </w:r>
      <w:r w:rsidR="009625B6">
        <w:rPr>
          <w:noProof/>
        </w:rPr>
        <w:t>2</w:t>
      </w:r>
      <w:r w:rsidR="003542F0">
        <w:rPr>
          <w:noProof/>
        </w:rPr>
        <w:fldChar w:fldCharType="end"/>
      </w:r>
      <w:r>
        <w:t>: Business Processes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434"/>
        <w:gridCol w:w="1415"/>
        <w:gridCol w:w="1526"/>
        <w:gridCol w:w="4005"/>
      </w:tblGrid>
      <w:tr w:rsidR="002C45EE" w:rsidRPr="00D35D5C" w:rsidTr="00A02CA1">
        <w:trPr>
          <w:cantSplit/>
          <w:tblHeader/>
        </w:trPr>
        <w:tc>
          <w:tcPr>
            <w:tcW w:w="624" w:type="pct"/>
            <w:shd w:val="clear" w:color="auto" w:fill="D9D9D9"/>
            <w:vAlign w:val="center"/>
          </w:tcPr>
          <w:p w:rsidR="00F627D1" w:rsidRPr="00D35D5C" w:rsidRDefault="00F627D1" w:rsidP="00F627D1">
            <w:pPr>
              <w:pStyle w:val="TableHeading"/>
              <w:rPr>
                <w:rFonts w:ascii="Times New Roman" w:hAnsi="Times New Roman" w:cs="Times New Roman"/>
              </w:rPr>
            </w:pPr>
            <w:bookmarkStart w:id="22" w:name="ColumnTitle_05"/>
            <w:bookmarkEnd w:id="22"/>
            <w:r w:rsidRPr="00D35D5C">
              <w:rPr>
                <w:rFonts w:ascii="Times New Roman" w:hAnsi="Times New Roman" w:cs="Times New Roman"/>
              </w:rPr>
              <w:t>Business Process ID</w:t>
            </w:r>
          </w:p>
        </w:tc>
        <w:tc>
          <w:tcPr>
            <w:tcW w:w="749"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Business Process Name</w:t>
            </w:r>
          </w:p>
        </w:tc>
        <w:tc>
          <w:tcPr>
            <w:tcW w:w="739"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Type</w:t>
            </w:r>
          </w:p>
        </w:tc>
        <w:tc>
          <w:tcPr>
            <w:tcW w:w="797"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Owner</w:t>
            </w:r>
          </w:p>
        </w:tc>
        <w:tc>
          <w:tcPr>
            <w:tcW w:w="2091" w:type="pct"/>
            <w:shd w:val="clear" w:color="auto" w:fill="D9D9D9"/>
            <w:vAlign w:val="center"/>
          </w:tcPr>
          <w:p w:rsidR="00F627D1" w:rsidRPr="00D35D5C" w:rsidRDefault="00F627D1" w:rsidP="00F627D1">
            <w:pPr>
              <w:pStyle w:val="TableHeading"/>
              <w:rPr>
                <w:rFonts w:ascii="Times New Roman" w:hAnsi="Times New Roman" w:cs="Times New Roman"/>
              </w:rPr>
            </w:pPr>
            <w:r w:rsidRPr="00D35D5C">
              <w:rPr>
                <w:rFonts w:ascii="Times New Roman" w:hAnsi="Times New Roman" w:cs="Times New Roman"/>
              </w:rPr>
              <w:t>Description</w:t>
            </w:r>
          </w:p>
        </w:tc>
      </w:tr>
      <w:tr w:rsidR="009360D4" w:rsidRPr="00D35D5C" w:rsidTr="00F627D1">
        <w:trPr>
          <w:cantSplit/>
        </w:trPr>
        <w:tc>
          <w:tcPr>
            <w:tcW w:w="624" w:type="pct"/>
            <w:shd w:val="clear" w:color="auto" w:fill="auto"/>
          </w:tcPr>
          <w:p w:rsidR="009360D4" w:rsidRPr="00D35D5C" w:rsidRDefault="009360D4" w:rsidP="00F627D1">
            <w:pPr>
              <w:pStyle w:val="InstructionalTable"/>
              <w:rPr>
                <w:i w:val="0"/>
                <w:color w:val="auto"/>
              </w:rPr>
            </w:pPr>
            <w:r w:rsidRPr="00D35D5C">
              <w:rPr>
                <w:i w:val="0"/>
                <w:color w:val="auto"/>
              </w:rPr>
              <w:t>1</w:t>
            </w:r>
          </w:p>
        </w:tc>
        <w:tc>
          <w:tcPr>
            <w:tcW w:w="749" w:type="pct"/>
            <w:shd w:val="clear" w:color="auto" w:fill="auto"/>
          </w:tcPr>
          <w:p w:rsidR="009360D4" w:rsidRPr="00D35D5C" w:rsidRDefault="009360D4" w:rsidP="00F627D1">
            <w:pPr>
              <w:pStyle w:val="InstructionalTable"/>
              <w:rPr>
                <w:i w:val="0"/>
                <w:color w:val="auto"/>
              </w:rPr>
            </w:pPr>
            <w:r w:rsidRPr="00D35D5C">
              <w:rPr>
                <w:i w:val="0"/>
                <w:color w:val="auto"/>
              </w:rPr>
              <w:t xml:space="preserve">Dashboard Surveillance </w:t>
            </w:r>
          </w:p>
        </w:tc>
        <w:tc>
          <w:tcPr>
            <w:tcW w:w="739" w:type="pct"/>
            <w:shd w:val="clear" w:color="auto" w:fill="auto"/>
          </w:tcPr>
          <w:p w:rsidR="009360D4" w:rsidRPr="00D35D5C" w:rsidRDefault="009360D4" w:rsidP="00F627D1">
            <w:pPr>
              <w:pStyle w:val="InstructionalTable"/>
              <w:rPr>
                <w:i w:val="0"/>
                <w:color w:val="auto"/>
              </w:rPr>
            </w:pPr>
            <w:r w:rsidRPr="00D35D5C">
              <w:rPr>
                <w:i w:val="0"/>
                <w:color w:val="auto"/>
              </w:rPr>
              <w:t>Modernized</w:t>
            </w:r>
          </w:p>
        </w:tc>
        <w:tc>
          <w:tcPr>
            <w:tcW w:w="797" w:type="pct"/>
            <w:shd w:val="clear" w:color="auto" w:fill="auto"/>
          </w:tcPr>
          <w:p w:rsidR="009360D4" w:rsidRPr="00D35D5C" w:rsidRDefault="009360D4" w:rsidP="00B65B11">
            <w:pPr>
              <w:pStyle w:val="InstructionalTable"/>
              <w:rPr>
                <w:i w:val="0"/>
                <w:color w:val="auto"/>
              </w:rPr>
            </w:pPr>
            <w:r w:rsidRPr="00D35D5C">
              <w:rPr>
                <w:i w:val="0"/>
                <w:color w:val="auto"/>
              </w:rPr>
              <w:t>VA Mental Health Staff</w:t>
            </w:r>
          </w:p>
        </w:tc>
        <w:tc>
          <w:tcPr>
            <w:tcW w:w="2091" w:type="pct"/>
            <w:shd w:val="clear" w:color="auto" w:fill="auto"/>
          </w:tcPr>
          <w:p w:rsidR="009360D4" w:rsidRPr="00D35D5C" w:rsidRDefault="009360D4" w:rsidP="003213C1">
            <w:pPr>
              <w:pStyle w:val="InstructionalTable"/>
              <w:rPr>
                <w:i w:val="0"/>
                <w:color w:val="auto"/>
              </w:rPr>
            </w:pPr>
            <w:r w:rsidRPr="00D35D5C">
              <w:rPr>
                <w:i w:val="0"/>
                <w:color w:val="auto"/>
              </w:rPr>
              <w:t xml:space="preserve">High-level description of how VA staff identifies high-risk Veterans and adds them to the local “High Risk List,” </w:t>
            </w:r>
            <w:r w:rsidR="003213C1" w:rsidRPr="00D35D5C">
              <w:rPr>
                <w:i w:val="0"/>
                <w:color w:val="auto"/>
              </w:rPr>
              <w:t>the</w:t>
            </w:r>
            <w:r w:rsidRPr="00D35D5C">
              <w:rPr>
                <w:i w:val="0"/>
                <w:color w:val="auto"/>
              </w:rPr>
              <w:t xml:space="preserve"> primary tool for tracking and monitoring high risk Veterans within a facility’s service area. Staff will also use the </w:t>
            </w:r>
            <w:r w:rsidR="000D4019" w:rsidRPr="00D35D5C">
              <w:rPr>
                <w:i w:val="0"/>
                <w:color w:val="auto"/>
              </w:rPr>
              <w:t>dashboard for ad</w:t>
            </w:r>
            <w:r w:rsidR="0094264F">
              <w:rPr>
                <w:i w:val="0"/>
                <w:color w:val="auto"/>
              </w:rPr>
              <w:t xml:space="preserve"> </w:t>
            </w:r>
            <w:r w:rsidR="000D4019" w:rsidRPr="00D35D5C">
              <w:rPr>
                <w:i w:val="0"/>
                <w:color w:val="auto"/>
              </w:rPr>
              <w:t xml:space="preserve">hoc research and lookups not associated with a defined business process. </w:t>
            </w:r>
          </w:p>
        </w:tc>
      </w:tr>
      <w:tr w:rsidR="000D4019" w:rsidRPr="00D35D5C" w:rsidTr="00A02CA1">
        <w:trPr>
          <w:cantSplit/>
        </w:trPr>
        <w:tc>
          <w:tcPr>
            <w:tcW w:w="624" w:type="pct"/>
            <w:shd w:val="clear" w:color="auto" w:fill="auto"/>
          </w:tcPr>
          <w:p w:rsidR="000D4019" w:rsidRPr="00D35D5C" w:rsidRDefault="000D4019" w:rsidP="00F627D1">
            <w:pPr>
              <w:pStyle w:val="InstructionalTable"/>
              <w:rPr>
                <w:i w:val="0"/>
                <w:color w:val="auto"/>
              </w:rPr>
            </w:pPr>
            <w:r w:rsidRPr="00D35D5C">
              <w:rPr>
                <w:i w:val="0"/>
                <w:color w:val="auto"/>
              </w:rPr>
              <w:t xml:space="preserve">2 </w:t>
            </w:r>
          </w:p>
        </w:tc>
        <w:tc>
          <w:tcPr>
            <w:tcW w:w="749" w:type="pct"/>
            <w:shd w:val="clear" w:color="auto" w:fill="auto"/>
          </w:tcPr>
          <w:p w:rsidR="000D4019" w:rsidRPr="00D35D5C" w:rsidRDefault="000D4019" w:rsidP="00F627D1">
            <w:pPr>
              <w:pStyle w:val="InstructionalTable"/>
              <w:rPr>
                <w:i w:val="0"/>
                <w:color w:val="auto"/>
              </w:rPr>
            </w:pPr>
            <w:r w:rsidRPr="00D35D5C">
              <w:rPr>
                <w:i w:val="0"/>
                <w:color w:val="auto"/>
              </w:rPr>
              <w:t>Direct Message, New Veteran Identified</w:t>
            </w:r>
          </w:p>
        </w:tc>
        <w:tc>
          <w:tcPr>
            <w:tcW w:w="739" w:type="pct"/>
            <w:shd w:val="clear" w:color="auto" w:fill="auto"/>
          </w:tcPr>
          <w:p w:rsidR="000D4019" w:rsidRPr="00D35D5C" w:rsidRDefault="000D4019" w:rsidP="00F627D1">
            <w:pPr>
              <w:pStyle w:val="InstructionalTable"/>
              <w:rPr>
                <w:i w:val="0"/>
                <w:color w:val="auto"/>
              </w:rPr>
            </w:pPr>
            <w:r w:rsidRPr="00D35D5C">
              <w:rPr>
                <w:i w:val="0"/>
                <w:color w:val="auto"/>
              </w:rPr>
              <w:t>New</w:t>
            </w:r>
          </w:p>
        </w:tc>
        <w:tc>
          <w:tcPr>
            <w:tcW w:w="797" w:type="pct"/>
            <w:shd w:val="clear" w:color="auto" w:fill="auto"/>
          </w:tcPr>
          <w:p w:rsidR="000D4019" w:rsidRPr="00D35D5C" w:rsidRDefault="000D4019" w:rsidP="00B65B11">
            <w:pPr>
              <w:pStyle w:val="InstructionalTable"/>
              <w:rPr>
                <w:i w:val="0"/>
                <w:color w:val="auto"/>
              </w:rPr>
            </w:pPr>
            <w:r w:rsidRPr="00D35D5C">
              <w:rPr>
                <w:i w:val="0"/>
                <w:color w:val="auto"/>
              </w:rPr>
              <w:t>VA Mental Health Staff</w:t>
            </w:r>
          </w:p>
        </w:tc>
        <w:tc>
          <w:tcPr>
            <w:tcW w:w="2091" w:type="pct"/>
            <w:shd w:val="clear" w:color="auto" w:fill="auto"/>
          </w:tcPr>
          <w:p w:rsidR="000D4019" w:rsidRPr="00D35D5C" w:rsidRDefault="000D4019" w:rsidP="00B65B11">
            <w:pPr>
              <w:pStyle w:val="InstructionalTable"/>
              <w:rPr>
                <w:i w:val="0"/>
                <w:color w:val="auto"/>
              </w:rPr>
            </w:pPr>
            <w:r w:rsidRPr="00D35D5C">
              <w:rPr>
                <w:i w:val="0"/>
                <w:color w:val="auto"/>
              </w:rPr>
              <w:t xml:space="preserve">Description of automated message generation and delivery when the application has identified a Veteran not previously displayed in the system. </w:t>
            </w:r>
          </w:p>
        </w:tc>
      </w:tr>
      <w:tr w:rsidR="000D4019" w:rsidRPr="00D35D5C" w:rsidTr="00A02CA1">
        <w:trPr>
          <w:cantSplit/>
        </w:trPr>
        <w:tc>
          <w:tcPr>
            <w:tcW w:w="624" w:type="pct"/>
            <w:shd w:val="clear" w:color="auto" w:fill="auto"/>
          </w:tcPr>
          <w:p w:rsidR="000D4019" w:rsidRPr="00D35D5C" w:rsidRDefault="000D4019" w:rsidP="00F627D1">
            <w:pPr>
              <w:pStyle w:val="InstructionalTable"/>
              <w:rPr>
                <w:i w:val="0"/>
                <w:color w:val="auto"/>
              </w:rPr>
            </w:pPr>
            <w:r w:rsidRPr="00D35D5C">
              <w:rPr>
                <w:i w:val="0"/>
                <w:color w:val="auto"/>
              </w:rPr>
              <w:lastRenderedPageBreak/>
              <w:t>3</w:t>
            </w:r>
          </w:p>
        </w:tc>
        <w:tc>
          <w:tcPr>
            <w:tcW w:w="749" w:type="pct"/>
            <w:shd w:val="clear" w:color="auto" w:fill="auto"/>
          </w:tcPr>
          <w:p w:rsidR="000D4019" w:rsidRPr="00D35D5C" w:rsidRDefault="000D4019" w:rsidP="00F627D1">
            <w:pPr>
              <w:pStyle w:val="InstructionalTable"/>
              <w:rPr>
                <w:i w:val="0"/>
                <w:color w:val="auto"/>
              </w:rPr>
            </w:pPr>
            <w:r w:rsidRPr="00D35D5C">
              <w:rPr>
                <w:i w:val="0"/>
                <w:color w:val="auto"/>
              </w:rPr>
              <w:t>Direct Message, Veteran Data Update</w:t>
            </w:r>
          </w:p>
        </w:tc>
        <w:tc>
          <w:tcPr>
            <w:tcW w:w="739" w:type="pct"/>
            <w:shd w:val="clear" w:color="auto" w:fill="auto"/>
          </w:tcPr>
          <w:p w:rsidR="000D4019" w:rsidRPr="00D35D5C" w:rsidRDefault="000D4019" w:rsidP="00F627D1">
            <w:pPr>
              <w:pStyle w:val="InstructionalTable"/>
              <w:rPr>
                <w:i w:val="0"/>
                <w:color w:val="auto"/>
              </w:rPr>
            </w:pPr>
            <w:r w:rsidRPr="00D35D5C">
              <w:rPr>
                <w:i w:val="0"/>
                <w:color w:val="auto"/>
              </w:rPr>
              <w:t>New</w:t>
            </w:r>
          </w:p>
        </w:tc>
        <w:tc>
          <w:tcPr>
            <w:tcW w:w="797" w:type="pct"/>
            <w:shd w:val="clear" w:color="auto" w:fill="auto"/>
          </w:tcPr>
          <w:p w:rsidR="000D4019" w:rsidRPr="00D35D5C" w:rsidRDefault="000D4019" w:rsidP="00B65B11">
            <w:pPr>
              <w:pStyle w:val="InstructionalTable"/>
              <w:rPr>
                <w:i w:val="0"/>
                <w:color w:val="auto"/>
              </w:rPr>
            </w:pPr>
            <w:r w:rsidRPr="00D35D5C">
              <w:rPr>
                <w:i w:val="0"/>
                <w:color w:val="auto"/>
              </w:rPr>
              <w:t>VA Mental Health Staff</w:t>
            </w:r>
          </w:p>
        </w:tc>
        <w:tc>
          <w:tcPr>
            <w:tcW w:w="2091" w:type="pct"/>
            <w:shd w:val="clear" w:color="auto" w:fill="auto"/>
          </w:tcPr>
          <w:p w:rsidR="000D4019" w:rsidRPr="00D35D5C" w:rsidRDefault="000D4019" w:rsidP="00B65B11">
            <w:pPr>
              <w:pStyle w:val="InstructionalTable"/>
              <w:rPr>
                <w:i w:val="0"/>
                <w:color w:val="auto"/>
              </w:rPr>
            </w:pPr>
            <w:r w:rsidRPr="00D35D5C">
              <w:rPr>
                <w:i w:val="0"/>
                <w:color w:val="auto"/>
              </w:rPr>
              <w:t>Description of automated</w:t>
            </w:r>
            <w:r w:rsidR="00694966" w:rsidRPr="00D35D5C">
              <w:rPr>
                <w:i w:val="0"/>
                <w:color w:val="auto"/>
              </w:rPr>
              <w:t xml:space="preserve"> message</w:t>
            </w:r>
            <w:r w:rsidRPr="00D35D5C">
              <w:rPr>
                <w:i w:val="0"/>
                <w:color w:val="auto"/>
              </w:rPr>
              <w:t xml:space="preserve"> generation and delivery when the application identifies a Veteran who has been previously identified, but has a significant negative event or trigger in the database which may induce an increased risk for suicidal behavior. </w:t>
            </w:r>
          </w:p>
        </w:tc>
      </w:tr>
    </w:tbl>
    <w:p w:rsidR="00EA5E62" w:rsidRDefault="00EA5E62" w:rsidP="00EA5E62">
      <w:pPr>
        <w:pStyle w:val="Heading2"/>
        <w:numPr>
          <w:ilvl w:val="0"/>
          <w:numId w:val="0"/>
        </w:numPr>
        <w:ind w:left="907"/>
      </w:pPr>
    </w:p>
    <w:p w:rsidR="00EA5E62" w:rsidRPr="00EA5E62" w:rsidRDefault="000E3F48" w:rsidP="00EA5E62">
      <w:pPr>
        <w:pStyle w:val="Heading2"/>
      </w:pPr>
      <w:bookmarkStart w:id="23" w:name="_Toc403739902"/>
      <w:r>
        <w:t>Business Benefits</w:t>
      </w:r>
      <w:bookmarkEnd w:id="23"/>
    </w:p>
    <w:p w:rsidR="00B04F1B" w:rsidRPr="00453DC8" w:rsidRDefault="0094264F" w:rsidP="00B04F1B">
      <w:pPr>
        <w:pStyle w:val="PSPBodytext"/>
      </w:pPr>
      <w:r>
        <w:t>S</w:t>
      </w:r>
      <w:r w:rsidR="00B04F1B" w:rsidRPr="00453DC8">
        <w:t xml:space="preserve">urveillance, identification of risk and protective factors, and interventions are three components of a holistic suicide prevention program. </w:t>
      </w:r>
      <w:r w:rsidR="00B04F1B">
        <w:t>IRDS</w:t>
      </w:r>
      <w:r w:rsidR="00B04F1B" w:rsidRPr="00453DC8">
        <w:t xml:space="preserve"> aims to implement and test this approach using data, technology and clinical expertise to establish a systematic approach, automating the data collection, data analysis/predictive modelling, identification of risk factors and Veterans at risk, notification, reporting, and continuous monitoring processes.</w:t>
      </w:r>
    </w:p>
    <w:p w:rsidR="00B04F1B" w:rsidRPr="00453DC8" w:rsidRDefault="000D4019" w:rsidP="00B04F1B">
      <w:pPr>
        <w:pStyle w:val="PSPBodytext"/>
      </w:pPr>
      <w:r>
        <w:t>The</w:t>
      </w:r>
      <w:r w:rsidR="00B04F1B" w:rsidRPr="00453DC8">
        <w:t xml:space="preserve"> </w:t>
      </w:r>
      <w:r w:rsidR="00B04F1B">
        <w:t>IRDS</w:t>
      </w:r>
      <w:r w:rsidR="00B04F1B" w:rsidRPr="00453DC8">
        <w:t xml:space="preserve"> concept will address two major elements of suicide intervention; information and time. </w:t>
      </w:r>
    </w:p>
    <w:p w:rsidR="00B04F1B" w:rsidRPr="00453DC8" w:rsidRDefault="00B04F1B" w:rsidP="00B04F1B">
      <w:pPr>
        <w:pStyle w:val="PSPBullet1"/>
      </w:pPr>
      <w:r w:rsidRPr="00453DC8">
        <w:t>Can information on Veterans both under and outside VHA care be aggregated to produce a useful prediction of suicide risk?</w:t>
      </w:r>
    </w:p>
    <w:p w:rsidR="00B04F1B" w:rsidRPr="00453DC8" w:rsidRDefault="00B04F1B" w:rsidP="00B04F1B">
      <w:pPr>
        <w:pStyle w:val="PSPBullet1"/>
      </w:pPr>
      <w:r w:rsidRPr="00453DC8">
        <w:t>Can effective interventions be developed and deployed in time to avoid problems from escalating into crises?</w:t>
      </w:r>
    </w:p>
    <w:p w:rsidR="00B04F1B" w:rsidRPr="00453DC8" w:rsidRDefault="00B04F1B" w:rsidP="00B04F1B">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04F1B" w:rsidRPr="00453DC8" w:rsidTr="009F2C66">
        <w:trPr>
          <w:jc w:val="center"/>
        </w:trPr>
        <w:tc>
          <w:tcPr>
            <w:tcW w:w="9576" w:type="dxa"/>
          </w:tcPr>
          <w:p w:rsidR="00B04F1B" w:rsidRPr="00453DC8" w:rsidRDefault="00B04F1B" w:rsidP="009F2C66">
            <w:pPr>
              <w:pStyle w:val="PSPGraphic"/>
            </w:pPr>
            <w:r w:rsidRPr="00453DC8">
              <w:rPr>
                <w:noProof/>
              </w:rPr>
              <w:drawing>
                <wp:inline distT="0" distB="0" distL="0" distR="0" wp14:anchorId="43F86856" wp14:editId="2BC774D3">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B04F1B" w:rsidRPr="00453DC8" w:rsidTr="009F2C66">
        <w:trPr>
          <w:jc w:val="center"/>
        </w:trPr>
        <w:tc>
          <w:tcPr>
            <w:tcW w:w="9576" w:type="dxa"/>
          </w:tcPr>
          <w:p w:rsidR="00B04F1B" w:rsidRPr="00453DC8" w:rsidRDefault="00B04F1B" w:rsidP="009F2C66">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rsidR="00B04F1B" w:rsidRDefault="00EA5E62" w:rsidP="00EA5E62">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6</w:t>
      </w:r>
      <w:r w:rsidR="003542F0">
        <w:rPr>
          <w:noProof/>
        </w:rPr>
        <w:fldChar w:fldCharType="end"/>
      </w:r>
      <w:r w:rsidR="009625B6">
        <w:rPr>
          <w:noProof/>
        </w:rPr>
        <w:t>: Surveillance Process Model</w:t>
      </w:r>
    </w:p>
    <w:p w:rsidR="00EA5E62" w:rsidRPr="00EA5E62" w:rsidRDefault="00EA5E62" w:rsidP="00EA5E62">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B04F1B" w:rsidRPr="00453DC8" w:rsidTr="009F2C66">
        <w:trPr>
          <w:jc w:val="center"/>
        </w:trPr>
        <w:tc>
          <w:tcPr>
            <w:tcW w:w="9360" w:type="dxa"/>
            <w:shd w:val="clear" w:color="auto" w:fill="DC6900"/>
          </w:tcPr>
          <w:p w:rsidR="00B04F1B" w:rsidRPr="00453DC8" w:rsidRDefault="00B04F1B" w:rsidP="009F2C66">
            <w:pPr>
              <w:pStyle w:val="PSPTableheader"/>
            </w:pPr>
            <w:r w:rsidRPr="00453DC8">
              <w:t>Impact</w:t>
            </w:r>
          </w:p>
        </w:tc>
      </w:tr>
      <w:tr w:rsidR="00B04F1B" w:rsidRPr="00453DC8" w:rsidTr="009F2C66">
        <w:trPr>
          <w:jc w:val="center"/>
        </w:trPr>
        <w:tc>
          <w:tcPr>
            <w:tcW w:w="9360" w:type="dxa"/>
            <w:tcBorders>
              <w:bottom w:val="single" w:sz="8" w:space="0" w:color="968C6D"/>
            </w:tcBorders>
          </w:tcPr>
          <w:p w:rsidR="00B04F1B" w:rsidRPr="009625B6" w:rsidRDefault="00B04F1B" w:rsidP="009F2C66">
            <w:pPr>
              <w:pStyle w:val="PSPTableBullet1"/>
              <w:rPr>
                <w:sz w:val="22"/>
              </w:rPr>
            </w:pPr>
            <w:r w:rsidRPr="009625B6">
              <w:rPr>
                <w:sz w:val="22"/>
              </w:rPr>
              <w:t xml:space="preserve">The IRDS innovation will dramatically change the manner in which VA plans, funds, manages, and assesses suicide intervention and prevention programs. </w:t>
            </w:r>
          </w:p>
          <w:p w:rsidR="00B04F1B" w:rsidRPr="009625B6" w:rsidRDefault="00B04F1B" w:rsidP="009F2C66">
            <w:pPr>
              <w:pStyle w:val="PSPTableBullet1"/>
              <w:rPr>
                <w:sz w:val="22"/>
              </w:rPr>
            </w:pPr>
            <w:r w:rsidRPr="009625B6">
              <w:rPr>
                <w:sz w:val="22"/>
              </w:rPr>
              <w:t xml:space="preserve">IRDS will provide a cost effective framework from which health data can be studied, hypotheses tested, and where proven analytic methods can be automated, including the automation of report and notification messages. </w:t>
            </w:r>
          </w:p>
          <w:p w:rsidR="00B04F1B" w:rsidRPr="009625B6" w:rsidRDefault="00B04F1B" w:rsidP="009F2C66">
            <w:pPr>
              <w:pStyle w:val="PSPTableBullet1"/>
              <w:rPr>
                <w:sz w:val="22"/>
              </w:rPr>
            </w:pPr>
            <w:r w:rsidRPr="009625B6">
              <w:rPr>
                <w:sz w:val="22"/>
              </w:rPr>
              <w:lastRenderedPageBreak/>
              <w:t xml:space="preserve">As risk factors change over time, and as new risk factors are identified, new analytical models and new data sources can be incorporated into IRDS and the method of identification, notification, and intervention can be re-applied. </w:t>
            </w:r>
          </w:p>
          <w:p w:rsidR="00B04F1B" w:rsidRPr="009625B6" w:rsidRDefault="00B04F1B" w:rsidP="009F2C66">
            <w:pPr>
              <w:pStyle w:val="PSPTableBullet1"/>
              <w:rPr>
                <w:sz w:val="22"/>
              </w:rPr>
            </w:pPr>
            <w:r w:rsidRPr="009625B6">
              <w:rPr>
                <w:sz w:val="22"/>
              </w:rPr>
              <w:t xml:space="preserve">Through near real time analysis, and a surveillance dashboard, IRDS will allow VA to respond to regional and temporal events and trends with more agility and precision, while also providing a means to monitor and measure the results from specific initiatives. </w:t>
            </w:r>
          </w:p>
          <w:p w:rsidR="00B04F1B" w:rsidRPr="009625B6" w:rsidRDefault="00B04F1B" w:rsidP="009F2C66">
            <w:pPr>
              <w:pStyle w:val="PSPTableBullet1"/>
              <w:rPr>
                <w:sz w:val="22"/>
              </w:rPr>
            </w:pPr>
            <w:r w:rsidRPr="009625B6">
              <w:rPr>
                <w:sz w:val="22"/>
              </w:rPr>
              <w:t>Likewise, the precision provided in the system will reduce program expenditures as more focused funding can be applied, and ineffective programs can be assessed and terminated.</w:t>
            </w:r>
          </w:p>
        </w:tc>
      </w:tr>
      <w:tr w:rsidR="00B04F1B" w:rsidRPr="00453DC8" w:rsidTr="009F2C66">
        <w:trPr>
          <w:jc w:val="center"/>
        </w:trPr>
        <w:tc>
          <w:tcPr>
            <w:tcW w:w="9360" w:type="dxa"/>
            <w:shd w:val="clear" w:color="auto" w:fill="DC6900"/>
          </w:tcPr>
          <w:p w:rsidR="00B04F1B" w:rsidRPr="009625B6" w:rsidRDefault="00B04F1B" w:rsidP="009F2C66">
            <w:pPr>
              <w:pStyle w:val="PSPTableheader"/>
              <w:rPr>
                <w:sz w:val="22"/>
              </w:rPr>
            </w:pPr>
            <w:r w:rsidRPr="009625B6">
              <w:rPr>
                <w:sz w:val="22"/>
              </w:rPr>
              <w:lastRenderedPageBreak/>
              <w:t>Benefits</w:t>
            </w:r>
          </w:p>
        </w:tc>
      </w:tr>
      <w:tr w:rsidR="00B04F1B" w:rsidRPr="00453DC8" w:rsidTr="009F2C66">
        <w:trPr>
          <w:jc w:val="center"/>
        </w:trPr>
        <w:tc>
          <w:tcPr>
            <w:tcW w:w="9360" w:type="dxa"/>
            <w:tcBorders>
              <w:bottom w:val="single" w:sz="8" w:space="0" w:color="968C6D"/>
            </w:tcBorders>
          </w:tcPr>
          <w:p w:rsidR="00B04F1B" w:rsidRPr="009625B6" w:rsidRDefault="00B04F1B" w:rsidP="009F2C66">
            <w:pPr>
              <w:pStyle w:val="PSPTableBullet1"/>
              <w:rPr>
                <w:sz w:val="22"/>
              </w:rPr>
            </w:pPr>
            <w:r w:rsidRPr="009625B6">
              <w:rPr>
                <w:sz w:val="22"/>
              </w:rPr>
              <w:t>The most significant benefit of the IRDS innovation will be the reduction in attempted and completed suicides through early identification, effective intervention, and early treatment.</w:t>
            </w:r>
          </w:p>
          <w:p w:rsidR="00B04F1B" w:rsidRPr="009625B6" w:rsidRDefault="00B04F1B" w:rsidP="009F2C66">
            <w:pPr>
              <w:pStyle w:val="PSPTableBullet1"/>
              <w:rPr>
                <w:sz w:val="22"/>
              </w:rPr>
            </w:pPr>
            <w:r w:rsidRPr="009625B6">
              <w:rPr>
                <w:sz w:val="22"/>
              </w:rPr>
              <w:t xml:space="preserve">Due to the early identification and treatment for a broad range of clinical, socioeconomic, and environmental conditions, outreach and intervention programs leveraging IRDS will promote wellness and are therefore likely to decrease the probability of more serious health conditions in the future. </w:t>
            </w:r>
          </w:p>
          <w:p w:rsidR="00B04F1B" w:rsidRPr="009625B6" w:rsidRDefault="00B04F1B" w:rsidP="009F2C66">
            <w:pPr>
              <w:pStyle w:val="PSPTableBullet1"/>
              <w:rPr>
                <w:sz w:val="22"/>
              </w:rPr>
            </w:pPr>
            <w:r w:rsidRPr="009625B6">
              <w:rPr>
                <w:sz w:val="22"/>
              </w:rPr>
              <w:t xml:space="preserve">The IRDS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rsidR="00B04F1B" w:rsidRPr="009625B6" w:rsidRDefault="00B04F1B" w:rsidP="009F2C66">
            <w:pPr>
              <w:pStyle w:val="PSPTableBullet1"/>
              <w:rPr>
                <w:sz w:val="22"/>
              </w:rPr>
            </w:pPr>
            <w:r w:rsidRPr="009625B6">
              <w:rPr>
                <w:sz w:val="22"/>
              </w:rPr>
              <w:t xml:space="preserve">The organization and visualization of near real time information will simplify VA business processes, minimizing or eliminating the costs of producing static reports, and eliminating the costs of actions taken on stale data. </w:t>
            </w:r>
          </w:p>
          <w:p w:rsidR="00B04F1B" w:rsidRPr="009625B6" w:rsidRDefault="00B04F1B" w:rsidP="009F2C66">
            <w:pPr>
              <w:pStyle w:val="PSPTableBullet1"/>
              <w:rPr>
                <w:sz w:val="22"/>
              </w:rPr>
            </w:pPr>
            <w:r w:rsidRPr="009625B6">
              <w:rPr>
                <w:sz w:val="22"/>
              </w:rPr>
              <w:t>Program funding and resources can be optimized and tailored to specific regional needs, preventing waste.</w:t>
            </w:r>
          </w:p>
          <w:p w:rsidR="00B04F1B" w:rsidRPr="009625B6" w:rsidRDefault="00B04F1B" w:rsidP="009F2C66">
            <w:pPr>
              <w:pStyle w:val="PSPTableBullet1"/>
              <w:rPr>
                <w:sz w:val="22"/>
              </w:rPr>
            </w:pPr>
            <w:r w:rsidRPr="009625B6">
              <w:rPr>
                <w:sz w:val="22"/>
              </w:rPr>
              <w:t xml:space="preserve">The IRDS innovation will highlight the need for policies and governance surrounding the use of public and non-public data to manage both population and individual health outcomes. </w:t>
            </w:r>
          </w:p>
        </w:tc>
      </w:tr>
      <w:tr w:rsidR="00B04F1B" w:rsidRPr="00453DC8" w:rsidTr="009F2C66">
        <w:trPr>
          <w:jc w:val="center"/>
        </w:trPr>
        <w:tc>
          <w:tcPr>
            <w:tcW w:w="9360" w:type="dxa"/>
            <w:shd w:val="clear" w:color="auto" w:fill="DC6900"/>
          </w:tcPr>
          <w:p w:rsidR="00B04F1B" w:rsidRPr="009625B6" w:rsidRDefault="00B04F1B" w:rsidP="009F2C66">
            <w:pPr>
              <w:pStyle w:val="PSPTableheader"/>
              <w:rPr>
                <w:sz w:val="22"/>
              </w:rPr>
            </w:pPr>
            <w:r w:rsidRPr="009625B6">
              <w:rPr>
                <w:sz w:val="22"/>
              </w:rPr>
              <w:t>Scalability</w:t>
            </w:r>
          </w:p>
        </w:tc>
      </w:tr>
      <w:tr w:rsidR="00B04F1B" w:rsidRPr="00453DC8" w:rsidTr="009F2C66">
        <w:trPr>
          <w:jc w:val="center"/>
        </w:trPr>
        <w:tc>
          <w:tcPr>
            <w:tcW w:w="9360" w:type="dxa"/>
          </w:tcPr>
          <w:p w:rsidR="00B04F1B" w:rsidRPr="009625B6" w:rsidRDefault="00B04F1B" w:rsidP="009F2C66">
            <w:pPr>
              <w:pStyle w:val="PSPTableBullet1"/>
              <w:rPr>
                <w:sz w:val="22"/>
              </w:rPr>
            </w:pPr>
            <w:r w:rsidRPr="009625B6">
              <w:rPr>
                <w:sz w:val="22"/>
              </w:rPr>
              <w:t>The IRDS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rsidR="00B04F1B" w:rsidRPr="009625B6" w:rsidRDefault="00B04F1B" w:rsidP="009F2C66">
            <w:pPr>
              <w:pStyle w:val="PSPTableBullet1"/>
              <w:rPr>
                <w:sz w:val="22"/>
              </w:rPr>
            </w:pPr>
            <w:r w:rsidRPr="009625B6">
              <w:rPr>
                <w:sz w:val="22"/>
              </w:rPr>
              <w:t>This framework provides a platform on which new analytic techniques, tools, and theories can be tested and studied, eliminating the need to construct new research platforms from scratch – thus saving time and money on future programs.</w:t>
            </w:r>
          </w:p>
          <w:p w:rsidR="00B04F1B" w:rsidRPr="009625B6" w:rsidRDefault="00B04F1B" w:rsidP="009F2C66">
            <w:pPr>
              <w:pStyle w:val="PSPTableBullet1"/>
              <w:rPr>
                <w:sz w:val="22"/>
              </w:rPr>
            </w:pPr>
            <w:r w:rsidRPr="009625B6">
              <w:rPr>
                <w:sz w:val="22"/>
              </w:rPr>
              <w:t xml:space="preserve">This framework and reference design will be the basis from which an enterprise level solution can be designed, implemented, and deployed within VA, consistent with OneVA Enterprise Architecture principles and requirements. </w:t>
            </w:r>
          </w:p>
        </w:tc>
      </w:tr>
    </w:tbl>
    <w:p w:rsidR="00B04F1B" w:rsidRDefault="00EA5E62" w:rsidP="00EA5E62">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7</w:t>
      </w:r>
      <w:r w:rsidR="003542F0">
        <w:rPr>
          <w:noProof/>
        </w:rPr>
        <w:fldChar w:fldCharType="end"/>
      </w:r>
      <w:r w:rsidR="009625B6">
        <w:rPr>
          <w:noProof/>
        </w:rPr>
        <w:t>: System Benefits</w:t>
      </w:r>
    </w:p>
    <w:p w:rsidR="00EA5E62" w:rsidRPr="00EA5E62" w:rsidRDefault="00EA5E62" w:rsidP="00EA5E62">
      <w:pPr>
        <w:pStyle w:val="BodyText"/>
      </w:pPr>
    </w:p>
    <w:p w:rsidR="000E3F48" w:rsidRDefault="000E3F48" w:rsidP="000E3F48">
      <w:pPr>
        <w:pStyle w:val="Heading2"/>
      </w:pPr>
      <w:bookmarkStart w:id="24" w:name="_Toc403739903"/>
      <w:r>
        <w:t>Assumptions and Constraints</w:t>
      </w:r>
      <w:bookmarkEnd w:id="24"/>
    </w:p>
    <w:p w:rsidR="000E3F48" w:rsidRDefault="000E3F48" w:rsidP="000E3F48">
      <w:pPr>
        <w:pStyle w:val="InstructionalText1"/>
      </w:pPr>
      <w:r>
        <w:t>This section describes the assumptions, and constraints that impacted the design of the system.</w:t>
      </w:r>
    </w:p>
    <w:p w:rsidR="00C4058A" w:rsidRPr="00173138" w:rsidRDefault="00334811" w:rsidP="00334811">
      <w:pPr>
        <w:pStyle w:val="InstructionalText1"/>
        <w:rPr>
          <w:i w:val="0"/>
          <w:color w:val="auto"/>
        </w:rPr>
      </w:pPr>
      <w:r>
        <w:rPr>
          <w:i w:val="0"/>
          <w:color w:val="auto"/>
        </w:rPr>
        <w:t>The details of the system design are subject to change as requirements are being gathered in parallel with development.</w:t>
      </w:r>
    </w:p>
    <w:p w:rsidR="000E3F48" w:rsidRDefault="000E3F48" w:rsidP="006A60E5">
      <w:pPr>
        <w:pStyle w:val="Heading3"/>
      </w:pPr>
      <w:bookmarkStart w:id="25" w:name="_Toc403739904"/>
      <w:r>
        <w:t>Design Assumptions</w:t>
      </w:r>
      <w:bookmarkEnd w:id="25"/>
    </w:p>
    <w:p w:rsidR="000E3F48" w:rsidRDefault="000E3F48" w:rsidP="006A60E5">
      <w:pPr>
        <w:pStyle w:val="InstructionalText1"/>
      </w:pPr>
      <w:r>
        <w:t>Identify any specific assumptions that were made which influenced the design of this system.</w:t>
      </w:r>
    </w:p>
    <w:p w:rsidR="000E3F48" w:rsidRDefault="000E3F48" w:rsidP="006A60E5">
      <w:pPr>
        <w:pStyle w:val="Heading3"/>
      </w:pPr>
      <w:bookmarkStart w:id="26" w:name="_Toc403739905"/>
      <w:r>
        <w:lastRenderedPageBreak/>
        <w:t>Design Constraints</w:t>
      </w:r>
      <w:bookmarkEnd w:id="26"/>
    </w:p>
    <w:p w:rsidR="00694966" w:rsidRPr="00694966" w:rsidRDefault="00694966" w:rsidP="00694966">
      <w:pPr>
        <w:numPr>
          <w:ilvl w:val="0"/>
          <w:numId w:val="40"/>
        </w:numPr>
        <w:spacing w:before="120" w:after="120"/>
        <w:rPr>
          <w:sz w:val="24"/>
          <w:szCs w:val="20"/>
        </w:rPr>
      </w:pPr>
      <w:r w:rsidRPr="00694966">
        <w:rPr>
          <w:sz w:val="24"/>
          <w:szCs w:val="20"/>
        </w:rPr>
        <w:t xml:space="preserve">System designers have attempted to utilize open source tools wherever possible. This design of the user interface / front end presentation layer of the system, testing tools, and statistical / analytics tools. </w:t>
      </w:r>
    </w:p>
    <w:p w:rsidR="00694966" w:rsidRPr="00694966" w:rsidRDefault="00694966" w:rsidP="00694966">
      <w:pPr>
        <w:numPr>
          <w:ilvl w:val="0"/>
          <w:numId w:val="40"/>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p>
    <w:p w:rsidR="00694966" w:rsidRPr="00694966" w:rsidRDefault="00694966" w:rsidP="00A02CA1">
      <w:pPr>
        <w:pStyle w:val="BodyText"/>
      </w:pPr>
    </w:p>
    <w:p w:rsidR="000E3F48" w:rsidRDefault="000E3F48" w:rsidP="006A60E5">
      <w:pPr>
        <w:pStyle w:val="Heading3"/>
      </w:pPr>
      <w:bookmarkStart w:id="27" w:name="_Toc403739906"/>
      <w:r>
        <w:t>Design Trade-offs</w:t>
      </w:r>
      <w:bookmarkEnd w:id="27"/>
    </w:p>
    <w:p w:rsidR="000E3F48" w:rsidRDefault="000E3F48" w:rsidP="006A60E5">
      <w:pPr>
        <w:pStyle w:val="InstructionalText1"/>
      </w:pPr>
      <w:r>
        <w:t xml:space="preserve">Discuss the trade-offs involved with the design chosen and the reasons for your choices. </w:t>
      </w:r>
    </w:p>
    <w:p w:rsidR="000E3F48" w:rsidRDefault="000E3F48" w:rsidP="006A60E5">
      <w:pPr>
        <w:pStyle w:val="InstructionalText1"/>
      </w:pPr>
      <w:r>
        <w:t>Example 1: an increase in security controls will likely entail a decrease in ease-of-use</w:t>
      </w:r>
    </w:p>
    <w:p w:rsidR="000E3F48" w:rsidRDefault="000E3F48" w:rsidP="006A60E5">
      <w:pPr>
        <w:pStyle w:val="InstructionalText1"/>
      </w:pPr>
      <w:r>
        <w:t xml:space="preserve">Example 2: an increase in the flexibility of a system will entail a decrease in the simplicity of that system </w:t>
      </w:r>
    </w:p>
    <w:p w:rsidR="000E3F48" w:rsidRDefault="000E3F48" w:rsidP="006A60E5">
      <w:pPr>
        <w:pStyle w:val="InstructionalText1"/>
      </w:pPr>
      <w:r>
        <w:t xml:space="preserve">For this reason, the designer must decide to put a higher value on some attributes over others. Some areas to consider include: </w:t>
      </w:r>
    </w:p>
    <w:p w:rsidR="000E3F48" w:rsidRDefault="000E3F48" w:rsidP="006A60E5">
      <w:pPr>
        <w:pStyle w:val="InstructionalBullet1"/>
      </w:pPr>
      <w:r>
        <w:t xml:space="preserve">Flexibility </w:t>
      </w:r>
    </w:p>
    <w:p w:rsidR="000E3F48" w:rsidRDefault="000E3F48" w:rsidP="006A60E5">
      <w:pPr>
        <w:pStyle w:val="InstructionalBullet1"/>
      </w:pPr>
      <w:r>
        <w:t xml:space="preserve">Interoperability </w:t>
      </w:r>
    </w:p>
    <w:p w:rsidR="000E3F48" w:rsidRDefault="000E3F48" w:rsidP="006A60E5">
      <w:pPr>
        <w:pStyle w:val="InstructionalBullet1"/>
      </w:pPr>
      <w:r>
        <w:t xml:space="preserve">Performance </w:t>
      </w:r>
    </w:p>
    <w:p w:rsidR="000E3F48" w:rsidRDefault="000E3F48" w:rsidP="006A60E5">
      <w:pPr>
        <w:pStyle w:val="InstructionalBullet1"/>
      </w:pPr>
      <w:r>
        <w:t xml:space="preserve">Reliability and robustness </w:t>
      </w:r>
    </w:p>
    <w:p w:rsidR="000E3F48" w:rsidRDefault="000E3F48" w:rsidP="006A60E5">
      <w:pPr>
        <w:pStyle w:val="InstructionalBullet1"/>
      </w:pPr>
      <w:r>
        <w:t>Usability (including 508 compliance)</w:t>
      </w:r>
    </w:p>
    <w:p w:rsidR="000E3F48" w:rsidRDefault="000E3F48" w:rsidP="006A60E5">
      <w:pPr>
        <w:pStyle w:val="Heading2"/>
      </w:pPr>
      <w:bookmarkStart w:id="28" w:name="_Toc403739907"/>
      <w:r>
        <w:t>Overview of the Significant Requirements</w:t>
      </w:r>
      <w:bookmarkEnd w:id="28"/>
    </w:p>
    <w:p w:rsidR="000E3F48" w:rsidRDefault="000E3F48" w:rsidP="006A60E5">
      <w:pPr>
        <w:pStyle w:val="InstructionalText1"/>
      </w:pPr>
      <w:r>
        <w:t>The material in this section is not to replace either the existing functional or technical requirements documents, nor serve as the basis for the Requirements Traceability Matrix, but only to inform non-project personnel reading this document of the basis for the design.</w:t>
      </w:r>
    </w:p>
    <w:p w:rsidR="000E3F48" w:rsidRDefault="000E3F48" w:rsidP="006A60E5">
      <w:pPr>
        <w:pStyle w:val="Heading3"/>
      </w:pPr>
      <w:bookmarkStart w:id="29" w:name="_Toc403739908"/>
      <w:r>
        <w:t>Overview of Significant Functional Requirements</w:t>
      </w:r>
      <w:bookmarkEnd w:id="29"/>
    </w:p>
    <w:p w:rsidR="00F627D1" w:rsidRDefault="00554545" w:rsidP="00F627D1">
      <w:pPr>
        <w:pStyle w:val="BodyText"/>
      </w:pPr>
      <w:r>
        <w:t xml:space="preserve">The table below includes an overview of the major user requirements, or “Epics,” associated with the proposed solution. A full listing of the project’s Product Backlog is </w:t>
      </w:r>
      <w:r w:rsidR="003213C1">
        <w:t>maintained</w:t>
      </w:r>
      <w:r>
        <w:t xml:space="preserve"> in Jira</w:t>
      </w:r>
      <w:r w:rsidR="00762A74">
        <w:rPr>
          <w:rStyle w:val="FootnoteReference"/>
        </w:rPr>
        <w:footnoteReference w:id="2"/>
      </w:r>
      <w:r>
        <w:t xml:space="preserve">. In addition, a snapshot of the project’s major </w:t>
      </w:r>
      <w:r w:rsidR="003213C1">
        <w:t>functional</w:t>
      </w:r>
      <w:r>
        <w:t xml:space="preserve"> requirements </w:t>
      </w:r>
      <w:r w:rsidR="003213C1">
        <w:t>will</w:t>
      </w:r>
      <w:r w:rsidR="00762A74">
        <w:t xml:space="preserve"> be</w:t>
      </w:r>
      <w:r>
        <w:t xml:space="preserve"> included in the project’s RTM.</w:t>
      </w:r>
      <w:r w:rsidR="00694966">
        <w:t xml:space="preserve"> The PR tags in the table below, for example, “PR-158,” derive from the tracking system in Jira. </w:t>
      </w:r>
    </w:p>
    <w:p w:rsidR="00EA5E62" w:rsidRDefault="00EA5E62" w:rsidP="00F627D1">
      <w:pPr>
        <w:pStyle w:val="BodyText"/>
      </w:pPr>
    </w:p>
    <w:p w:rsidR="00EA5E62" w:rsidRPr="00F627D1" w:rsidRDefault="008E425D" w:rsidP="008E425D">
      <w:pPr>
        <w:pStyle w:val="Caption"/>
      </w:pPr>
      <w:r>
        <w:t xml:space="preserve">Table </w:t>
      </w:r>
      <w:r w:rsidR="003542F0">
        <w:fldChar w:fldCharType="begin"/>
      </w:r>
      <w:r w:rsidR="003542F0">
        <w:instrText xml:space="preserve"> SEQ Table \* ARABIC </w:instrText>
      </w:r>
      <w:r w:rsidR="003542F0">
        <w:fldChar w:fldCharType="separate"/>
      </w:r>
      <w:r w:rsidR="009625B6">
        <w:rPr>
          <w:noProof/>
        </w:rPr>
        <w:t>3</w:t>
      </w:r>
      <w:r w:rsidR="003542F0">
        <w:rPr>
          <w:noProof/>
        </w:rPr>
        <w:fldChar w:fldCharType="end"/>
      </w:r>
      <w:r>
        <w:t>: 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768"/>
      </w:tblGrid>
      <w:tr w:rsidR="00BD007C" w:rsidRPr="00D35D5C" w:rsidTr="0094264F">
        <w:trPr>
          <w:cantSplit/>
        </w:trPr>
        <w:tc>
          <w:tcPr>
            <w:tcW w:w="1466" w:type="pct"/>
            <w:shd w:val="clear" w:color="auto" w:fill="BFBFBF" w:themeFill="background1" w:themeFillShade="BF"/>
          </w:tcPr>
          <w:p w:rsidR="00BD007C" w:rsidRPr="00D35D5C" w:rsidRDefault="00BD007C" w:rsidP="00BD007C">
            <w:pPr>
              <w:pStyle w:val="TableHeading"/>
              <w:jc w:val="center"/>
              <w:rPr>
                <w:rFonts w:ascii="Times New Roman" w:hAnsi="Times New Roman" w:cs="Times New Roman"/>
              </w:rPr>
            </w:pPr>
            <w:r w:rsidRPr="00D35D5C">
              <w:rPr>
                <w:rFonts w:ascii="Times New Roman" w:hAnsi="Times New Roman" w:cs="Times New Roman"/>
              </w:rPr>
              <w:t>ID (JIRA Ticket Number)</w:t>
            </w:r>
          </w:p>
          <w:p w:rsidR="00BD007C" w:rsidRPr="00D35D5C" w:rsidRDefault="00BD007C" w:rsidP="00BD007C">
            <w:pPr>
              <w:pStyle w:val="InstructionalTable"/>
              <w:jc w:val="center"/>
              <w:rPr>
                <w:b/>
                <w:i w:val="0"/>
                <w:color w:val="auto"/>
                <w:szCs w:val="22"/>
              </w:rPr>
            </w:pPr>
          </w:p>
        </w:tc>
        <w:tc>
          <w:tcPr>
            <w:tcW w:w="3534" w:type="pct"/>
            <w:shd w:val="clear" w:color="auto" w:fill="BFBFBF" w:themeFill="background1" w:themeFillShade="BF"/>
          </w:tcPr>
          <w:p w:rsidR="00BD007C" w:rsidRPr="00D35D5C" w:rsidRDefault="00BD007C" w:rsidP="00BD007C">
            <w:pPr>
              <w:pStyle w:val="InstructionalTable"/>
              <w:jc w:val="center"/>
              <w:rPr>
                <w:b/>
                <w:i w:val="0"/>
                <w:color w:val="auto"/>
                <w:szCs w:val="22"/>
              </w:rPr>
            </w:pPr>
            <w:r w:rsidRPr="00D35D5C">
              <w:rPr>
                <w:b/>
                <w:i w:val="0"/>
                <w:color w:val="auto"/>
                <w:szCs w:val="22"/>
              </w:rPr>
              <w:t>Description</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bookmarkStart w:id="30" w:name="ColumnTitle_06"/>
            <w:bookmarkEnd w:id="30"/>
            <w:r w:rsidRPr="00D35D5C">
              <w:rPr>
                <w:i w:val="0"/>
                <w:color w:val="auto"/>
                <w:szCs w:val="22"/>
              </w:rPr>
              <w:lastRenderedPageBreak/>
              <w:t>PR-158</w:t>
            </w:r>
          </w:p>
        </w:tc>
        <w:tc>
          <w:tcPr>
            <w:tcW w:w="3534"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As an Outreach Provider, I want to be sent secure notification via a Direct Message of at-risk Veterans and populations so I can provide outreach services to these groups.</w:t>
            </w:r>
          </w:p>
        </w:tc>
      </w:tr>
      <w:tr w:rsidR="00ED105E" w:rsidRPr="00D35D5C" w:rsidTr="0094264F">
        <w:trPr>
          <w:cantSplit/>
        </w:trPr>
        <w:tc>
          <w:tcPr>
            <w:tcW w:w="1466"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PR-160</w:t>
            </w:r>
          </w:p>
        </w:tc>
        <w:tc>
          <w:tcPr>
            <w:tcW w:w="3534"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As a member of VA leadership, VA Center of Excellence for Suicide Prevention staff, VA Mental Health leaders</w:t>
            </w:r>
            <w:r w:rsidR="003213C1" w:rsidRPr="00D35D5C">
              <w:rPr>
                <w:i w:val="0"/>
                <w:color w:val="auto"/>
                <w:szCs w:val="22"/>
              </w:rPr>
              <w:t>, or</w:t>
            </w:r>
            <w:r w:rsidRPr="00D35D5C">
              <w:rPr>
                <w:i w:val="0"/>
                <w:color w:val="auto"/>
                <w:szCs w:val="22"/>
              </w:rPr>
              <w:t xml:space="preserve"> VA Suicide Prevention Coordinator, I want to view a surveillance dashboard with results produced from the continuous monitoring and processing of linked data sources so I can monitor and understand Suicide Outreach outcomes.</w:t>
            </w:r>
          </w:p>
        </w:tc>
      </w:tr>
      <w:tr w:rsidR="00ED105E" w:rsidRPr="00D35D5C" w:rsidTr="0094264F">
        <w:trPr>
          <w:cantSplit/>
        </w:trPr>
        <w:tc>
          <w:tcPr>
            <w:tcW w:w="1466"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PR-161</w:t>
            </w:r>
          </w:p>
        </w:tc>
        <w:tc>
          <w:tcPr>
            <w:tcW w:w="3534" w:type="pct"/>
            <w:shd w:val="clear" w:color="auto" w:fill="auto"/>
          </w:tcPr>
          <w:p w:rsidR="00ED105E" w:rsidRPr="00D35D5C" w:rsidRDefault="00ED105E" w:rsidP="002C45EE">
            <w:pPr>
              <w:pStyle w:val="InstructionalTable"/>
              <w:rPr>
                <w:i w:val="0"/>
                <w:color w:val="auto"/>
                <w:szCs w:val="22"/>
              </w:rPr>
            </w:pPr>
            <w:r w:rsidRPr="00D35D5C">
              <w:rPr>
                <w:i w:val="0"/>
                <w:color w:val="auto"/>
                <w:szCs w:val="22"/>
              </w:rPr>
              <w:t>As a Researcher I want to access the access the tools and data in the application so I can perform research-related tasks and projects.</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PR-162</w:t>
            </w:r>
          </w:p>
        </w:tc>
        <w:tc>
          <w:tcPr>
            <w:tcW w:w="3534" w:type="pct"/>
            <w:shd w:val="clear" w:color="auto" w:fill="auto"/>
          </w:tcPr>
          <w:p w:rsidR="00B13A70" w:rsidRPr="00D35D5C" w:rsidRDefault="00B13A70" w:rsidP="00B13A70">
            <w:pPr>
              <w:pStyle w:val="InstructionalTable"/>
              <w:rPr>
                <w:i w:val="0"/>
                <w:color w:val="auto"/>
                <w:szCs w:val="22"/>
              </w:rPr>
            </w:pPr>
            <w:r w:rsidRPr="00D35D5C">
              <w:rPr>
                <w:i w:val="0"/>
                <w:color w:val="auto"/>
                <w:szCs w:val="22"/>
              </w:rPr>
              <w:t>As a Researcher, I want to generate reports using the data and automated tools in the application so I can use reports as management and communication tools.</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PR-163</w:t>
            </w:r>
          </w:p>
        </w:tc>
        <w:tc>
          <w:tcPr>
            <w:tcW w:w="3534" w:type="pct"/>
            <w:shd w:val="clear" w:color="auto" w:fill="auto"/>
          </w:tcPr>
          <w:p w:rsidR="00B13A70" w:rsidRPr="00D35D5C" w:rsidRDefault="00554545" w:rsidP="00B13A70">
            <w:pPr>
              <w:pStyle w:val="InstructionalTable"/>
              <w:rPr>
                <w:i w:val="0"/>
                <w:color w:val="auto"/>
                <w:szCs w:val="22"/>
              </w:rPr>
            </w:pPr>
            <w:r w:rsidRPr="00D35D5C">
              <w:rPr>
                <w:i w:val="0"/>
                <w:color w:val="auto"/>
                <w:szCs w:val="22"/>
              </w:rPr>
              <w:t>As a User, I want to edit, add to, and create new IRDS Risk Stratification Models and mapping to interfaces so the application can be updated over time.</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PR-346</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Outreach Provider, I want to view a Direct Message that highlights Veterans at high risk for suicide so I can provide outreach services to them.</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PR-349</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log in to the Perceptive Reach application.</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PR-351</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see data from my "home" facility when I log in.</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PR-352</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view newly identified at-risk Veterans during a specific time frame.</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PR-353</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view information about groups of at-risk Veterans filtered by geographic area.</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PR-354</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 xml:space="preserve">As an SPC, I want to view information about groups of at-risk Veterans filtered by other data attributes (see details in Jira ticket). </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PR-355</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view information related to the change in suicide rates over time.</w:t>
            </w:r>
          </w:p>
        </w:tc>
      </w:tr>
      <w:tr w:rsidR="00B13A70" w:rsidRPr="00D35D5C" w:rsidTr="0094264F">
        <w:trPr>
          <w:cantSplit/>
        </w:trPr>
        <w:tc>
          <w:tcPr>
            <w:tcW w:w="1466" w:type="pct"/>
            <w:shd w:val="clear" w:color="auto" w:fill="auto"/>
          </w:tcPr>
          <w:p w:rsidR="00B13A70" w:rsidRPr="00D35D5C" w:rsidRDefault="00B13A70" w:rsidP="00BB3E83">
            <w:pPr>
              <w:pStyle w:val="InstructionalTable"/>
              <w:rPr>
                <w:i w:val="0"/>
                <w:color w:val="auto"/>
                <w:szCs w:val="22"/>
              </w:rPr>
            </w:pPr>
            <w:r w:rsidRPr="00D35D5C">
              <w:rPr>
                <w:i w:val="0"/>
                <w:color w:val="auto"/>
                <w:szCs w:val="22"/>
              </w:rPr>
              <w:t>PR-</w:t>
            </w:r>
            <w:r w:rsidR="00ED105E" w:rsidRPr="00D35D5C">
              <w:rPr>
                <w:i w:val="0"/>
                <w:color w:val="auto"/>
                <w:szCs w:val="22"/>
              </w:rPr>
              <w:t>356</w:t>
            </w:r>
          </w:p>
        </w:tc>
        <w:tc>
          <w:tcPr>
            <w:tcW w:w="3534" w:type="pct"/>
            <w:shd w:val="clear" w:color="auto" w:fill="auto"/>
          </w:tcPr>
          <w:p w:rsidR="00B13A70" w:rsidRPr="00D35D5C" w:rsidRDefault="00554545" w:rsidP="00B13A70">
            <w:pPr>
              <w:pStyle w:val="InstructionalTable"/>
              <w:rPr>
                <w:i w:val="0"/>
                <w:color w:val="auto"/>
                <w:szCs w:val="22"/>
              </w:rPr>
            </w:pPr>
            <w:r w:rsidRPr="00D35D5C">
              <w:rPr>
                <w:i w:val="0"/>
                <w:color w:val="auto"/>
                <w:szCs w:val="22"/>
              </w:rPr>
              <w:t xml:space="preserve">As </w:t>
            </w:r>
            <w:r w:rsidR="00ED105E" w:rsidRPr="00D35D5C">
              <w:rPr>
                <w:i w:val="0"/>
                <w:color w:val="auto"/>
                <w:szCs w:val="22"/>
              </w:rPr>
              <w:t>an SPC,</w:t>
            </w:r>
            <w:r w:rsidRPr="00D35D5C">
              <w:rPr>
                <w:i w:val="0"/>
                <w:color w:val="auto"/>
                <w:szCs w:val="22"/>
              </w:rPr>
              <w:t xml:space="preserve"> I want to </w:t>
            </w:r>
            <w:r w:rsidR="00ED105E" w:rsidRPr="00D35D5C">
              <w:rPr>
                <w:i w:val="0"/>
                <w:color w:val="auto"/>
                <w:szCs w:val="22"/>
              </w:rPr>
              <w:t>pick and choose which screen elements I see on</w:t>
            </w:r>
            <w:r w:rsidRPr="00D35D5C">
              <w:rPr>
                <w:i w:val="0"/>
                <w:color w:val="auto"/>
                <w:szCs w:val="22"/>
              </w:rPr>
              <w:t xml:space="preserve"> the </w:t>
            </w:r>
            <w:r w:rsidR="00ED105E" w:rsidRPr="00D35D5C">
              <w:rPr>
                <w:i w:val="0"/>
                <w:color w:val="auto"/>
                <w:szCs w:val="22"/>
              </w:rPr>
              <w:t>dashboard,</w:t>
            </w:r>
            <w:r w:rsidRPr="00D35D5C">
              <w:rPr>
                <w:i w:val="0"/>
                <w:color w:val="auto"/>
                <w:szCs w:val="22"/>
              </w:rPr>
              <w:t xml:space="preserve"> so I can </w:t>
            </w:r>
            <w:r w:rsidR="00ED105E" w:rsidRPr="00D35D5C">
              <w:rPr>
                <w:i w:val="0"/>
                <w:color w:val="auto"/>
                <w:szCs w:val="22"/>
              </w:rPr>
              <w:t>first see only the data that is important to me</w:t>
            </w:r>
            <w:r w:rsidRPr="00D35D5C">
              <w:rPr>
                <w:i w:val="0"/>
                <w:color w:val="auto"/>
                <w:szCs w:val="22"/>
              </w:rPr>
              <w:t>.</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PR-357</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SPC, I want to move screen elements I see on the dashboard so I can customize the look of the dashboard to suit my preferences.</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PR-505</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an Outreach Provider, I want to view a Direct Message when a Veteran experiences a high risk trigger or event, so I can provide outreach services to them.</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PR-521</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 Perceptive Reach user, I want to see a sortable / filterable list of high risk veterans.</w:t>
            </w:r>
          </w:p>
        </w:tc>
      </w:tr>
      <w:tr w:rsidR="00ED105E" w:rsidRPr="00D35D5C" w:rsidTr="0094264F">
        <w:trPr>
          <w:cantSplit/>
        </w:trPr>
        <w:tc>
          <w:tcPr>
            <w:tcW w:w="1466" w:type="pct"/>
            <w:shd w:val="clear" w:color="auto" w:fill="auto"/>
          </w:tcPr>
          <w:p w:rsidR="00ED105E" w:rsidRPr="00D35D5C" w:rsidRDefault="00ED105E" w:rsidP="00BB3E83">
            <w:pPr>
              <w:pStyle w:val="InstructionalTable"/>
              <w:rPr>
                <w:i w:val="0"/>
                <w:color w:val="auto"/>
                <w:szCs w:val="22"/>
              </w:rPr>
            </w:pPr>
            <w:r w:rsidRPr="00D35D5C">
              <w:rPr>
                <w:i w:val="0"/>
                <w:color w:val="auto"/>
                <w:szCs w:val="22"/>
              </w:rPr>
              <w:t>PR-522</w:t>
            </w:r>
          </w:p>
        </w:tc>
        <w:tc>
          <w:tcPr>
            <w:tcW w:w="3534" w:type="pct"/>
            <w:shd w:val="clear" w:color="auto" w:fill="auto"/>
          </w:tcPr>
          <w:p w:rsidR="00ED105E" w:rsidRPr="00D35D5C" w:rsidRDefault="00ED105E" w:rsidP="00B13A70">
            <w:pPr>
              <w:pStyle w:val="InstructionalTable"/>
              <w:rPr>
                <w:i w:val="0"/>
                <w:color w:val="auto"/>
                <w:szCs w:val="22"/>
              </w:rPr>
            </w:pPr>
            <w:r w:rsidRPr="00D35D5C">
              <w:rPr>
                <w:i w:val="0"/>
                <w:color w:val="auto"/>
                <w:szCs w:val="22"/>
              </w:rPr>
              <w:t>As a Perceptive Reach user I want to click a high risk Veteran list so I can see more detailed information about the Veteran I selected.</w:t>
            </w:r>
          </w:p>
        </w:tc>
      </w:tr>
    </w:tbl>
    <w:p w:rsidR="00BD007C" w:rsidRDefault="00BD007C" w:rsidP="00BD007C"/>
    <w:p w:rsidR="006D0E7C" w:rsidRDefault="006D0E7C" w:rsidP="006D0E7C">
      <w:pPr>
        <w:pStyle w:val="Heading1"/>
      </w:pPr>
      <w:bookmarkStart w:id="31" w:name="_Toc403739909"/>
      <w:r>
        <w:t>Conceptual Design</w:t>
      </w:r>
      <w:bookmarkEnd w:id="31"/>
    </w:p>
    <w:p w:rsidR="006D0E7C" w:rsidRDefault="006D0E7C" w:rsidP="006D0E7C">
      <w:pPr>
        <w:pStyle w:val="InstructionalText1"/>
      </w:pPr>
      <w:r>
        <w:t>This section of the SDD provides details about the following topics:</w:t>
      </w:r>
    </w:p>
    <w:p w:rsidR="006D0E7C" w:rsidRDefault="006D0E7C" w:rsidP="006D0E7C">
      <w:pPr>
        <w:pStyle w:val="InstructionalBullet1"/>
      </w:pPr>
      <w:r>
        <w:t>Conceptual Application Design</w:t>
      </w:r>
    </w:p>
    <w:p w:rsidR="006D0E7C" w:rsidRDefault="006D0E7C" w:rsidP="006D0E7C">
      <w:pPr>
        <w:pStyle w:val="InstructionalBullet1"/>
      </w:pPr>
      <w:r>
        <w:t>Conceptual Data Design</w:t>
      </w:r>
    </w:p>
    <w:p w:rsidR="006D0E7C" w:rsidRPr="006D0E7C" w:rsidRDefault="006D0E7C" w:rsidP="006D0E7C">
      <w:pPr>
        <w:pStyle w:val="InstructionalBullet1"/>
      </w:pPr>
      <w:r>
        <w:t>Conceptual Infrastructure Design</w:t>
      </w:r>
    </w:p>
    <w:p w:rsidR="006D0E7C" w:rsidRDefault="006D0E7C" w:rsidP="006D0E7C">
      <w:pPr>
        <w:pStyle w:val="Heading2"/>
      </w:pPr>
      <w:bookmarkStart w:id="32" w:name="_Toc403739910"/>
      <w:r>
        <w:lastRenderedPageBreak/>
        <w:t>Conceptual Application Design</w:t>
      </w:r>
      <w:bookmarkEnd w:id="32"/>
    </w:p>
    <w:p w:rsidR="006D0E7C" w:rsidRDefault="006D0E7C" w:rsidP="006D0E7C">
      <w:pPr>
        <w:pStyle w:val="InstructionalText1"/>
      </w:pPr>
      <w:r>
        <w:t>This section provides the conceptual design of the application that is being produced by this project. [There should be a “To-Be” and a “This-Increment” view of the design, in addition to an “As-Is” view if an existing system.  The “To-Be” view should include the future application context, and application high level design. The “This-Increment” view should have application context and high level design.]</w:t>
      </w:r>
    </w:p>
    <w:p w:rsidR="006D0E7C" w:rsidRDefault="006D0E7C" w:rsidP="006D0E7C">
      <w:pPr>
        <w:pStyle w:val="Heading3"/>
      </w:pPr>
      <w:bookmarkStart w:id="33" w:name="_Toc403739911"/>
      <w:r>
        <w:t>Application Context</w:t>
      </w:r>
      <w:bookmarkEnd w:id="33"/>
    </w:p>
    <w:p w:rsidR="006D0E7C" w:rsidRDefault="006D0E7C" w:rsidP="006D0E7C">
      <w:pPr>
        <w:pStyle w:val="InstructionalText1"/>
      </w:pPr>
      <w:r>
        <w:t>The following figure represents the context in which the application will exist.</w:t>
      </w:r>
    </w:p>
    <w:p w:rsidR="006D0E7C" w:rsidRDefault="006D0E7C" w:rsidP="006D0E7C">
      <w:pPr>
        <w:pStyle w:val="InstructionalText1"/>
      </w:pPr>
      <w:r>
        <w:t xml:space="preserve">Please provide a diagram showing the context within which the application exists. The diagram should include: </w:t>
      </w:r>
    </w:p>
    <w:p w:rsidR="006D0E7C" w:rsidRDefault="006D0E7C" w:rsidP="006D0E7C">
      <w:pPr>
        <w:pStyle w:val="InstructionalBullet1"/>
      </w:pPr>
      <w:r>
        <w:t xml:space="preserve">One object for the system that is the subject of this design, </w:t>
      </w:r>
    </w:p>
    <w:p w:rsidR="006D0E7C" w:rsidRDefault="006D0E7C" w:rsidP="006D0E7C">
      <w:pPr>
        <w:pStyle w:val="InstructionalBullet1"/>
      </w:pPr>
      <w:r>
        <w:t xml:space="preserve">One object for each system or external service with which this system interfaces, </w:t>
      </w:r>
    </w:p>
    <w:p w:rsidR="006D0E7C" w:rsidRDefault="006D0E7C" w:rsidP="006D0E7C">
      <w:pPr>
        <w:pStyle w:val="InstructionalBullet1"/>
      </w:pPr>
      <w:r>
        <w:t xml:space="preserve">One object for each Program Office system or subsystem with which this system interacts, and </w:t>
      </w:r>
    </w:p>
    <w:p w:rsidR="006D0E7C" w:rsidRDefault="006D0E7C" w:rsidP="006D0E7C">
      <w:pPr>
        <w:pStyle w:val="InstructionalBullet1"/>
      </w:pPr>
      <w:r>
        <w:t>One for each data store that this system shares with other systems.</w:t>
      </w:r>
    </w:p>
    <w:p w:rsidR="00D3663F" w:rsidRDefault="00D3663F" w:rsidP="00D3663F">
      <w:pPr>
        <w:pStyle w:val="PSPGraphic"/>
      </w:pPr>
      <w:r w:rsidRPr="00453DC8">
        <w:rPr>
          <w:noProof/>
        </w:rPr>
        <w:drawing>
          <wp:inline distT="0" distB="0" distL="0" distR="0" wp14:anchorId="1DD9845E" wp14:editId="3CB7C917">
            <wp:extent cx="5753100" cy="3113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24"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EA5E62" w:rsidRDefault="00EA5E62" w:rsidP="005258CC">
      <w:pPr>
        <w:pStyle w:val="PSPFigureCaption"/>
        <w:keepNext/>
        <w:numPr>
          <w:ilvl w:val="0"/>
          <w:numId w:val="0"/>
        </w:numPr>
        <w:jc w:val="left"/>
      </w:pPr>
    </w:p>
    <w:p w:rsidR="00D3663F" w:rsidRPr="00BD007C" w:rsidRDefault="00EA5E62" w:rsidP="00EA5E62">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8</w:t>
      </w:r>
      <w:r w:rsidR="003542F0">
        <w:rPr>
          <w:noProof/>
        </w:rPr>
        <w:fldChar w:fldCharType="end"/>
      </w:r>
      <w:r>
        <w:t>: System Diagram</w:t>
      </w:r>
    </w:p>
    <w:p w:rsidR="00D3663F" w:rsidRDefault="00D3663F" w:rsidP="00D3663F">
      <w:pPr>
        <w:pStyle w:val="BodyText"/>
        <w:jc w:val="both"/>
        <w:rPr>
          <w:rFonts w:ascii="Arial" w:hAnsi="Arial"/>
        </w:rPr>
      </w:pPr>
    </w:p>
    <w:p w:rsidR="006D0E7C" w:rsidRDefault="006D0E7C" w:rsidP="006D0E7C">
      <w:pPr>
        <w:pStyle w:val="InstructionalText1"/>
      </w:pPr>
      <w:r w:rsidRPr="006D0E7C">
        <w:t>Table 5 describes the information in the Application Context Diagram in four sections. Note that the system for which this design applies is represented by a single object (typically in the center of the diagram). Therefore, it is not referred to in Table 5 below.</w:t>
      </w:r>
    </w:p>
    <w:p w:rsidR="006D0E7C" w:rsidRDefault="008E425D" w:rsidP="008E425D">
      <w:pPr>
        <w:pStyle w:val="Caption"/>
      </w:pPr>
      <w:r>
        <w:lastRenderedPageBreak/>
        <w:t xml:space="preserve">Table </w:t>
      </w:r>
      <w:r w:rsidR="003542F0">
        <w:fldChar w:fldCharType="begin"/>
      </w:r>
      <w:r w:rsidR="003542F0">
        <w:instrText xml:space="preserve"> SEQ Table \* ARABIC </w:instrText>
      </w:r>
      <w:r w:rsidR="003542F0">
        <w:fldChar w:fldCharType="separate"/>
      </w:r>
      <w:r w:rsidR="009625B6">
        <w:rPr>
          <w:noProof/>
        </w:rPr>
        <w:t>4</w:t>
      </w:r>
      <w:r w:rsidR="003542F0">
        <w:rPr>
          <w:noProof/>
        </w:rPr>
        <w:fldChar w:fldCharType="end"/>
      </w:r>
      <w:r>
        <w:t>: (Grouping) Application Context Description Object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830"/>
        <w:gridCol w:w="3618"/>
        <w:gridCol w:w="1502"/>
        <w:gridCol w:w="1515"/>
      </w:tblGrid>
      <w:tr w:rsidR="006D0E7C" w:rsidRPr="006D0E7C" w:rsidTr="00CB7742">
        <w:trPr>
          <w:cantSplit/>
          <w:tblHeader/>
        </w:trPr>
        <w:tc>
          <w:tcPr>
            <w:tcW w:w="580" w:type="pct"/>
            <w:shd w:val="clear" w:color="auto" w:fill="F2F2F2" w:themeFill="background1" w:themeFillShade="F2"/>
          </w:tcPr>
          <w:p w:rsidR="006D0E7C" w:rsidRPr="006D0E7C" w:rsidRDefault="006D0E7C" w:rsidP="00AA6D2C">
            <w:pPr>
              <w:pStyle w:val="TableHeading"/>
            </w:pPr>
            <w:bookmarkStart w:id="34" w:name="ColumnTitle_12"/>
            <w:bookmarkEnd w:id="34"/>
            <w:r w:rsidRPr="006D0E7C">
              <w:t>ID</w:t>
            </w:r>
          </w:p>
        </w:tc>
        <w:tc>
          <w:tcPr>
            <w:tcW w:w="956" w:type="pct"/>
            <w:shd w:val="clear" w:color="auto" w:fill="F2F2F2" w:themeFill="background1" w:themeFillShade="F2"/>
          </w:tcPr>
          <w:p w:rsidR="006D0E7C" w:rsidRPr="006D0E7C" w:rsidRDefault="006D0E7C" w:rsidP="00AA6D2C">
            <w:pPr>
              <w:pStyle w:val="TableHeading"/>
            </w:pPr>
            <w:r w:rsidRPr="006D0E7C">
              <w:t>Name</w:t>
            </w:r>
          </w:p>
        </w:tc>
        <w:tc>
          <w:tcPr>
            <w:tcW w:w="1889" w:type="pct"/>
            <w:shd w:val="clear" w:color="auto" w:fill="F2F2F2" w:themeFill="background1" w:themeFillShade="F2"/>
          </w:tcPr>
          <w:p w:rsidR="006D0E7C" w:rsidRPr="006D0E7C" w:rsidRDefault="006D0E7C" w:rsidP="00AA6D2C">
            <w:pPr>
              <w:pStyle w:val="TableHeading"/>
            </w:pPr>
            <w:r w:rsidRPr="006D0E7C">
              <w:t>Description</w:t>
            </w:r>
          </w:p>
        </w:tc>
        <w:tc>
          <w:tcPr>
            <w:tcW w:w="784" w:type="pct"/>
            <w:shd w:val="clear" w:color="auto" w:fill="F2F2F2" w:themeFill="background1" w:themeFillShade="F2"/>
          </w:tcPr>
          <w:p w:rsidR="006D0E7C" w:rsidRPr="006D0E7C" w:rsidRDefault="006D0E7C" w:rsidP="00AA6D2C">
            <w:pPr>
              <w:pStyle w:val="TableHeading"/>
            </w:pPr>
            <w:r w:rsidRPr="006D0E7C">
              <w:t>Interface Name</w:t>
            </w:r>
          </w:p>
        </w:tc>
        <w:tc>
          <w:tcPr>
            <w:tcW w:w="791" w:type="pct"/>
            <w:shd w:val="clear" w:color="auto" w:fill="F2F2F2" w:themeFill="background1" w:themeFillShade="F2"/>
          </w:tcPr>
          <w:p w:rsidR="006D0E7C" w:rsidRPr="006D0E7C" w:rsidRDefault="006D0E7C" w:rsidP="00AA6D2C">
            <w:pPr>
              <w:pStyle w:val="TableHeading"/>
            </w:pPr>
            <w:r w:rsidRPr="006D0E7C">
              <w:t>Interface System</w:t>
            </w:r>
          </w:p>
        </w:tc>
      </w:tr>
      <w:tr w:rsidR="006D0E7C" w:rsidRPr="006D0E7C" w:rsidTr="00CB7742">
        <w:trPr>
          <w:cantSplit/>
        </w:trPr>
        <w:tc>
          <w:tcPr>
            <w:tcW w:w="580" w:type="pct"/>
            <w:shd w:val="clear" w:color="auto" w:fill="auto"/>
          </w:tcPr>
          <w:p w:rsidR="006D0E7C" w:rsidRPr="006D0E7C" w:rsidRDefault="006D0E7C" w:rsidP="006D0E7C">
            <w:pPr>
              <w:pStyle w:val="InstructionalTable"/>
            </w:pPr>
            <w:r w:rsidRPr="006D0E7C">
              <w:t>&lt; ID from diagram&gt;</w:t>
            </w:r>
          </w:p>
        </w:tc>
        <w:tc>
          <w:tcPr>
            <w:tcW w:w="956" w:type="pct"/>
            <w:shd w:val="clear" w:color="auto" w:fill="auto"/>
          </w:tcPr>
          <w:p w:rsidR="006D0E7C" w:rsidRPr="006D0E7C" w:rsidRDefault="00252277" w:rsidP="006D0E7C">
            <w:pPr>
              <w:pStyle w:val="InstructionalTable"/>
            </w:pPr>
            <w:r>
              <w:t>Improved Risk Model</w:t>
            </w:r>
          </w:p>
        </w:tc>
        <w:tc>
          <w:tcPr>
            <w:tcW w:w="1889" w:type="pct"/>
            <w:shd w:val="clear" w:color="auto" w:fill="auto"/>
          </w:tcPr>
          <w:p w:rsidR="006D0E7C" w:rsidRPr="006D0E7C" w:rsidRDefault="00252277" w:rsidP="006D0E7C">
            <w:pPr>
              <w:pStyle w:val="InstructionalTable"/>
            </w:pPr>
            <w:r>
              <w:t>Risk model to predict risk of suicide for veterans</w:t>
            </w:r>
          </w:p>
        </w:tc>
        <w:tc>
          <w:tcPr>
            <w:tcW w:w="784" w:type="pct"/>
            <w:shd w:val="clear" w:color="auto" w:fill="auto"/>
          </w:tcPr>
          <w:p w:rsidR="006D0E7C" w:rsidRPr="006D0E7C" w:rsidRDefault="006D0E7C" w:rsidP="006D0E7C">
            <w:pPr>
              <w:pStyle w:val="InstructionalTable"/>
            </w:pPr>
            <w:r w:rsidRPr="006D0E7C">
              <w:t>&lt;Name of each of the Interfaces to this object&gt;</w:t>
            </w:r>
          </w:p>
        </w:tc>
        <w:tc>
          <w:tcPr>
            <w:tcW w:w="791" w:type="pct"/>
            <w:shd w:val="clear" w:color="auto" w:fill="auto"/>
          </w:tcPr>
          <w:p w:rsidR="006D0E7C" w:rsidRPr="006D0E7C" w:rsidRDefault="006D0E7C" w:rsidP="006D0E7C">
            <w:pPr>
              <w:pStyle w:val="InstructionalTable"/>
            </w:pPr>
            <w:r w:rsidRPr="006D0E7C">
              <w:t>&lt;Systems with which this system interfaces&gt;</w:t>
            </w:r>
          </w:p>
        </w:tc>
      </w:tr>
      <w:tr w:rsidR="003542F0" w:rsidRPr="00C36EAE" w:rsidTr="00CB7742">
        <w:trPr>
          <w:cantSplit/>
        </w:trPr>
        <w:tc>
          <w:tcPr>
            <w:tcW w:w="580" w:type="pct"/>
            <w:shd w:val="clear" w:color="auto" w:fill="auto"/>
          </w:tcPr>
          <w:p w:rsidR="003542F0" w:rsidRPr="00C36EAE" w:rsidRDefault="003542F0" w:rsidP="006D0E7C">
            <w:pPr>
              <w:pStyle w:val="InstructionalTable"/>
              <w:rPr>
                <w:i w:val="0"/>
                <w:color w:val="auto"/>
                <w:rPrChange w:id="35" w:author="Author">
                  <w:rPr>
                    <w:color w:val="auto"/>
                  </w:rPr>
                </w:rPrChange>
              </w:rPr>
            </w:pPr>
          </w:p>
        </w:tc>
        <w:tc>
          <w:tcPr>
            <w:tcW w:w="956" w:type="pct"/>
            <w:shd w:val="clear" w:color="auto" w:fill="auto"/>
          </w:tcPr>
          <w:p w:rsidR="003542F0" w:rsidRPr="00C36EAE" w:rsidRDefault="003542F0" w:rsidP="006D0E7C">
            <w:pPr>
              <w:pStyle w:val="InstructionalTable"/>
              <w:rPr>
                <w:i w:val="0"/>
                <w:color w:val="auto"/>
                <w:rPrChange w:id="36" w:author="Author">
                  <w:rPr>
                    <w:color w:val="auto"/>
                  </w:rPr>
                </w:rPrChange>
              </w:rPr>
            </w:pPr>
            <w:r w:rsidRPr="00C36EAE">
              <w:rPr>
                <w:i w:val="0"/>
                <w:color w:val="auto"/>
                <w:rPrChange w:id="37" w:author="Author">
                  <w:rPr>
                    <w:color w:val="auto"/>
                  </w:rPr>
                </w:rPrChange>
              </w:rPr>
              <w:t>Dashboard</w:t>
            </w:r>
          </w:p>
        </w:tc>
        <w:tc>
          <w:tcPr>
            <w:tcW w:w="1889" w:type="pct"/>
            <w:shd w:val="clear" w:color="auto" w:fill="auto"/>
          </w:tcPr>
          <w:p w:rsidR="003542F0" w:rsidRPr="00C36EAE" w:rsidRDefault="003542F0" w:rsidP="006D0E7C">
            <w:pPr>
              <w:pStyle w:val="InstructionalTable"/>
              <w:rPr>
                <w:i w:val="0"/>
                <w:color w:val="auto"/>
                <w:rPrChange w:id="38" w:author="Author">
                  <w:rPr>
                    <w:color w:val="auto"/>
                  </w:rPr>
                </w:rPrChange>
              </w:rPr>
            </w:pPr>
            <w:ins w:id="39" w:author="Author">
              <w:r w:rsidRPr="003542F0">
                <w:rPr>
                  <w:i w:val="0"/>
                  <w:color w:val="auto"/>
                </w:rPr>
                <w:t>The IRDS dashboard will be an operations style surveillance tool providing near real-time views of regional and temporal data, trends, events, and key performance metrics.</w:t>
              </w:r>
            </w:ins>
          </w:p>
        </w:tc>
        <w:tc>
          <w:tcPr>
            <w:tcW w:w="784" w:type="pct"/>
            <w:shd w:val="clear" w:color="auto" w:fill="auto"/>
          </w:tcPr>
          <w:p w:rsidR="003542F0" w:rsidRPr="00C36EAE" w:rsidRDefault="003542F0" w:rsidP="006D0E7C">
            <w:pPr>
              <w:pStyle w:val="InstructionalTable"/>
              <w:rPr>
                <w:i w:val="0"/>
                <w:color w:val="auto"/>
                <w:rPrChange w:id="40" w:author="Author">
                  <w:rPr>
                    <w:color w:val="auto"/>
                  </w:rPr>
                </w:rPrChange>
              </w:rPr>
            </w:pPr>
            <w:ins w:id="41" w:author="Author">
              <w:r>
                <w:rPr>
                  <w:i w:val="0"/>
                  <w:color w:val="auto"/>
                </w:rPr>
                <w:t>SQL Query</w:t>
              </w:r>
            </w:ins>
          </w:p>
        </w:tc>
        <w:tc>
          <w:tcPr>
            <w:tcW w:w="791" w:type="pct"/>
            <w:shd w:val="clear" w:color="auto" w:fill="auto"/>
          </w:tcPr>
          <w:p w:rsidR="003542F0" w:rsidRDefault="003542F0" w:rsidP="006D0E7C">
            <w:pPr>
              <w:pStyle w:val="InstructionalTable"/>
              <w:rPr>
                <w:ins w:id="42" w:author="Author"/>
                <w:i w:val="0"/>
                <w:color w:val="auto"/>
              </w:rPr>
            </w:pPr>
            <w:ins w:id="43" w:author="Author">
              <w:r>
                <w:rPr>
                  <w:i w:val="0"/>
                  <w:color w:val="auto"/>
                </w:rPr>
                <w:t>Reach DB,</w:t>
              </w:r>
            </w:ins>
          </w:p>
          <w:p w:rsidR="003542F0" w:rsidRPr="003542F0" w:rsidRDefault="003542F0" w:rsidP="00C36EAE">
            <w:pPr>
              <w:pStyle w:val="TableText"/>
              <w:pPrChange w:id="44" w:author="Author">
                <w:pPr>
                  <w:pStyle w:val="InstructionalTable"/>
                </w:pPr>
              </w:pPrChange>
            </w:pPr>
            <w:ins w:id="45" w:author="Author">
              <w:r>
                <w:t>VA Users</w:t>
              </w:r>
            </w:ins>
          </w:p>
        </w:tc>
      </w:tr>
      <w:tr w:rsidR="003542F0" w:rsidRPr="00C36EAE" w:rsidTr="00CB7742">
        <w:trPr>
          <w:cantSplit/>
          <w:ins w:id="46" w:author="Author"/>
        </w:trPr>
        <w:tc>
          <w:tcPr>
            <w:tcW w:w="580" w:type="pct"/>
            <w:shd w:val="clear" w:color="auto" w:fill="auto"/>
          </w:tcPr>
          <w:p w:rsidR="003542F0" w:rsidRPr="003542F0" w:rsidRDefault="003542F0" w:rsidP="006D0E7C">
            <w:pPr>
              <w:pStyle w:val="InstructionalTable"/>
              <w:rPr>
                <w:ins w:id="47" w:author="Author"/>
                <w:i w:val="0"/>
                <w:color w:val="auto"/>
              </w:rPr>
            </w:pPr>
          </w:p>
        </w:tc>
        <w:tc>
          <w:tcPr>
            <w:tcW w:w="956" w:type="pct"/>
            <w:shd w:val="clear" w:color="auto" w:fill="auto"/>
          </w:tcPr>
          <w:p w:rsidR="003542F0" w:rsidRPr="003542F0" w:rsidRDefault="003542F0" w:rsidP="006D0E7C">
            <w:pPr>
              <w:pStyle w:val="InstructionalTable"/>
              <w:rPr>
                <w:ins w:id="48" w:author="Author"/>
                <w:i w:val="0"/>
                <w:color w:val="auto"/>
              </w:rPr>
            </w:pPr>
            <w:ins w:id="49" w:author="Author">
              <w:r>
                <w:rPr>
                  <w:i w:val="0"/>
                  <w:color w:val="auto"/>
                </w:rPr>
                <w:t>Direct Message Assembler</w:t>
              </w:r>
            </w:ins>
          </w:p>
        </w:tc>
        <w:tc>
          <w:tcPr>
            <w:tcW w:w="1889" w:type="pct"/>
            <w:shd w:val="clear" w:color="auto" w:fill="auto"/>
          </w:tcPr>
          <w:p w:rsidR="003542F0" w:rsidRPr="003542F0" w:rsidRDefault="003542F0" w:rsidP="006D0E7C">
            <w:pPr>
              <w:pStyle w:val="InstructionalTable"/>
              <w:rPr>
                <w:ins w:id="50" w:author="Author"/>
                <w:i w:val="0"/>
                <w:color w:val="auto"/>
              </w:rPr>
            </w:pPr>
            <w:ins w:id="51" w:author="Author">
              <w:r w:rsidRPr="003542F0">
                <w:rPr>
                  <w:i w:val="0"/>
                  <w:color w:val="auto"/>
                </w:rPr>
                <w:t>To facilitate intervention through outreach programs, the IRDS system will create and transmit notification messages via Direct Messaging to VA designated and authorized intervention service providers.</w:t>
              </w:r>
            </w:ins>
          </w:p>
        </w:tc>
        <w:tc>
          <w:tcPr>
            <w:tcW w:w="784" w:type="pct"/>
            <w:shd w:val="clear" w:color="auto" w:fill="auto"/>
          </w:tcPr>
          <w:p w:rsidR="003542F0" w:rsidRDefault="003542F0" w:rsidP="006D0E7C">
            <w:pPr>
              <w:pStyle w:val="InstructionalTable"/>
              <w:rPr>
                <w:ins w:id="52" w:author="Author"/>
                <w:i w:val="0"/>
                <w:color w:val="auto"/>
              </w:rPr>
            </w:pPr>
            <w:ins w:id="53" w:author="Author">
              <w:r>
                <w:rPr>
                  <w:i w:val="0"/>
                  <w:color w:val="auto"/>
                </w:rPr>
                <w:t>SQL Query, HTTPS</w:t>
              </w:r>
            </w:ins>
          </w:p>
        </w:tc>
        <w:tc>
          <w:tcPr>
            <w:tcW w:w="791" w:type="pct"/>
            <w:shd w:val="clear" w:color="auto" w:fill="auto"/>
          </w:tcPr>
          <w:p w:rsidR="003542F0" w:rsidRDefault="003542F0" w:rsidP="003542F0">
            <w:pPr>
              <w:pStyle w:val="InstructionalTable"/>
              <w:rPr>
                <w:ins w:id="54" w:author="Author"/>
                <w:i w:val="0"/>
                <w:color w:val="auto"/>
              </w:rPr>
            </w:pPr>
            <w:ins w:id="55" w:author="Author">
              <w:r>
                <w:rPr>
                  <w:i w:val="0"/>
                  <w:color w:val="auto"/>
                </w:rPr>
                <w:t xml:space="preserve">Reach DB, VLER Direct </w:t>
              </w:r>
            </w:ins>
          </w:p>
        </w:tc>
      </w:tr>
      <w:tr w:rsidR="003542F0" w:rsidRPr="00C36EAE" w:rsidTr="00CB7742">
        <w:trPr>
          <w:cantSplit/>
          <w:ins w:id="56" w:author="Author"/>
        </w:trPr>
        <w:tc>
          <w:tcPr>
            <w:tcW w:w="580" w:type="pct"/>
            <w:shd w:val="clear" w:color="auto" w:fill="auto"/>
          </w:tcPr>
          <w:p w:rsidR="003542F0" w:rsidRPr="003542F0" w:rsidRDefault="003542F0" w:rsidP="006D0E7C">
            <w:pPr>
              <w:pStyle w:val="InstructionalTable"/>
              <w:rPr>
                <w:ins w:id="57" w:author="Author"/>
                <w:i w:val="0"/>
                <w:color w:val="auto"/>
              </w:rPr>
            </w:pPr>
          </w:p>
        </w:tc>
        <w:tc>
          <w:tcPr>
            <w:tcW w:w="956" w:type="pct"/>
            <w:shd w:val="clear" w:color="auto" w:fill="auto"/>
          </w:tcPr>
          <w:p w:rsidR="003542F0" w:rsidRDefault="003542F0" w:rsidP="006D0E7C">
            <w:pPr>
              <w:pStyle w:val="InstructionalTable"/>
              <w:rPr>
                <w:ins w:id="58" w:author="Author"/>
                <w:i w:val="0"/>
                <w:color w:val="auto"/>
              </w:rPr>
            </w:pPr>
            <w:ins w:id="59" w:author="Author">
              <w:r w:rsidRPr="003542F0">
                <w:rPr>
                  <w:i w:val="0"/>
                  <w:color w:val="auto"/>
                </w:rPr>
                <w:t>Data Analytics Platform</w:t>
              </w:r>
            </w:ins>
          </w:p>
        </w:tc>
        <w:tc>
          <w:tcPr>
            <w:tcW w:w="1889" w:type="pct"/>
            <w:shd w:val="clear" w:color="auto" w:fill="auto"/>
          </w:tcPr>
          <w:p w:rsidR="003542F0" w:rsidRPr="003542F0" w:rsidRDefault="003542F0" w:rsidP="003542F0">
            <w:pPr>
              <w:pStyle w:val="InstructionalTable"/>
              <w:rPr>
                <w:ins w:id="60" w:author="Author"/>
                <w:i w:val="0"/>
                <w:color w:val="auto"/>
              </w:rPr>
            </w:pPr>
            <w:ins w:id="61" w:author="Author">
              <w:r>
                <w:rPr>
                  <w:i w:val="0"/>
                  <w:color w:val="auto"/>
                </w:rPr>
                <w:t xml:space="preserve">A </w:t>
              </w:r>
              <w:r w:rsidRPr="003542F0">
                <w:rPr>
                  <w:i w:val="0"/>
                  <w:color w:val="auto"/>
                </w:rPr>
                <w:t>combination of business intelligence (BI) tools and data analytics packages</w:t>
              </w:r>
              <w:r>
                <w:rPr>
                  <w:i w:val="0"/>
                  <w:color w:val="auto"/>
                </w:rPr>
                <w:t xml:space="preserve"> which </w:t>
              </w:r>
              <w:r w:rsidRPr="003542F0">
                <w:rPr>
                  <w:i w:val="0"/>
                  <w:color w:val="auto"/>
                </w:rPr>
                <w:t>will satisfy three key objectives: data integrity, flexibility, and simplicity.</w:t>
              </w:r>
              <w:r>
                <w:rPr>
                  <w:i w:val="0"/>
                  <w:color w:val="auto"/>
                </w:rPr>
                <w:t xml:space="preserve"> Examples: B</w:t>
              </w:r>
              <w:r w:rsidRPr="003542F0">
                <w:rPr>
                  <w:i w:val="0"/>
                  <w:color w:val="auto"/>
                </w:rPr>
                <w:t>IRT</w:t>
              </w:r>
              <w:r>
                <w:rPr>
                  <w:i w:val="0"/>
                  <w:color w:val="auto"/>
                </w:rPr>
                <w:t xml:space="preserve">, </w:t>
              </w:r>
              <w:r w:rsidRPr="003542F0">
                <w:rPr>
                  <w:i w:val="0"/>
                  <w:color w:val="auto"/>
                </w:rPr>
                <w:t>R</w:t>
              </w:r>
              <w:r>
                <w:rPr>
                  <w:i w:val="0"/>
                  <w:color w:val="auto"/>
                </w:rPr>
                <w:t xml:space="preserve">, &amp; </w:t>
              </w:r>
              <w:r w:rsidRPr="003542F0">
                <w:rPr>
                  <w:i w:val="0"/>
                  <w:color w:val="auto"/>
                </w:rPr>
                <w:t>KNIME</w:t>
              </w:r>
            </w:ins>
          </w:p>
        </w:tc>
        <w:tc>
          <w:tcPr>
            <w:tcW w:w="784" w:type="pct"/>
            <w:shd w:val="clear" w:color="auto" w:fill="auto"/>
          </w:tcPr>
          <w:p w:rsidR="003542F0" w:rsidRDefault="003542F0" w:rsidP="006D0E7C">
            <w:pPr>
              <w:pStyle w:val="InstructionalTable"/>
              <w:rPr>
                <w:ins w:id="62" w:author="Author"/>
                <w:i w:val="0"/>
                <w:color w:val="auto"/>
              </w:rPr>
            </w:pPr>
            <w:ins w:id="63" w:author="Author">
              <w:r>
                <w:rPr>
                  <w:i w:val="0"/>
                  <w:color w:val="auto"/>
                </w:rPr>
                <w:t>SQL Query</w:t>
              </w:r>
            </w:ins>
          </w:p>
        </w:tc>
        <w:tc>
          <w:tcPr>
            <w:tcW w:w="791" w:type="pct"/>
            <w:shd w:val="clear" w:color="auto" w:fill="auto"/>
          </w:tcPr>
          <w:p w:rsidR="003542F0" w:rsidRDefault="003542F0" w:rsidP="003542F0">
            <w:pPr>
              <w:pStyle w:val="InstructionalTable"/>
              <w:rPr>
                <w:ins w:id="64" w:author="Author"/>
                <w:i w:val="0"/>
                <w:color w:val="auto"/>
              </w:rPr>
            </w:pPr>
            <w:ins w:id="65" w:author="Author">
              <w:r>
                <w:rPr>
                  <w:i w:val="0"/>
                  <w:color w:val="auto"/>
                </w:rPr>
                <w:t>Reach DB,</w:t>
              </w:r>
            </w:ins>
          </w:p>
          <w:p w:rsidR="003542F0" w:rsidRDefault="003542F0" w:rsidP="006D0E7C">
            <w:pPr>
              <w:pStyle w:val="InstructionalTable"/>
              <w:rPr>
                <w:ins w:id="66" w:author="Author"/>
                <w:i w:val="0"/>
                <w:color w:val="auto"/>
              </w:rPr>
            </w:pPr>
            <w:ins w:id="67" w:author="Author">
              <w:r>
                <w:t>VA Users</w:t>
              </w:r>
            </w:ins>
          </w:p>
        </w:tc>
      </w:tr>
      <w:tr w:rsidR="003542F0" w:rsidRPr="00C36EAE" w:rsidTr="00CB7742">
        <w:trPr>
          <w:cantSplit/>
          <w:ins w:id="68" w:author="Author"/>
        </w:trPr>
        <w:tc>
          <w:tcPr>
            <w:tcW w:w="580" w:type="pct"/>
            <w:shd w:val="clear" w:color="auto" w:fill="auto"/>
          </w:tcPr>
          <w:p w:rsidR="003542F0" w:rsidRPr="003542F0" w:rsidRDefault="003542F0" w:rsidP="006D0E7C">
            <w:pPr>
              <w:pStyle w:val="InstructionalTable"/>
              <w:rPr>
                <w:ins w:id="69" w:author="Author"/>
                <w:i w:val="0"/>
                <w:color w:val="auto"/>
              </w:rPr>
            </w:pPr>
          </w:p>
        </w:tc>
        <w:tc>
          <w:tcPr>
            <w:tcW w:w="956" w:type="pct"/>
            <w:shd w:val="clear" w:color="auto" w:fill="auto"/>
          </w:tcPr>
          <w:p w:rsidR="003542F0" w:rsidRPr="003542F0" w:rsidRDefault="00771134" w:rsidP="006D0E7C">
            <w:pPr>
              <w:pStyle w:val="InstructionalTable"/>
              <w:rPr>
                <w:ins w:id="70" w:author="Author"/>
                <w:i w:val="0"/>
                <w:color w:val="auto"/>
              </w:rPr>
            </w:pPr>
            <w:ins w:id="71" w:author="Author">
              <w:r>
                <w:rPr>
                  <w:i w:val="0"/>
                  <w:color w:val="auto"/>
                </w:rPr>
                <w:t>Reach DB</w:t>
              </w:r>
            </w:ins>
          </w:p>
        </w:tc>
        <w:tc>
          <w:tcPr>
            <w:tcW w:w="1889" w:type="pct"/>
            <w:shd w:val="clear" w:color="auto" w:fill="auto"/>
          </w:tcPr>
          <w:p w:rsidR="003542F0" w:rsidRDefault="00771134" w:rsidP="003542F0">
            <w:pPr>
              <w:pStyle w:val="InstructionalTable"/>
              <w:rPr>
                <w:ins w:id="72" w:author="Author"/>
                <w:i w:val="0"/>
                <w:color w:val="auto"/>
              </w:rPr>
            </w:pPr>
            <w:ins w:id="73" w:author="Author">
              <w:r w:rsidRPr="00771134">
                <w:rPr>
                  <w:i w:val="0"/>
                  <w:color w:val="auto"/>
                </w:rPr>
                <w:t>The Reach Database will be developed to leverage the SDR and other data sources to create a robust data collection against which analytics can be performed.</w:t>
              </w:r>
            </w:ins>
          </w:p>
        </w:tc>
        <w:tc>
          <w:tcPr>
            <w:tcW w:w="784" w:type="pct"/>
            <w:shd w:val="clear" w:color="auto" w:fill="auto"/>
          </w:tcPr>
          <w:p w:rsidR="003542F0" w:rsidRDefault="00771134" w:rsidP="006D0E7C">
            <w:pPr>
              <w:pStyle w:val="InstructionalTable"/>
              <w:rPr>
                <w:ins w:id="74" w:author="Author"/>
                <w:i w:val="0"/>
                <w:color w:val="auto"/>
              </w:rPr>
            </w:pPr>
            <w:ins w:id="75" w:author="Author">
              <w:r>
                <w:rPr>
                  <w:i w:val="0"/>
                  <w:color w:val="auto"/>
                </w:rPr>
                <w:t>SSIS, SQL Query</w:t>
              </w:r>
            </w:ins>
          </w:p>
        </w:tc>
        <w:tc>
          <w:tcPr>
            <w:tcW w:w="791" w:type="pct"/>
            <w:shd w:val="clear" w:color="auto" w:fill="auto"/>
          </w:tcPr>
          <w:p w:rsidR="00771134" w:rsidRDefault="00771134" w:rsidP="003542F0">
            <w:pPr>
              <w:pStyle w:val="InstructionalTable"/>
              <w:rPr>
                <w:ins w:id="76" w:author="Author"/>
                <w:i w:val="0"/>
                <w:color w:val="auto"/>
              </w:rPr>
            </w:pPr>
            <w:ins w:id="77" w:author="Author">
              <w:r>
                <w:rPr>
                  <w:i w:val="0"/>
                  <w:color w:val="auto"/>
                </w:rPr>
                <w:t>Dashboard,</w:t>
              </w:r>
            </w:ins>
          </w:p>
          <w:p w:rsidR="003542F0" w:rsidRDefault="00771134" w:rsidP="003542F0">
            <w:pPr>
              <w:pStyle w:val="InstructionalTable"/>
              <w:rPr>
                <w:ins w:id="78" w:author="Author"/>
                <w:i w:val="0"/>
                <w:color w:val="auto"/>
              </w:rPr>
            </w:pPr>
            <w:ins w:id="79" w:author="Author">
              <w:r>
                <w:rPr>
                  <w:i w:val="0"/>
                  <w:color w:val="auto"/>
                </w:rPr>
                <w:t>SDR, VLER Direct, External  Sources</w:t>
              </w:r>
            </w:ins>
          </w:p>
        </w:tc>
      </w:tr>
    </w:tbl>
    <w:p w:rsidR="005258CC" w:rsidRDefault="005258CC" w:rsidP="00CB7742"/>
    <w:p w:rsidR="00252277" w:rsidRDefault="00252277" w:rsidP="00AA6D2C">
      <w:pPr>
        <w:pStyle w:val="Caption"/>
      </w:pPr>
    </w:p>
    <w:p w:rsidR="006D0E7C" w:rsidRDefault="00AA6D2C" w:rsidP="00AA6D2C">
      <w:pPr>
        <w:pStyle w:val="Caption"/>
      </w:pPr>
      <w:r w:rsidRPr="00AA6D2C">
        <w:t xml:space="preserve">Interfaces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65"/>
        <w:gridCol w:w="1858"/>
        <w:gridCol w:w="1923"/>
        <w:gridCol w:w="1660"/>
        <w:gridCol w:w="1659"/>
      </w:tblGrid>
      <w:tr w:rsidR="00AA6D2C" w:rsidRPr="00AA6D2C" w:rsidTr="00AC4896">
        <w:trPr>
          <w:cantSplit/>
          <w:tblHeader/>
        </w:trPr>
        <w:tc>
          <w:tcPr>
            <w:tcW w:w="580" w:type="pct"/>
            <w:shd w:val="clear" w:color="auto" w:fill="F2F2F2" w:themeFill="background1" w:themeFillShade="F2"/>
          </w:tcPr>
          <w:p w:rsidR="00AA6D2C" w:rsidRPr="00AA6D2C" w:rsidRDefault="00AA6D2C" w:rsidP="00AA6D2C">
            <w:pPr>
              <w:pStyle w:val="TableHeading"/>
            </w:pPr>
            <w:bookmarkStart w:id="80" w:name="ColumnTitle_13"/>
            <w:bookmarkEnd w:id="80"/>
            <w:r w:rsidRPr="00AA6D2C">
              <w:t>ID</w:t>
            </w:r>
          </w:p>
        </w:tc>
        <w:tc>
          <w:tcPr>
            <w:tcW w:w="713" w:type="pct"/>
            <w:shd w:val="clear" w:color="auto" w:fill="F2F2F2" w:themeFill="background1" w:themeFillShade="F2"/>
          </w:tcPr>
          <w:p w:rsidR="00AA6D2C" w:rsidRPr="00AA6D2C" w:rsidRDefault="00AA6D2C" w:rsidP="00AA6D2C">
            <w:pPr>
              <w:pStyle w:val="TableHeading"/>
            </w:pPr>
            <w:r w:rsidRPr="00AA6D2C">
              <w:t>Name</w:t>
            </w:r>
          </w:p>
        </w:tc>
        <w:tc>
          <w:tcPr>
            <w:tcW w:w="970" w:type="pct"/>
            <w:shd w:val="clear" w:color="auto" w:fill="F2F2F2" w:themeFill="background1" w:themeFillShade="F2"/>
          </w:tcPr>
          <w:p w:rsidR="00AA6D2C" w:rsidRPr="00AA6D2C" w:rsidRDefault="00AA6D2C" w:rsidP="00AA6D2C">
            <w:pPr>
              <w:pStyle w:val="TableHeading"/>
            </w:pPr>
            <w:r w:rsidRPr="00AA6D2C">
              <w:t>Related Object</w:t>
            </w:r>
          </w:p>
        </w:tc>
        <w:tc>
          <w:tcPr>
            <w:tcW w:w="1004" w:type="pct"/>
            <w:shd w:val="clear" w:color="auto" w:fill="F2F2F2" w:themeFill="background1" w:themeFillShade="F2"/>
          </w:tcPr>
          <w:p w:rsidR="00AA6D2C" w:rsidRPr="00AA6D2C" w:rsidRDefault="00AA6D2C" w:rsidP="00AA6D2C">
            <w:pPr>
              <w:pStyle w:val="TableHeading"/>
            </w:pPr>
            <w:r w:rsidRPr="00AA6D2C">
              <w:t>Input Messages</w:t>
            </w:r>
          </w:p>
        </w:tc>
        <w:tc>
          <w:tcPr>
            <w:tcW w:w="867" w:type="pct"/>
            <w:shd w:val="clear" w:color="auto" w:fill="F2F2F2" w:themeFill="background1" w:themeFillShade="F2"/>
          </w:tcPr>
          <w:p w:rsidR="00AA6D2C" w:rsidRPr="00AA6D2C" w:rsidRDefault="00AA6D2C" w:rsidP="00AA6D2C">
            <w:pPr>
              <w:pStyle w:val="TableHeading"/>
            </w:pPr>
            <w:r w:rsidRPr="00AA6D2C">
              <w:t>Output Messages</w:t>
            </w:r>
          </w:p>
        </w:tc>
        <w:tc>
          <w:tcPr>
            <w:tcW w:w="866" w:type="pct"/>
            <w:shd w:val="clear" w:color="auto" w:fill="F2F2F2" w:themeFill="background1" w:themeFillShade="F2"/>
          </w:tcPr>
          <w:p w:rsidR="00AA6D2C" w:rsidRPr="00AA6D2C" w:rsidRDefault="00AA6D2C" w:rsidP="00AA6D2C">
            <w:pPr>
              <w:pStyle w:val="TableHeading"/>
            </w:pPr>
            <w:r w:rsidRPr="00AA6D2C">
              <w:t>External Party</w:t>
            </w:r>
          </w:p>
        </w:tc>
      </w:tr>
      <w:tr w:rsidR="00AA6D2C" w:rsidRPr="00AA6D2C" w:rsidTr="00AC4896">
        <w:trPr>
          <w:cantSplit/>
        </w:trPr>
        <w:tc>
          <w:tcPr>
            <w:tcW w:w="580" w:type="pct"/>
            <w:shd w:val="clear" w:color="auto" w:fill="auto"/>
          </w:tcPr>
          <w:p w:rsidR="00AA6D2C" w:rsidRPr="00AA6D2C" w:rsidRDefault="00AA6D2C" w:rsidP="00AA6D2C">
            <w:pPr>
              <w:pStyle w:val="InstructionalTable"/>
            </w:pPr>
            <w:r w:rsidRPr="00AA6D2C">
              <w:t>&lt; ID from diagram&gt;</w:t>
            </w:r>
          </w:p>
        </w:tc>
        <w:tc>
          <w:tcPr>
            <w:tcW w:w="713" w:type="pct"/>
            <w:shd w:val="clear" w:color="auto" w:fill="auto"/>
          </w:tcPr>
          <w:p w:rsidR="00AA6D2C" w:rsidRPr="00AA6D2C" w:rsidRDefault="00AA6D2C" w:rsidP="00AA6D2C">
            <w:pPr>
              <w:pStyle w:val="InstructionalTable"/>
            </w:pPr>
            <w:r w:rsidRPr="00AA6D2C">
              <w:t>&lt;Interface name from the object rows above&gt;</w:t>
            </w:r>
          </w:p>
        </w:tc>
        <w:tc>
          <w:tcPr>
            <w:tcW w:w="970" w:type="pct"/>
            <w:shd w:val="clear" w:color="auto" w:fill="auto"/>
          </w:tcPr>
          <w:p w:rsidR="00AA6D2C" w:rsidRPr="00AA6D2C" w:rsidRDefault="00AA6D2C" w:rsidP="00AA6D2C">
            <w:pPr>
              <w:pStyle w:val="InstructionalTable"/>
            </w:pPr>
            <w:r w:rsidRPr="00AA6D2C">
              <w:t>&lt;Object from the list above that is the source of this interface&gt;</w:t>
            </w:r>
          </w:p>
        </w:tc>
        <w:tc>
          <w:tcPr>
            <w:tcW w:w="1004" w:type="pct"/>
            <w:shd w:val="clear" w:color="auto" w:fill="auto"/>
          </w:tcPr>
          <w:p w:rsidR="00AA6D2C" w:rsidRPr="00AA6D2C" w:rsidRDefault="00AA6D2C" w:rsidP="00AA6D2C">
            <w:pPr>
              <w:pStyle w:val="InstructionalTable"/>
            </w:pPr>
            <w:r w:rsidRPr="00AA6D2C">
              <w:t>&lt;For each input message, enter a business description of the data being input&gt;</w:t>
            </w:r>
          </w:p>
        </w:tc>
        <w:tc>
          <w:tcPr>
            <w:tcW w:w="867" w:type="pct"/>
            <w:shd w:val="clear" w:color="auto" w:fill="auto"/>
          </w:tcPr>
          <w:p w:rsidR="00AA6D2C" w:rsidRPr="00AA6D2C" w:rsidRDefault="00AA6D2C" w:rsidP="00AA6D2C">
            <w:pPr>
              <w:pStyle w:val="InstructionalTable"/>
            </w:pPr>
            <w:r w:rsidRPr="00AA6D2C">
              <w:t>&lt;For each output message, enter a business description of the data being output&gt;</w:t>
            </w:r>
          </w:p>
        </w:tc>
        <w:tc>
          <w:tcPr>
            <w:tcW w:w="866" w:type="pct"/>
            <w:shd w:val="clear" w:color="auto" w:fill="auto"/>
          </w:tcPr>
          <w:p w:rsidR="00AA6D2C" w:rsidRDefault="00AA6D2C" w:rsidP="00AA6D2C">
            <w:pPr>
              <w:pStyle w:val="InstructionalTable"/>
            </w:pPr>
            <w:r w:rsidRPr="00AA6D2C">
              <w:t>&lt;Name of external party&gt;</w:t>
            </w:r>
          </w:p>
          <w:p w:rsidR="00AA6D2C" w:rsidRPr="00AA6D2C" w:rsidRDefault="00AA6D2C" w:rsidP="00AA6D2C">
            <w:pPr>
              <w:pStyle w:val="TableText"/>
            </w:pPr>
          </w:p>
        </w:tc>
      </w:tr>
    </w:tbl>
    <w:p w:rsidR="00AA6D2C" w:rsidRDefault="008E425D" w:rsidP="008E425D">
      <w:pPr>
        <w:pStyle w:val="Caption"/>
      </w:pPr>
      <w:bookmarkStart w:id="81" w:name="ColumnTitle_14"/>
      <w:bookmarkEnd w:id="81"/>
      <w:r>
        <w:lastRenderedPageBreak/>
        <w:t xml:space="preserve">Table </w:t>
      </w:r>
      <w:r w:rsidR="003542F0">
        <w:fldChar w:fldCharType="begin"/>
      </w:r>
      <w:r w:rsidR="003542F0">
        <w:instrText xml:space="preserve"> SEQ Table \* ARABIC </w:instrText>
      </w:r>
      <w:r w:rsidR="003542F0">
        <w:fldChar w:fldCharType="separate"/>
      </w:r>
      <w:r w:rsidR="009625B6">
        <w:rPr>
          <w:noProof/>
        </w:rPr>
        <w:t>5</w:t>
      </w:r>
      <w:r w:rsidR="003542F0">
        <w:rPr>
          <w:noProof/>
        </w:rPr>
        <w:fldChar w:fldCharType="end"/>
      </w:r>
      <w:r>
        <w:t>: IRDS Data Sources</w:t>
      </w:r>
    </w:p>
    <w:tbl>
      <w:tblPr>
        <w:tblW w:w="95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626"/>
        <w:gridCol w:w="5359"/>
        <w:gridCol w:w="1180"/>
      </w:tblGrid>
      <w:tr w:rsidR="00A02CA1" w:rsidRPr="00072EA7" w:rsidTr="00A02CA1">
        <w:trPr>
          <w:cantSplit/>
          <w:trHeight w:val="835"/>
          <w:tblHeader/>
          <w:tblCellSpacing w:w="15" w:type="dxa"/>
        </w:trPr>
        <w:tc>
          <w:tcPr>
            <w:tcW w:w="0" w:type="auto"/>
            <w:vAlign w:val="center"/>
            <w:hideMark/>
          </w:tcPr>
          <w:p w:rsidR="00A02CA1" w:rsidRPr="00072EA7" w:rsidRDefault="00A02CA1" w:rsidP="00072EA7">
            <w:pPr>
              <w:keepNext/>
            </w:pPr>
          </w:p>
          <w:p w:rsidR="00A02CA1" w:rsidRPr="00A02CA1" w:rsidRDefault="00A02CA1" w:rsidP="00A02CA1">
            <w:pPr>
              <w:keepNext/>
              <w:rPr>
                <w:sz w:val="24"/>
              </w:rPr>
            </w:pPr>
            <w:r w:rsidRPr="00A02CA1">
              <w:rPr>
                <w:b/>
              </w:rPr>
              <w:t>ID</w:t>
            </w:r>
          </w:p>
        </w:tc>
        <w:tc>
          <w:tcPr>
            <w:tcW w:w="0" w:type="auto"/>
            <w:vAlign w:val="center"/>
            <w:hideMark/>
          </w:tcPr>
          <w:p w:rsidR="00A02CA1" w:rsidRPr="00072EA7" w:rsidRDefault="00A02CA1" w:rsidP="00072EA7">
            <w:pPr>
              <w:keepNext/>
            </w:pPr>
          </w:p>
          <w:p w:rsidR="00A02CA1" w:rsidRPr="00A02CA1" w:rsidRDefault="00A02CA1" w:rsidP="00A02CA1">
            <w:pPr>
              <w:keepNext/>
              <w:rPr>
                <w:sz w:val="24"/>
              </w:rPr>
            </w:pPr>
            <w:r w:rsidRPr="00A02CA1">
              <w:rPr>
                <w:b/>
              </w:rPr>
              <w:t>Name</w:t>
            </w:r>
          </w:p>
        </w:tc>
        <w:tc>
          <w:tcPr>
            <w:tcW w:w="0" w:type="auto"/>
            <w:vAlign w:val="center"/>
            <w:hideMark/>
          </w:tcPr>
          <w:p w:rsidR="00A02CA1" w:rsidRPr="00072EA7" w:rsidRDefault="00A02CA1" w:rsidP="00072EA7">
            <w:pPr>
              <w:keepNext/>
            </w:pPr>
          </w:p>
          <w:p w:rsidR="00A02CA1" w:rsidRPr="00A02CA1" w:rsidRDefault="00A02CA1" w:rsidP="00A02CA1">
            <w:pPr>
              <w:keepNext/>
              <w:rPr>
                <w:sz w:val="24"/>
              </w:rPr>
            </w:pPr>
            <w:r w:rsidRPr="00072EA7">
              <w:rPr>
                <w:b/>
                <w:bCs/>
              </w:rPr>
              <w:t>Description</w:t>
            </w:r>
          </w:p>
        </w:tc>
        <w:tc>
          <w:tcPr>
            <w:tcW w:w="1135" w:type="dxa"/>
            <w:vAlign w:val="center"/>
            <w:hideMark/>
          </w:tcPr>
          <w:p w:rsidR="00A02CA1" w:rsidRPr="00072EA7" w:rsidRDefault="00A02CA1" w:rsidP="00072EA7">
            <w:pPr>
              <w:keepNext/>
            </w:pPr>
          </w:p>
          <w:p w:rsidR="00A02CA1" w:rsidRPr="00A02CA1" w:rsidRDefault="00A02CA1" w:rsidP="00A02CA1">
            <w:pPr>
              <w:keepNext/>
              <w:rPr>
                <w:sz w:val="24"/>
              </w:rPr>
            </w:pPr>
            <w:r w:rsidRPr="00072EA7">
              <w:rPr>
                <w:b/>
                <w:bCs/>
              </w:rPr>
              <w:t>Internal to VA</w:t>
            </w:r>
          </w:p>
        </w:tc>
      </w:tr>
      <w:tr w:rsidR="00A02CA1" w:rsidRPr="00072EA7" w:rsidTr="00FC5FA3">
        <w:trPr>
          <w:cantSplit/>
          <w:tblCellSpacing w:w="15" w:type="dxa"/>
        </w:trPr>
        <w:tc>
          <w:tcPr>
            <w:tcW w:w="0" w:type="auto"/>
            <w:shd w:val="clear" w:color="auto" w:fill="auto"/>
            <w:vAlign w:val="center"/>
            <w:hideMark/>
          </w:tcPr>
          <w:p w:rsidR="00A02CA1" w:rsidRPr="00072EA7" w:rsidRDefault="00A02CA1" w:rsidP="00A02CA1">
            <w:pPr>
              <w:keepNext/>
              <w:rPr>
                <w:szCs w:val="22"/>
              </w:rPr>
            </w:pPr>
            <w:r w:rsidRPr="00072EA7">
              <w:rPr>
                <w:szCs w:val="22"/>
              </w:rPr>
              <w:t>1</w:t>
            </w:r>
          </w:p>
        </w:tc>
        <w:tc>
          <w:tcPr>
            <w:tcW w:w="0" w:type="auto"/>
            <w:shd w:val="clear" w:color="auto" w:fill="auto"/>
            <w:vAlign w:val="center"/>
            <w:hideMark/>
          </w:tcPr>
          <w:p w:rsidR="00A02CA1" w:rsidRPr="00072EA7" w:rsidRDefault="00A02CA1" w:rsidP="00A02CA1">
            <w:pPr>
              <w:keepNext/>
              <w:rPr>
                <w:szCs w:val="22"/>
              </w:rPr>
            </w:pPr>
            <w:r w:rsidRPr="00072EA7">
              <w:rPr>
                <w:szCs w:val="22"/>
              </w:rPr>
              <w:t>VA Suicide Data Repository (SDR)</w:t>
            </w:r>
          </w:p>
        </w:tc>
        <w:tc>
          <w:tcPr>
            <w:tcW w:w="0" w:type="auto"/>
            <w:shd w:val="clear" w:color="auto" w:fill="auto"/>
            <w:vAlign w:val="center"/>
            <w:hideMark/>
          </w:tcPr>
          <w:p w:rsidR="00A02CA1" w:rsidRPr="00072EA7" w:rsidRDefault="00A02CA1" w:rsidP="00072EA7">
            <w:pPr>
              <w:keepNext/>
              <w:rPr>
                <w:szCs w:val="22"/>
              </w:rPr>
            </w:pPr>
            <w:r w:rsidRPr="00072EA7">
              <w:rPr>
                <w:szCs w:val="22"/>
              </w:rPr>
              <w:t>Periodically imports data from 4 VA data sources into SQL format:</w:t>
            </w:r>
          </w:p>
          <w:p w:rsidR="00A02CA1" w:rsidRPr="00072EA7" w:rsidRDefault="00A02CA1" w:rsidP="00072EA7">
            <w:pPr>
              <w:keepNext/>
              <w:rPr>
                <w:szCs w:val="22"/>
              </w:rPr>
            </w:pPr>
            <w:r w:rsidRPr="00072EA7">
              <w:rPr>
                <w:szCs w:val="22"/>
              </w:rPr>
              <w:t>1.</w:t>
            </w:r>
            <w:r w:rsidRPr="00072EA7">
              <w:rPr>
                <w:szCs w:val="22"/>
              </w:rPr>
              <w:tab/>
              <w:t>National Death Index (NDI) Mortality Search Results</w:t>
            </w:r>
          </w:p>
          <w:p w:rsidR="00A02CA1" w:rsidRPr="00072EA7" w:rsidRDefault="00A02CA1" w:rsidP="00072EA7">
            <w:pPr>
              <w:keepNext/>
              <w:rPr>
                <w:szCs w:val="22"/>
              </w:rPr>
            </w:pPr>
            <w:r w:rsidRPr="00072EA7">
              <w:rPr>
                <w:szCs w:val="22"/>
              </w:rPr>
              <w:t>2.</w:t>
            </w:r>
            <w:r w:rsidRPr="00072EA7">
              <w:rPr>
                <w:szCs w:val="22"/>
              </w:rPr>
              <w:tab/>
              <w:t>State Death Certificate Data</w:t>
            </w:r>
          </w:p>
          <w:p w:rsidR="00A02CA1" w:rsidRPr="00072EA7" w:rsidRDefault="00A02CA1" w:rsidP="00072EA7">
            <w:pPr>
              <w:keepNext/>
              <w:rPr>
                <w:szCs w:val="22"/>
              </w:rPr>
            </w:pPr>
            <w:r w:rsidRPr="00072EA7">
              <w:rPr>
                <w:szCs w:val="22"/>
              </w:rPr>
              <w:t>3.</w:t>
            </w:r>
            <w:r w:rsidRPr="00072EA7">
              <w:rPr>
                <w:szCs w:val="22"/>
              </w:rPr>
              <w:tab/>
              <w:t>Suicide Prevention Applications Network (SPAN)</w:t>
            </w:r>
          </w:p>
          <w:p w:rsidR="00A02CA1" w:rsidRPr="00072EA7" w:rsidRDefault="00A02CA1" w:rsidP="00A02CA1">
            <w:pPr>
              <w:keepNext/>
              <w:rPr>
                <w:szCs w:val="22"/>
              </w:rPr>
            </w:pPr>
            <w:r w:rsidRPr="00072EA7">
              <w:rPr>
                <w:szCs w:val="22"/>
              </w:rPr>
              <w:t>4.</w:t>
            </w:r>
            <w:r w:rsidRPr="00072EA7">
              <w:rPr>
                <w:szCs w:val="22"/>
              </w:rPr>
              <w:tab/>
              <w:t>Veterans Crisis Line</w:t>
            </w:r>
          </w:p>
        </w:tc>
        <w:tc>
          <w:tcPr>
            <w:tcW w:w="1135" w:type="dxa"/>
            <w:shd w:val="clear" w:color="auto" w:fill="auto"/>
            <w:vAlign w:val="center"/>
            <w:hideMark/>
          </w:tcPr>
          <w:p w:rsidR="00A02CA1" w:rsidRPr="00072EA7" w:rsidRDefault="00A02CA1" w:rsidP="00A02CA1">
            <w:pPr>
              <w:keepNext/>
              <w:rPr>
                <w:szCs w:val="22"/>
              </w:rPr>
            </w:pPr>
            <w:r w:rsidRPr="00072EA7">
              <w:rPr>
                <w:szCs w:val="22"/>
              </w:rPr>
              <w:t> X</w:t>
            </w:r>
          </w:p>
        </w:tc>
      </w:tr>
      <w:tr w:rsidR="00072EA7" w:rsidRPr="00072EA7" w:rsidTr="00F15AFC">
        <w:trPr>
          <w:cantSplit/>
          <w:tblCellSpacing w:w="15" w:type="dxa"/>
        </w:trPr>
        <w:tc>
          <w:tcPr>
            <w:tcW w:w="0" w:type="auto"/>
            <w:vAlign w:val="center"/>
            <w:hideMark/>
          </w:tcPr>
          <w:p w:rsidR="00072EA7" w:rsidRPr="00072EA7" w:rsidRDefault="00072EA7" w:rsidP="00072EA7">
            <w:pPr>
              <w:keepNext/>
              <w:rPr>
                <w:szCs w:val="22"/>
              </w:rPr>
            </w:pPr>
            <w:r w:rsidRPr="00072EA7">
              <w:rPr>
                <w:szCs w:val="22"/>
              </w:rPr>
              <w:t>2</w:t>
            </w:r>
          </w:p>
        </w:tc>
        <w:tc>
          <w:tcPr>
            <w:tcW w:w="0" w:type="auto"/>
            <w:vAlign w:val="center"/>
            <w:hideMark/>
          </w:tcPr>
          <w:p w:rsidR="00072EA7" w:rsidRPr="00072EA7" w:rsidRDefault="00072EA7" w:rsidP="00072EA7">
            <w:pPr>
              <w:keepNext/>
              <w:rPr>
                <w:szCs w:val="22"/>
              </w:rPr>
            </w:pPr>
            <w:r w:rsidRPr="00072EA7">
              <w:rPr>
                <w:szCs w:val="22"/>
              </w:rPr>
              <w:t>Corporate Data Warehouse (CDW)</w:t>
            </w:r>
          </w:p>
        </w:tc>
        <w:tc>
          <w:tcPr>
            <w:tcW w:w="0" w:type="auto"/>
            <w:vAlign w:val="center"/>
            <w:hideMark/>
          </w:tcPr>
          <w:p w:rsidR="00072EA7" w:rsidRPr="00072EA7" w:rsidRDefault="00072EA7" w:rsidP="00072EA7">
            <w:pPr>
              <w:keepNext/>
              <w:rPr>
                <w:szCs w:val="22"/>
              </w:rPr>
            </w:pPr>
            <w:r w:rsidRPr="00072EA7">
              <w:rPr>
                <w:szCs w:val="22"/>
              </w:rPr>
              <w:t>Warehouses multiple VBA and VHA data sources in SQL Format.</w:t>
            </w:r>
          </w:p>
        </w:tc>
        <w:tc>
          <w:tcPr>
            <w:tcW w:w="1135" w:type="dxa"/>
            <w:vAlign w:val="center"/>
            <w:hideMark/>
          </w:tcPr>
          <w:p w:rsidR="00072EA7" w:rsidRPr="00072EA7" w:rsidRDefault="00072EA7" w:rsidP="00072EA7">
            <w:pPr>
              <w:keepNext/>
              <w:rPr>
                <w:szCs w:val="22"/>
              </w:rPr>
            </w:pPr>
            <w:r w:rsidRPr="00072EA7">
              <w:rPr>
                <w:szCs w:val="22"/>
              </w:rPr>
              <w:t>X</w:t>
            </w:r>
          </w:p>
        </w:tc>
      </w:tr>
      <w:tr w:rsidR="00072EA7" w:rsidRPr="00072EA7" w:rsidTr="00F15AFC">
        <w:trPr>
          <w:cantSplit/>
          <w:tblCellSpacing w:w="15" w:type="dxa"/>
        </w:trPr>
        <w:tc>
          <w:tcPr>
            <w:tcW w:w="0" w:type="auto"/>
            <w:vAlign w:val="center"/>
          </w:tcPr>
          <w:p w:rsidR="00072EA7" w:rsidRPr="00072EA7" w:rsidRDefault="00072EA7" w:rsidP="00072EA7">
            <w:pPr>
              <w:keepNext/>
              <w:rPr>
                <w:szCs w:val="22"/>
              </w:rPr>
            </w:pPr>
            <w:r w:rsidRPr="00072EA7">
              <w:rPr>
                <w:szCs w:val="22"/>
              </w:rPr>
              <w:t>3</w:t>
            </w:r>
          </w:p>
        </w:tc>
        <w:tc>
          <w:tcPr>
            <w:tcW w:w="0" w:type="auto"/>
            <w:vAlign w:val="center"/>
          </w:tcPr>
          <w:p w:rsidR="00072EA7" w:rsidRPr="00072EA7" w:rsidRDefault="00072EA7" w:rsidP="00072EA7">
            <w:pPr>
              <w:keepNext/>
              <w:rPr>
                <w:szCs w:val="22"/>
              </w:rPr>
            </w:pPr>
            <w:r w:rsidRPr="00072EA7">
              <w:rPr>
                <w:szCs w:val="22"/>
              </w:rPr>
              <w:t>Veterans Health Information Systems and Technology Architecture VistA</w:t>
            </w:r>
          </w:p>
        </w:tc>
        <w:tc>
          <w:tcPr>
            <w:tcW w:w="0" w:type="auto"/>
            <w:vAlign w:val="center"/>
          </w:tcPr>
          <w:p w:rsidR="00072EA7" w:rsidRPr="00072EA7" w:rsidRDefault="00072EA7" w:rsidP="00072EA7">
            <w:pPr>
              <w:keepNext/>
              <w:rPr>
                <w:szCs w:val="22"/>
              </w:rPr>
            </w:pPr>
            <w:r w:rsidRPr="00072EA7">
              <w:rPr>
                <w:szCs w:val="22"/>
              </w:rPr>
              <w:t>Electronic health record system for VA patients.</w:t>
            </w:r>
          </w:p>
        </w:tc>
        <w:tc>
          <w:tcPr>
            <w:tcW w:w="1135" w:type="dxa"/>
            <w:vAlign w:val="center"/>
          </w:tcPr>
          <w:p w:rsidR="00072EA7" w:rsidRPr="00072EA7" w:rsidRDefault="00072EA7" w:rsidP="00072EA7">
            <w:pPr>
              <w:keepNext/>
              <w:rPr>
                <w:szCs w:val="22"/>
              </w:rPr>
            </w:pPr>
            <w:r w:rsidRPr="00072EA7">
              <w:rPr>
                <w:szCs w:val="22"/>
              </w:rPr>
              <w:t>X</w:t>
            </w:r>
          </w:p>
        </w:tc>
      </w:tr>
      <w:tr w:rsidR="00072EA7" w:rsidRPr="00072EA7" w:rsidTr="00F15AFC">
        <w:trPr>
          <w:cantSplit/>
          <w:tblCellSpacing w:w="15" w:type="dxa"/>
        </w:trPr>
        <w:tc>
          <w:tcPr>
            <w:tcW w:w="0" w:type="auto"/>
            <w:vAlign w:val="center"/>
            <w:hideMark/>
          </w:tcPr>
          <w:p w:rsidR="00072EA7" w:rsidRPr="00072EA7" w:rsidRDefault="00072EA7" w:rsidP="00072EA7">
            <w:pPr>
              <w:keepNext/>
            </w:pPr>
            <w:r w:rsidRPr="00072EA7">
              <w:rPr>
                <w:szCs w:val="22"/>
              </w:rPr>
              <w:t>4</w:t>
            </w:r>
          </w:p>
        </w:tc>
        <w:tc>
          <w:tcPr>
            <w:tcW w:w="0" w:type="auto"/>
            <w:vAlign w:val="center"/>
            <w:hideMark/>
          </w:tcPr>
          <w:p w:rsidR="00072EA7" w:rsidRPr="00072EA7" w:rsidRDefault="0094264F" w:rsidP="00072EA7">
            <w:pPr>
              <w:keepNext/>
            </w:pPr>
            <w:r>
              <w:rPr>
                <w:szCs w:val="22"/>
              </w:rPr>
              <w:t>LexisNexis</w:t>
            </w:r>
          </w:p>
        </w:tc>
        <w:tc>
          <w:tcPr>
            <w:tcW w:w="0" w:type="auto"/>
            <w:vAlign w:val="center"/>
            <w:hideMark/>
          </w:tcPr>
          <w:p w:rsidR="00072EA7" w:rsidRPr="00072EA7" w:rsidRDefault="00072EA7" w:rsidP="00072EA7">
            <w:pPr>
              <w:keepNext/>
            </w:pPr>
            <w:r w:rsidRPr="00072EA7">
              <w:rPr>
                <w:szCs w:val="22"/>
              </w:rPr>
              <w:t>Provider of multiple data sources such as legal, risk management, corporate, government, law enforcement, accounting, and academic. (POTENTIAL DATA SOURCE)</w:t>
            </w:r>
          </w:p>
        </w:tc>
        <w:tc>
          <w:tcPr>
            <w:tcW w:w="1135" w:type="dxa"/>
            <w:vAlign w:val="center"/>
            <w:hideMark/>
          </w:tcPr>
          <w:p w:rsidR="00072EA7" w:rsidRPr="00072EA7" w:rsidRDefault="00072EA7" w:rsidP="00072EA7">
            <w:pPr>
              <w:keepNext/>
            </w:pPr>
            <w:r w:rsidRPr="00072EA7">
              <w:rPr>
                <w:szCs w:val="22"/>
              </w:rPr>
              <w:t> </w:t>
            </w:r>
          </w:p>
        </w:tc>
      </w:tr>
      <w:tr w:rsidR="00072EA7" w:rsidRPr="00072EA7" w:rsidTr="00F15AFC">
        <w:trPr>
          <w:cantSplit/>
          <w:tblCellSpacing w:w="15" w:type="dxa"/>
        </w:trPr>
        <w:tc>
          <w:tcPr>
            <w:tcW w:w="0" w:type="auto"/>
            <w:vAlign w:val="center"/>
          </w:tcPr>
          <w:p w:rsidR="00072EA7" w:rsidRPr="00072EA7" w:rsidRDefault="00072EA7" w:rsidP="00072EA7">
            <w:pPr>
              <w:keepNext/>
            </w:pPr>
            <w:r w:rsidRPr="00072EA7">
              <w:rPr>
                <w:szCs w:val="22"/>
              </w:rPr>
              <w:t>5</w:t>
            </w:r>
          </w:p>
        </w:tc>
        <w:tc>
          <w:tcPr>
            <w:tcW w:w="0" w:type="auto"/>
            <w:vAlign w:val="center"/>
          </w:tcPr>
          <w:p w:rsidR="00072EA7" w:rsidRPr="00072EA7" w:rsidRDefault="00072EA7" w:rsidP="00072EA7">
            <w:pPr>
              <w:keepNext/>
            </w:pPr>
            <w:r w:rsidRPr="00072EA7">
              <w:rPr>
                <w:szCs w:val="22"/>
              </w:rPr>
              <w:t>Public Access to Court Electronic Records (PACER)</w:t>
            </w:r>
          </w:p>
        </w:tc>
        <w:tc>
          <w:tcPr>
            <w:tcW w:w="0" w:type="auto"/>
            <w:vAlign w:val="center"/>
          </w:tcPr>
          <w:p w:rsidR="00072EA7" w:rsidRPr="00072EA7" w:rsidRDefault="00072EA7" w:rsidP="00072EA7">
            <w:pPr>
              <w:keepNext/>
            </w:pPr>
            <w:r w:rsidRPr="00072EA7">
              <w:rPr>
                <w:szCs w:val="22"/>
              </w:rPr>
              <w:t>Electronic public access service that allows users to obtain case and docket information online from federal appellate, district, and bankruptcy courts. (POTENTIAL DATA SOURCE)</w:t>
            </w:r>
          </w:p>
        </w:tc>
        <w:tc>
          <w:tcPr>
            <w:tcW w:w="1135" w:type="dxa"/>
            <w:vAlign w:val="center"/>
          </w:tcPr>
          <w:p w:rsidR="00072EA7" w:rsidRPr="00072EA7" w:rsidRDefault="00072EA7" w:rsidP="00072EA7">
            <w:pPr>
              <w:keepNext/>
            </w:pPr>
          </w:p>
        </w:tc>
      </w:tr>
    </w:tbl>
    <w:p w:rsidR="00072EA7" w:rsidRPr="00072EA7" w:rsidRDefault="00072EA7" w:rsidP="00173138">
      <w:pPr>
        <w:pStyle w:val="BodyText"/>
      </w:pPr>
    </w:p>
    <w:p w:rsidR="00E76A75" w:rsidRPr="00E76A75" w:rsidRDefault="00E76A75" w:rsidP="00E76A75">
      <w:pPr>
        <w:pStyle w:val="Heading3"/>
        <w:rPr>
          <w:rFonts w:eastAsia="Times"/>
        </w:rPr>
      </w:pPr>
      <w:bookmarkStart w:id="82" w:name="ColumnTitle_15"/>
      <w:bookmarkStart w:id="83" w:name="_Toc403739912"/>
      <w:bookmarkEnd w:id="82"/>
      <w:r w:rsidRPr="00E76A75">
        <w:rPr>
          <w:rFonts w:eastAsia="Times"/>
        </w:rPr>
        <w:t>High-Level Application Design</w:t>
      </w:r>
      <w:bookmarkEnd w:id="83"/>
    </w:p>
    <w:p w:rsidR="00E76A75" w:rsidRPr="00E76A75" w:rsidRDefault="00E76A75" w:rsidP="00E76A75">
      <w:pPr>
        <w:pStyle w:val="InstructionalText1"/>
      </w:pPr>
      <w:r w:rsidRPr="00E76A75">
        <w:t>The High-Level Application Design identifies the major components of the application and the relationships of the major application components to each other and to the surrounding applications. The major components of the application are at the subsystem or top-level service area. Many different graphical formats are acceptable for the High-Level Application Design Diagram. Lower-level services will be defined and documented in the Logical Application Design section.</w:t>
      </w:r>
    </w:p>
    <w:p w:rsidR="00065853" w:rsidRDefault="00E76A75" w:rsidP="005E70C0">
      <w:pPr>
        <w:pStyle w:val="InstructionalText1"/>
      </w:pPr>
      <w:r w:rsidRPr="00E76A75">
        <w:fldChar w:fldCharType="begin"/>
      </w:r>
      <w:r w:rsidRPr="00E76A75">
        <w:instrText xml:space="preserve"> REF _Ref340578184 \h  \* MERGEFORMAT </w:instrText>
      </w:r>
      <w:r w:rsidRPr="00E76A75">
        <w:fldChar w:fldCharType="separate"/>
      </w:r>
      <w:r w:rsidR="00B74C97">
        <w:rPr>
          <w:b/>
          <w:bCs/>
        </w:rPr>
        <w:t>Error! Reference source not found.</w:t>
      </w:r>
      <w:r w:rsidRPr="00E76A75">
        <w:fldChar w:fldCharType="end"/>
      </w:r>
      <w:r w:rsidRPr="00E76A75">
        <w:t xml:space="preserve"> illustrates a High-Level Application Design in the form of a dataflow diagram. This diagram differs from the diagram in Figure 2 in that the single object representing this system in Figure 2 is decomposed into its major components. Use </w:t>
      </w:r>
    </w:p>
    <w:p w:rsidR="00065853" w:rsidRDefault="00065853" w:rsidP="00065853">
      <w:pPr>
        <w:pStyle w:val="PSPBodytext"/>
      </w:pPr>
      <w:r>
        <w:t>The IRDS System will involve v</w:t>
      </w:r>
      <w:r w:rsidRPr="00453DC8">
        <w:t xml:space="preserve">isualization tools for the </w:t>
      </w:r>
      <w:r>
        <w:t>IRDS</w:t>
      </w:r>
      <w:r w:rsidRPr="00453DC8">
        <w:t xml:space="preserve"> </w:t>
      </w:r>
      <w:r>
        <w:t>System</w:t>
      </w:r>
      <w:r w:rsidRPr="00453DC8">
        <w:t>. Data visualization tells the story of the analysis results using charts, tables, and other graphics. Data visualization is the step that makes the body of data analytics work accessible to a broad range of stakeholders.</w:t>
      </w:r>
    </w:p>
    <w:p w:rsidR="00065853" w:rsidRDefault="00414897" w:rsidP="00065853">
      <w:pPr>
        <w:pStyle w:val="PSPBodytext"/>
      </w:pPr>
      <w:r>
        <w:rPr>
          <w:noProof/>
        </w:rPr>
        <mc:AlternateContent>
          <mc:Choice Requires="wps">
            <w:drawing>
              <wp:anchor distT="0" distB="0" distL="114300" distR="114300" simplePos="0" relativeHeight="251660288" behindDoc="0" locked="0" layoutInCell="1" allowOverlap="1" wp14:anchorId="71AA4102" wp14:editId="2B8CD8C6">
                <wp:simplePos x="0" y="0"/>
                <wp:positionH relativeFrom="column">
                  <wp:posOffset>0</wp:posOffset>
                </wp:positionH>
                <wp:positionV relativeFrom="paragraph">
                  <wp:posOffset>1748790</wp:posOffset>
                </wp:positionV>
                <wp:extent cx="240157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01570" cy="635"/>
                        </a:xfrm>
                        <a:prstGeom prst="rect">
                          <a:avLst/>
                        </a:prstGeom>
                        <a:solidFill>
                          <a:prstClr val="white"/>
                        </a:solidFill>
                        <a:ln>
                          <a:noFill/>
                        </a:ln>
                        <a:effectLst/>
                      </wps:spPr>
                      <wps:txbx>
                        <w:txbxContent>
                          <w:p w:rsidR="003542F0" w:rsidRPr="0045155A" w:rsidRDefault="003542F0" w:rsidP="00414897">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r>
                              <w:t>: Dashboard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37.7pt;width:189.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" stroked="f">
                <v:textbox style="mso-fit-shape-to-text:t" inset="0,0,0,0">
                  <w:txbxContent>
                    <w:p w:rsidR="003542F0" w:rsidRPr="0045155A" w:rsidRDefault="003542F0" w:rsidP="00414897">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r>
                        <w:t>: Dashboard Mockup</w:t>
                      </w:r>
                    </w:p>
                  </w:txbxContent>
                </v:textbox>
                <w10:wrap type="square"/>
              </v:shape>
            </w:pict>
          </mc:Fallback>
        </mc:AlternateContent>
      </w:r>
      <w:r w:rsidR="00065853">
        <w:rPr>
          <w:noProof/>
        </w:rPr>
        <w:drawing>
          <wp:anchor distT="0" distB="0" distL="114300" distR="114300" simplePos="0" relativeHeight="251658240" behindDoc="0" locked="0" layoutInCell="1" allowOverlap="1" wp14:anchorId="5564DEBF" wp14:editId="19C235C8">
            <wp:simplePos x="0" y="0"/>
            <wp:positionH relativeFrom="column">
              <wp:posOffset>0</wp:posOffset>
            </wp:positionH>
            <wp:positionV relativeFrom="paragraph">
              <wp:posOffset>-2540</wp:posOffset>
            </wp:positionV>
            <wp:extent cx="2401570" cy="169418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1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1570" cy="1694180"/>
                    </a:xfrm>
                    <a:prstGeom prst="rect">
                      <a:avLst/>
                    </a:prstGeom>
                  </pic:spPr>
                </pic:pic>
              </a:graphicData>
            </a:graphic>
            <wp14:sizeRelH relativeFrom="page">
              <wp14:pctWidth>0</wp14:pctWidth>
            </wp14:sizeRelH>
            <wp14:sizeRelV relativeFrom="page">
              <wp14:pctHeight>0</wp14:pctHeight>
            </wp14:sizeRelV>
          </wp:anchor>
        </w:drawing>
      </w:r>
    </w:p>
    <w:p w:rsidR="00065853" w:rsidRDefault="00065853" w:rsidP="00065853">
      <w:pPr>
        <w:pStyle w:val="PSPBodytext"/>
      </w:pPr>
      <w:r w:rsidRPr="00453DC8">
        <w:t xml:space="preserve">The surveillance dashboard will </w:t>
      </w:r>
      <w:r>
        <w:t xml:space="preserve">be </w:t>
      </w:r>
      <w:r w:rsidRPr="00453DC8">
        <w:t xml:space="preserve">accessed through a standard web browser. The dashboard will be configurable, providing different user groups distinct </w:t>
      </w:r>
      <w:r w:rsidRPr="00453DC8">
        <w:lastRenderedPageBreak/>
        <w:t xml:space="preserve">views that meet their business needs. </w:t>
      </w:r>
      <w:r>
        <w:t>As shown in the figure the</w:t>
      </w:r>
      <w:r w:rsidRPr="00453DC8">
        <w:t xml:space="preserve"> dashboard will be designed to support interactive viewing and formatting, and created using the open source tools. </w:t>
      </w:r>
      <w:r>
        <w:t xml:space="preserve">The design of the dashboard will involve the input of stakeholders and end users.  The application will leverage a Node.js runtime environment which will manage the server-side functions (http server, database connections, APIs, and webservice interfaces).  </w:t>
      </w:r>
      <w:r w:rsidR="003213C1">
        <w:t xml:space="preserve">The visualization components will be browser based and built using Angular.js, an open source web application framework.  </w:t>
      </w:r>
      <w:r>
        <w:t>This will provide for flexibility and ease of coding.</w:t>
      </w:r>
    </w:p>
    <w:p w:rsidR="00065853" w:rsidRPr="00453DC8" w:rsidRDefault="00BD007C" w:rsidP="00BD007C">
      <w:pPr>
        <w:pStyle w:val="Caption"/>
      </w:pPr>
      <w:r>
        <w:object w:dxaOrig="11985" w:dyaOrig="6210">
          <v:shape id="_x0000_i1028" type="#_x0000_t75" style="width:466.8pt;height:242.2pt" o:ole="" o:allowoverlap="f">
            <v:imagedata r:id="rId26" o:title=""/>
          </v:shape>
          <o:OLEObject Type="Embed" ProgID="Visio.Drawing.11" ShapeID="_x0000_i1028" DrawAspect="Content" ObjectID="_1478493163" r:id="rId27"/>
        </w:object>
      </w:r>
    </w:p>
    <w:p w:rsidR="00065853" w:rsidRDefault="005258CC" w:rsidP="005258CC">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10</w:t>
      </w:r>
      <w:r w:rsidR="003542F0">
        <w:rPr>
          <w:noProof/>
        </w:rPr>
        <w:fldChar w:fldCharType="end"/>
      </w:r>
      <w:r w:rsidR="009625B6">
        <w:rPr>
          <w:noProof/>
        </w:rPr>
        <w:t>: System Communication</w:t>
      </w:r>
    </w:p>
    <w:p w:rsidR="0047411F" w:rsidRDefault="0047411F">
      <w:pPr>
        <w:rPr>
          <w:rFonts w:ascii="Arial" w:hAnsi="Arial" w:cs="Arial"/>
          <w:b/>
          <w:bCs/>
          <w:szCs w:val="20"/>
        </w:rPr>
      </w:pPr>
      <w:bookmarkStart w:id="84" w:name="_Ref340578535"/>
    </w:p>
    <w:p w:rsidR="008D0221" w:rsidRPr="008D0221" w:rsidRDefault="008D0221" w:rsidP="008D0221">
      <w:pPr>
        <w:pStyle w:val="Heading2"/>
        <w:rPr>
          <w:rFonts w:eastAsia="Times"/>
          <w:snapToGrid w:val="0"/>
        </w:rPr>
      </w:pPr>
      <w:bookmarkStart w:id="85" w:name="_Toc403739913"/>
      <w:bookmarkEnd w:id="84"/>
      <w:r w:rsidRPr="008D0221">
        <w:rPr>
          <w:rFonts w:eastAsia="Times"/>
        </w:rPr>
        <w:t>Conceptual</w:t>
      </w:r>
      <w:r w:rsidRPr="008D0221">
        <w:rPr>
          <w:rFonts w:eastAsia="Times"/>
          <w:snapToGrid w:val="0"/>
        </w:rPr>
        <w:t xml:space="preserve"> Data Design</w:t>
      </w:r>
      <w:bookmarkEnd w:id="85"/>
    </w:p>
    <w:p w:rsidR="008D0221" w:rsidRPr="008D0221" w:rsidRDefault="008D0221" w:rsidP="008D0221">
      <w:pPr>
        <w:pStyle w:val="Heading3"/>
        <w:rPr>
          <w:rFonts w:eastAsia="Times"/>
        </w:rPr>
      </w:pPr>
      <w:bookmarkStart w:id="86" w:name="_Toc351469582"/>
      <w:bookmarkStart w:id="87" w:name="_Toc374440954"/>
      <w:bookmarkStart w:id="88" w:name="_Toc403739914"/>
      <w:r w:rsidRPr="008D0221">
        <w:rPr>
          <w:rFonts w:eastAsia="Times"/>
        </w:rPr>
        <w:t>Project Conceptual Data Model</w:t>
      </w:r>
      <w:bookmarkEnd w:id="86"/>
      <w:bookmarkEnd w:id="87"/>
      <w:bookmarkEnd w:id="88"/>
    </w:p>
    <w:p w:rsidR="006D0E7C" w:rsidRDefault="006D0E7C" w:rsidP="008D0221">
      <w:pPr>
        <w:pStyle w:val="InstructionalText1"/>
      </w:pPr>
    </w:p>
    <w:p w:rsidR="00AF1715" w:rsidRPr="00414897" w:rsidRDefault="00AF1715" w:rsidP="00173138">
      <w:pPr>
        <w:pStyle w:val="NoSpacing"/>
        <w:rPr>
          <w:sz w:val="24"/>
        </w:rPr>
      </w:pPr>
      <w:r w:rsidRPr="00414897">
        <w:rPr>
          <w:sz w:val="24"/>
        </w:rPr>
        <w:t>The Reach database will store source imported data on 2 levels:</w:t>
      </w:r>
    </w:p>
    <w:p w:rsidR="00AF1715" w:rsidRPr="00414897" w:rsidRDefault="00AF1715" w:rsidP="00173138">
      <w:pPr>
        <w:pStyle w:val="NoSpacing"/>
        <w:numPr>
          <w:ilvl w:val="0"/>
          <w:numId w:val="37"/>
        </w:numPr>
        <w:rPr>
          <w:sz w:val="24"/>
        </w:rPr>
      </w:pPr>
      <w:r w:rsidRPr="00414897">
        <w:rPr>
          <w:sz w:val="24"/>
        </w:rPr>
        <w:t>Veteran Demographics</w:t>
      </w:r>
    </w:p>
    <w:p w:rsidR="00AF1715" w:rsidRPr="00414897" w:rsidRDefault="00AF1715" w:rsidP="00173138">
      <w:pPr>
        <w:pStyle w:val="NoSpacing"/>
        <w:numPr>
          <w:ilvl w:val="0"/>
          <w:numId w:val="37"/>
        </w:numPr>
        <w:rPr>
          <w:sz w:val="24"/>
        </w:rPr>
      </w:pPr>
      <w:r w:rsidRPr="00414897">
        <w:rPr>
          <w:sz w:val="24"/>
        </w:rPr>
        <w:t xml:space="preserve">Veteran </w:t>
      </w:r>
      <w:r w:rsidR="00D67E5D" w:rsidRPr="00414897">
        <w:rPr>
          <w:sz w:val="24"/>
        </w:rPr>
        <w:t>C</w:t>
      </w:r>
      <w:r w:rsidRPr="00414897">
        <w:rPr>
          <w:sz w:val="24"/>
        </w:rPr>
        <w:t>ase Data</w:t>
      </w:r>
    </w:p>
    <w:p w:rsidR="00AF1715" w:rsidRDefault="00AF1715" w:rsidP="00AF1715">
      <w:pPr>
        <w:pStyle w:val="BodyText"/>
      </w:pPr>
    </w:p>
    <w:p w:rsidR="00AF1715" w:rsidRDefault="00AF1715" w:rsidP="00AF1715">
      <w:pPr>
        <w:pStyle w:val="BodyText"/>
      </w:pPr>
      <w:r>
        <w:t xml:space="preserve">For each veteran, a master record will be created for that individual. A record for that be created in the 'Veterans' table and a unique ID will be created for that individual within the reach system 'ReachID'. The table will also contain basic demographic for that individual, such as Name, SSN, DOB, Gender, etc... The table also contains a 'Score' field, which the surveillance piece of this </w:t>
      </w:r>
      <w:r w:rsidR="005E751C">
        <w:t>system</w:t>
      </w:r>
      <w:r>
        <w:t xml:space="preserve"> will populate to for that vet to determine if he or she is at high risk. If another record is imported into the system for that individual from another source, the currently existing Veteran record that exists for the vet will be </w:t>
      </w:r>
      <w:r w:rsidR="005E751C">
        <w:t>updated</w:t>
      </w:r>
      <w:r>
        <w:t xml:space="preserve"> with any additional demographic data the additional source contains.</w:t>
      </w:r>
    </w:p>
    <w:p w:rsidR="00AF1715" w:rsidRDefault="00AF1715" w:rsidP="00AF1715">
      <w:pPr>
        <w:pStyle w:val="BodyText"/>
      </w:pPr>
      <w:r>
        <w:lastRenderedPageBreak/>
        <w:t xml:space="preserve">All other data elements imported for veterans will be stored in case level tables. There will be a one to many relationship from the Veteran table to any case level table. For instance, any data that may be </w:t>
      </w:r>
      <w:r w:rsidR="005E751C">
        <w:t>available</w:t>
      </w:r>
      <w:r>
        <w:t xml:space="preserve"> from the SDR on previous suicide attempts for that individual will stored in a suicide attempt table. For each suicide attempt that is documented for a veteran, a 'SuicideAttempt' record will be created, including a ReachID column that will link the suicide Attempt record back to the veteran.</w:t>
      </w:r>
    </w:p>
    <w:p w:rsidR="00AF1715" w:rsidRDefault="00AF1715" w:rsidP="00173138">
      <w:pPr>
        <w:pStyle w:val="BodyText"/>
      </w:pPr>
      <w:r>
        <w:t xml:space="preserve">The Risk Factors </w:t>
      </w:r>
      <w:r w:rsidR="005E751C">
        <w:t>determined</w:t>
      </w:r>
      <w:r>
        <w:t xml:space="preserve"> by the IRDS Risk Model will captured in the RiskFactors table. This table will be updated any time the Risk model is updated, by running the methodology </w:t>
      </w:r>
      <w:r w:rsidR="005E751C">
        <w:t>encapsulated</w:t>
      </w:r>
      <w:r>
        <w:t xml:space="preserve"> in an R program that exists on the IRDS server.</w:t>
      </w:r>
    </w:p>
    <w:p w:rsidR="00AF1715" w:rsidRPr="00AF1715" w:rsidRDefault="00AF1715" w:rsidP="00173138">
      <w:pPr>
        <w:pStyle w:val="BodyText"/>
      </w:pPr>
      <w:r>
        <w:object w:dxaOrig="9416" w:dyaOrig="9073">
          <v:shape id="_x0000_i1029" type="#_x0000_t75" style="width:468pt;height:450.95pt" o:ole="">
            <v:imagedata r:id="rId28" o:title=""/>
          </v:shape>
          <o:OLEObject Type="Embed" ProgID="Visio.Drawing.11" ShapeID="_x0000_i1029" DrawAspect="Content" ObjectID="_1478493164" r:id="rId29"/>
        </w:object>
      </w:r>
    </w:p>
    <w:p w:rsidR="008D0221" w:rsidRPr="008D0221" w:rsidRDefault="005258CC" w:rsidP="005258CC">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11</w:t>
      </w:r>
      <w:r w:rsidR="003542F0">
        <w:rPr>
          <w:noProof/>
        </w:rPr>
        <w:fldChar w:fldCharType="end"/>
      </w:r>
      <w:r w:rsidRPr="008D0221">
        <w:t xml:space="preserve">: </w:t>
      </w:r>
      <w:r>
        <w:t>IRDS Data Model</w:t>
      </w:r>
    </w:p>
    <w:p w:rsidR="006D0E7C" w:rsidRDefault="006D0E7C" w:rsidP="008D0221">
      <w:pPr>
        <w:pStyle w:val="BodyText"/>
        <w:jc w:val="center"/>
      </w:pPr>
    </w:p>
    <w:p w:rsidR="008D0221" w:rsidRDefault="008D0221" w:rsidP="008D0221">
      <w:pPr>
        <w:pStyle w:val="Heading3"/>
      </w:pPr>
      <w:bookmarkStart w:id="89" w:name="_Toc403739915"/>
      <w:r>
        <w:lastRenderedPageBreak/>
        <w:t>Database Information</w:t>
      </w:r>
      <w:bookmarkEnd w:id="89"/>
    </w:p>
    <w:p w:rsidR="008D0221" w:rsidRDefault="005258CC" w:rsidP="005258CC">
      <w:pPr>
        <w:pStyle w:val="Caption"/>
      </w:pPr>
      <w:r>
        <w:t xml:space="preserve">Table </w:t>
      </w:r>
      <w:r w:rsidR="003542F0">
        <w:fldChar w:fldCharType="begin"/>
      </w:r>
      <w:r w:rsidR="003542F0">
        <w:instrText xml:space="preserve"> SEQ Table \* ARABIC </w:instrText>
      </w:r>
      <w:r w:rsidR="003542F0">
        <w:fldChar w:fldCharType="separate"/>
      </w:r>
      <w:r w:rsidR="009625B6">
        <w:rPr>
          <w:noProof/>
        </w:rPr>
        <w:t>6</w:t>
      </w:r>
      <w:r w:rsidR="003542F0">
        <w:rPr>
          <w:noProof/>
        </w:rPr>
        <w:fldChar w:fldCharType="end"/>
      </w:r>
      <w:r>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094"/>
        <w:gridCol w:w="2588"/>
        <w:gridCol w:w="2690"/>
      </w:tblGrid>
      <w:tr w:rsidR="008D0221" w:rsidRPr="00D35D5C" w:rsidTr="008D0221">
        <w:trPr>
          <w:cantSplit/>
          <w:tblHeader/>
        </w:trPr>
        <w:tc>
          <w:tcPr>
            <w:tcW w:w="2204"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bookmarkStart w:id="90" w:name="ColumnTitle_20"/>
            <w:bookmarkEnd w:id="90"/>
            <w:r w:rsidRPr="00D35D5C">
              <w:rPr>
                <w:rFonts w:ascii="Times New Roman" w:hAnsi="Times New Roman" w:cs="Times New Roman"/>
              </w:rPr>
              <w:t>Database Name</w:t>
            </w:r>
          </w:p>
        </w:tc>
        <w:tc>
          <w:tcPr>
            <w:tcW w:w="2094"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r w:rsidRPr="00D35D5C">
              <w:rPr>
                <w:rFonts w:ascii="Times New Roman" w:hAnsi="Times New Roman" w:cs="Times New Roman"/>
              </w:rPr>
              <w:t>Description</w:t>
            </w:r>
          </w:p>
        </w:tc>
        <w:tc>
          <w:tcPr>
            <w:tcW w:w="2588"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r w:rsidRPr="00D35D5C">
              <w:rPr>
                <w:rFonts w:ascii="Times New Roman" w:hAnsi="Times New Roman" w:cs="Times New Roman"/>
              </w:rPr>
              <w:t>Type</w:t>
            </w:r>
          </w:p>
        </w:tc>
        <w:tc>
          <w:tcPr>
            <w:tcW w:w="2690" w:type="dxa"/>
            <w:shd w:val="clear" w:color="auto" w:fill="F2F2F2" w:themeFill="background1" w:themeFillShade="F2"/>
          </w:tcPr>
          <w:p w:rsidR="008D0221" w:rsidRPr="00D35D5C" w:rsidRDefault="008D0221" w:rsidP="008D0221">
            <w:pPr>
              <w:pStyle w:val="TableHeading"/>
              <w:rPr>
                <w:rFonts w:ascii="Times New Roman" w:hAnsi="Times New Roman" w:cs="Times New Roman"/>
              </w:rPr>
            </w:pPr>
            <w:r w:rsidRPr="00D35D5C">
              <w:rPr>
                <w:rFonts w:ascii="Times New Roman" w:hAnsi="Times New Roman" w:cs="Times New Roman"/>
              </w:rPr>
              <w:t>Steward</w:t>
            </w:r>
          </w:p>
        </w:tc>
      </w:tr>
      <w:tr w:rsidR="00070AB2" w:rsidRPr="00070AB2" w:rsidTr="00BC468A">
        <w:trPr>
          <w:cantSplit/>
          <w:trHeight w:val="665"/>
        </w:trPr>
        <w:tc>
          <w:tcPr>
            <w:tcW w:w="2204" w:type="dxa"/>
            <w:shd w:val="clear" w:color="auto" w:fill="auto"/>
          </w:tcPr>
          <w:p w:rsidR="008D0221" w:rsidRPr="00070AB2" w:rsidRDefault="008D0221" w:rsidP="00BD09F9">
            <w:pPr>
              <w:pStyle w:val="InstructionalTable"/>
              <w:rPr>
                <w:color w:val="auto"/>
              </w:rPr>
            </w:pPr>
            <w:r w:rsidRPr="00070AB2">
              <w:rPr>
                <w:color w:val="auto"/>
              </w:rPr>
              <w:t>&lt;</w:t>
            </w:r>
            <w:r w:rsidR="00BD09F9" w:rsidRPr="00070AB2">
              <w:rPr>
                <w:color w:val="auto"/>
              </w:rPr>
              <w:t>Reach</w:t>
            </w:r>
          </w:p>
        </w:tc>
        <w:tc>
          <w:tcPr>
            <w:tcW w:w="2094" w:type="dxa"/>
          </w:tcPr>
          <w:p w:rsidR="008D0221" w:rsidRPr="00070AB2" w:rsidRDefault="00BD09F9" w:rsidP="008D0221">
            <w:pPr>
              <w:pStyle w:val="InstructionalTable"/>
              <w:rPr>
                <w:color w:val="auto"/>
              </w:rPr>
            </w:pPr>
            <w:r w:rsidRPr="00070AB2">
              <w:rPr>
                <w:color w:val="auto"/>
              </w:rPr>
              <w:t xml:space="preserve">SQL Server database(s) that will </w:t>
            </w:r>
          </w:p>
          <w:p w:rsidR="00BD09F9" w:rsidRPr="00070AB2" w:rsidRDefault="00BD09F9" w:rsidP="00170C81">
            <w:pPr>
              <w:pStyle w:val="TableText"/>
              <w:numPr>
                <w:ilvl w:val="0"/>
                <w:numId w:val="20"/>
              </w:numPr>
              <w:rPr>
                <w:rFonts w:ascii="Times New Roman" w:hAnsi="Times New Roman" w:cs="Times New Roman"/>
              </w:rPr>
            </w:pPr>
            <w:r w:rsidRPr="00070AB2">
              <w:rPr>
                <w:rFonts w:ascii="Times New Roman" w:hAnsi="Times New Roman" w:cs="Times New Roman"/>
              </w:rPr>
              <w:t xml:space="preserve">Import data from SDR and other internal/external sources 2. Store Analytics output to be used by IRDS dashboard </w:t>
            </w:r>
            <w:r w:rsidR="005E751C" w:rsidRPr="00070AB2">
              <w:rPr>
                <w:rFonts w:ascii="Times New Roman" w:hAnsi="Times New Roman" w:cs="Times New Roman"/>
              </w:rPr>
              <w:t>and</w:t>
            </w:r>
            <w:r w:rsidRPr="00070AB2">
              <w:rPr>
                <w:rFonts w:ascii="Times New Roman" w:hAnsi="Times New Roman" w:cs="Times New Roman"/>
              </w:rPr>
              <w:t xml:space="preserve"> messaging</w:t>
            </w:r>
          </w:p>
        </w:tc>
        <w:tc>
          <w:tcPr>
            <w:tcW w:w="2588" w:type="dxa"/>
            <w:shd w:val="clear" w:color="auto" w:fill="auto"/>
          </w:tcPr>
          <w:p w:rsidR="008D0221" w:rsidRPr="00070AB2" w:rsidRDefault="00BD09F9" w:rsidP="008D0221">
            <w:pPr>
              <w:pStyle w:val="InstructionalTable"/>
              <w:rPr>
                <w:color w:val="auto"/>
              </w:rPr>
            </w:pPr>
            <w:r w:rsidRPr="00070AB2">
              <w:rPr>
                <w:color w:val="auto"/>
              </w:rPr>
              <w:t>Create</w:t>
            </w:r>
          </w:p>
        </w:tc>
        <w:tc>
          <w:tcPr>
            <w:tcW w:w="2690" w:type="dxa"/>
            <w:shd w:val="clear" w:color="auto" w:fill="auto"/>
          </w:tcPr>
          <w:p w:rsidR="008D0221" w:rsidRPr="00070AB2" w:rsidRDefault="00BD09F9" w:rsidP="008D0221">
            <w:pPr>
              <w:pStyle w:val="InstructionalTable"/>
              <w:rPr>
                <w:color w:val="auto"/>
              </w:rPr>
            </w:pPr>
            <w:r w:rsidRPr="00070AB2">
              <w:rPr>
                <w:color w:val="auto"/>
              </w:rPr>
              <w:t>?</w:t>
            </w:r>
          </w:p>
        </w:tc>
      </w:tr>
      <w:tr w:rsidR="00070AB2" w:rsidRPr="00070AB2" w:rsidTr="00BC468A">
        <w:trPr>
          <w:cantSplit/>
          <w:trHeight w:val="665"/>
        </w:trPr>
        <w:tc>
          <w:tcPr>
            <w:tcW w:w="2204" w:type="dxa"/>
            <w:shd w:val="clear" w:color="auto" w:fill="auto"/>
          </w:tcPr>
          <w:p w:rsidR="00A00D84" w:rsidRPr="00070AB2" w:rsidRDefault="00A00D84" w:rsidP="00BD09F9">
            <w:pPr>
              <w:pStyle w:val="InstructionalTable"/>
              <w:rPr>
                <w:color w:val="auto"/>
              </w:rPr>
            </w:pPr>
            <w:r w:rsidRPr="00070AB2">
              <w:rPr>
                <w:color w:val="auto"/>
              </w:rPr>
              <w:t>SDR</w:t>
            </w:r>
          </w:p>
        </w:tc>
        <w:tc>
          <w:tcPr>
            <w:tcW w:w="2094" w:type="dxa"/>
          </w:tcPr>
          <w:p w:rsidR="00A00D84" w:rsidRPr="00070AB2" w:rsidDel="00BD09F9" w:rsidRDefault="00A00D84" w:rsidP="000A1C25">
            <w:pPr>
              <w:pStyle w:val="InstructionalTable"/>
              <w:rPr>
                <w:color w:val="auto"/>
              </w:rPr>
            </w:pPr>
            <w:r w:rsidRPr="00070AB2">
              <w:rPr>
                <w:color w:val="auto"/>
              </w:rPr>
              <w:t xml:space="preserve">See section 3.1.1, </w:t>
            </w:r>
            <w:r w:rsidR="000A1C25" w:rsidRPr="00070AB2">
              <w:rPr>
                <w:color w:val="auto"/>
              </w:rPr>
              <w:t>IRDS Data Sources</w:t>
            </w:r>
            <w:r w:rsidRPr="00070AB2">
              <w:rPr>
                <w:color w:val="auto"/>
              </w:rPr>
              <w:t xml:space="preserve"> table</w:t>
            </w:r>
          </w:p>
        </w:tc>
        <w:tc>
          <w:tcPr>
            <w:tcW w:w="2588" w:type="dxa"/>
            <w:shd w:val="clear" w:color="auto" w:fill="auto"/>
          </w:tcPr>
          <w:p w:rsidR="00A00D84" w:rsidRPr="00070AB2" w:rsidDel="00BD09F9" w:rsidRDefault="00A00D84" w:rsidP="008D0221">
            <w:pPr>
              <w:pStyle w:val="InstructionalTable"/>
              <w:rPr>
                <w:color w:val="auto"/>
              </w:rPr>
            </w:pPr>
            <w:r w:rsidRPr="00070AB2">
              <w:rPr>
                <w:color w:val="auto"/>
              </w:rPr>
              <w:t>Interface</w:t>
            </w:r>
          </w:p>
        </w:tc>
        <w:tc>
          <w:tcPr>
            <w:tcW w:w="2690" w:type="dxa"/>
            <w:shd w:val="clear" w:color="auto" w:fill="auto"/>
          </w:tcPr>
          <w:p w:rsidR="00A00D84" w:rsidRPr="00070AB2" w:rsidDel="00BD09F9" w:rsidRDefault="00A00D84" w:rsidP="008D0221">
            <w:pPr>
              <w:pStyle w:val="InstructionalTable"/>
              <w:rPr>
                <w:color w:val="auto"/>
              </w:rPr>
            </w:pPr>
          </w:p>
        </w:tc>
      </w:tr>
    </w:tbl>
    <w:p w:rsidR="008D0221" w:rsidRPr="008D0221" w:rsidRDefault="008D0221" w:rsidP="008D0221">
      <w:pPr>
        <w:pStyle w:val="Heading3"/>
        <w:rPr>
          <w:rFonts w:eastAsia="Times"/>
        </w:rPr>
      </w:pPr>
      <w:bookmarkStart w:id="91" w:name="_Toc403739916"/>
      <w:r w:rsidRPr="008D0221">
        <w:rPr>
          <w:rFonts w:eastAsia="Times"/>
        </w:rPr>
        <w:t>User Interface Data Mapping</w:t>
      </w:r>
      <w:bookmarkEnd w:id="91"/>
    </w:p>
    <w:p w:rsidR="008D0221" w:rsidRDefault="008D0221" w:rsidP="008D0221">
      <w:pPr>
        <w:pStyle w:val="InstructionalText1"/>
      </w:pPr>
      <w:r w:rsidRPr="008D0221">
        <w:t>This section describes and defines the format and information that will be available for users of the product to be able to enter data into the database or to retrieve information from the database, if applicable.</w:t>
      </w:r>
    </w:p>
    <w:p w:rsidR="00814888" w:rsidRDefault="00814888" w:rsidP="00DA5621">
      <w:pPr>
        <w:pStyle w:val="BodyText"/>
      </w:pPr>
      <w:r>
        <w:t>TBD – The PwC Analytics team is currently working with the VA to determine:</w:t>
      </w:r>
    </w:p>
    <w:p w:rsidR="00814888" w:rsidRDefault="00814888" w:rsidP="00170C81">
      <w:pPr>
        <w:pStyle w:val="BodyText"/>
        <w:numPr>
          <w:ilvl w:val="0"/>
          <w:numId w:val="21"/>
        </w:numPr>
      </w:pPr>
      <w:r>
        <w:t>Which VA sources will be imported into the Reach database</w:t>
      </w:r>
    </w:p>
    <w:p w:rsidR="00814888" w:rsidRDefault="00814888" w:rsidP="00170C81">
      <w:pPr>
        <w:pStyle w:val="BodyText"/>
        <w:numPr>
          <w:ilvl w:val="0"/>
          <w:numId w:val="21"/>
        </w:numPr>
      </w:pPr>
      <w:r>
        <w:t>Which, if any external sources will be imported into the Reach database</w:t>
      </w:r>
    </w:p>
    <w:p w:rsidR="00814888" w:rsidRPr="00814888" w:rsidRDefault="00814888" w:rsidP="00170C81">
      <w:pPr>
        <w:pStyle w:val="BodyText"/>
        <w:numPr>
          <w:ilvl w:val="0"/>
          <w:numId w:val="21"/>
        </w:numPr>
      </w:pPr>
      <w:r>
        <w:t>What data elements from SDR will be imported into the Reach database</w:t>
      </w:r>
    </w:p>
    <w:p w:rsidR="008D0221" w:rsidRPr="008D0221" w:rsidRDefault="008D0221" w:rsidP="008D0221">
      <w:pPr>
        <w:pStyle w:val="Heading4"/>
      </w:pPr>
      <w:bookmarkStart w:id="92" w:name="_Toc403739917"/>
      <w:r w:rsidRPr="008D0221">
        <w:t>Application Screen Interface</w:t>
      </w:r>
      <w:bookmarkEnd w:id="92"/>
    </w:p>
    <w:p w:rsidR="008D0221" w:rsidRPr="008D0221" w:rsidRDefault="008D0221" w:rsidP="008D0221">
      <w:pPr>
        <w:pStyle w:val="InstructionalText1"/>
      </w:pPr>
      <w:r w:rsidRPr="008D0221">
        <w:t>Create a new subsection for each screen of the Graphical User Interface (GUI) that users will have access to, in order to enter or update information in the database.)</w:t>
      </w:r>
    </w:p>
    <w:p w:rsidR="008D0221" w:rsidRPr="008D0221" w:rsidRDefault="008D0221" w:rsidP="008D0221">
      <w:pPr>
        <w:pStyle w:val="Heading5"/>
      </w:pPr>
      <w:bookmarkStart w:id="93" w:name="_Toc403739918"/>
      <w:r w:rsidRPr="008D0221">
        <w:t>&lt;Insert name of screen&gt;</w:t>
      </w:r>
      <w:bookmarkEnd w:id="93"/>
    </w:p>
    <w:p w:rsidR="008D0221" w:rsidRDefault="008D0221" w:rsidP="008D0221">
      <w:pPr>
        <w:pStyle w:val="InstructionalText1"/>
      </w:pPr>
      <w:r w:rsidRPr="008D0221">
        <w:fldChar w:fldCharType="begin"/>
      </w:r>
      <w:r w:rsidRPr="008D0221">
        <w:instrText xml:space="preserve"> REF _Ref340635671 \h  \* MERGEFORMAT </w:instrText>
      </w:r>
      <w:r w:rsidRPr="008D0221">
        <w:fldChar w:fldCharType="separate"/>
      </w:r>
      <w:r w:rsidR="00B74C97" w:rsidRPr="00E31E41">
        <w:t xml:space="preserve">Figure </w:t>
      </w:r>
      <w:r w:rsidR="00B74C97">
        <w:t>4</w:t>
      </w:r>
      <w:r w:rsidR="00B74C97" w:rsidRPr="00E31E41">
        <w:t xml:space="preserve">: </w:t>
      </w:r>
      <w:r w:rsidR="00B74C97" w:rsidRPr="00B74C97">
        <w:t>&lt;screen name&gt;</w:t>
      </w:r>
      <w:r w:rsidR="00B74C97" w:rsidRPr="00E31E41">
        <w:t xml:space="preserve"> Screen</w:t>
      </w:r>
      <w:r w:rsidRPr="008D0221">
        <w:fldChar w:fldCharType="end"/>
      </w:r>
      <w:r w:rsidRPr="008D0221">
        <w:t xml:space="preserve"> represents the screen that &lt;describes what the screen accomplishes&gt;; Table 10 describes it. Paste a screenshot below and complete the table to describe the screen.</w:t>
      </w:r>
    </w:p>
    <w:p w:rsidR="00E31E41" w:rsidRDefault="00E31E41" w:rsidP="00E31E41">
      <w:pPr>
        <w:pStyle w:val="BodyText"/>
      </w:pPr>
      <w:r>
        <w:rPr>
          <w:noProof/>
        </w:rPr>
        <w:lastRenderedPageBreak/>
        <mc:AlternateContent>
          <mc:Choice Requires="wps">
            <w:drawing>
              <wp:inline distT="0" distB="0" distL="0" distR="0" wp14:anchorId="4A95FED1" wp14:editId="775D6480">
                <wp:extent cx="5836920" cy="1363980"/>
                <wp:effectExtent l="0" t="0" r="11430" b="26670"/>
                <wp:docPr id="6" name="Rectangle 6" descr="Empty place holder for a screen captu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3639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6" o:spid="_x0000_s1026" alt="Empty place holder for a screen capture" style="width:459.6pt;height:1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">
                <w10:anchorlock/>
              </v:rect>
            </w:pict>
          </mc:Fallback>
        </mc:AlternateContent>
      </w:r>
    </w:p>
    <w:p w:rsidR="00E31E41" w:rsidRPr="00E31E41" w:rsidRDefault="005258CC" w:rsidP="005258CC">
      <w:pPr>
        <w:pStyle w:val="Caption"/>
      </w:pPr>
      <w:bookmarkStart w:id="94" w:name="_Ref340635671"/>
      <w:bookmarkStart w:id="95" w:name="_Ref340634947"/>
      <w:r>
        <w:t xml:space="preserve">Figure </w:t>
      </w:r>
      <w:r w:rsidR="003542F0">
        <w:fldChar w:fldCharType="begin"/>
      </w:r>
      <w:r w:rsidR="003542F0">
        <w:instrText xml:space="preserve"> SEQ Figure \* ARABIC </w:instrText>
      </w:r>
      <w:r w:rsidR="003542F0">
        <w:fldChar w:fldCharType="separate"/>
      </w:r>
      <w:r w:rsidR="00414897">
        <w:rPr>
          <w:noProof/>
        </w:rPr>
        <w:t>12</w:t>
      </w:r>
      <w:r w:rsidR="003542F0">
        <w:rPr>
          <w:noProof/>
        </w:rPr>
        <w:fldChar w:fldCharType="end"/>
      </w:r>
      <w:r w:rsidRPr="00E31E41">
        <w:t>:</w:t>
      </w:r>
      <w:r w:rsidR="00E31E41" w:rsidRPr="00E31E41">
        <w:rPr>
          <w:rFonts w:ascii="Times New Roman" w:hAnsi="Times New Roman" w:cs="Times New Roman"/>
          <w:b w:val="0"/>
          <w:i/>
          <w:color w:val="0000FF"/>
        </w:rPr>
        <w:t>&lt;screen name&gt;</w:t>
      </w:r>
      <w:r w:rsidR="00E31E41" w:rsidRPr="00E31E41">
        <w:t xml:space="preserve"> Screen</w:t>
      </w:r>
      <w:bookmarkEnd w:id="94"/>
    </w:p>
    <w:p w:rsidR="00E31E41" w:rsidRPr="00E31E41" w:rsidRDefault="005258CC" w:rsidP="005258CC">
      <w:pPr>
        <w:pStyle w:val="Caption"/>
      </w:pPr>
      <w:r>
        <w:t xml:space="preserve">Table </w:t>
      </w:r>
      <w:r w:rsidR="003542F0">
        <w:fldChar w:fldCharType="begin"/>
      </w:r>
      <w:r w:rsidR="003542F0">
        <w:instrText xml:space="preserve"> SEQ Table \* ARABIC </w:instrText>
      </w:r>
      <w:r w:rsidR="003542F0">
        <w:fldChar w:fldCharType="separate"/>
      </w:r>
      <w:r w:rsidR="009625B6">
        <w:rPr>
          <w:noProof/>
        </w:rPr>
        <w:t>7</w:t>
      </w:r>
      <w:r w:rsidR="003542F0">
        <w:rPr>
          <w:noProof/>
        </w:rPr>
        <w:fldChar w:fldCharType="end"/>
      </w:r>
      <w:bookmarkEnd w:id="95"/>
      <w:r w:rsidR="00E31E41" w:rsidRPr="00E31E41">
        <w:t xml:space="preserve">: </w:t>
      </w:r>
      <w:r w:rsidR="00E31E41" w:rsidRPr="00E31E41">
        <w:rPr>
          <w:rFonts w:ascii="Times New Roman" w:hAnsi="Times New Roman" w:cs="Times New Roman"/>
          <w:b w:val="0"/>
          <w:i/>
        </w:rPr>
        <w:t>&lt;</w:t>
      </w:r>
      <w:r w:rsidR="00E31E41" w:rsidRPr="00E31E41">
        <w:rPr>
          <w:rFonts w:ascii="Times New Roman" w:hAnsi="Times New Roman" w:cs="Times New Roman"/>
          <w:b w:val="0"/>
          <w:i/>
          <w:color w:val="0000FF"/>
        </w:rPr>
        <w:t>screen name</w:t>
      </w:r>
      <w:r w:rsidR="00E31E41" w:rsidRPr="00E31E41">
        <w:rPr>
          <w:rFonts w:ascii="Times New Roman" w:hAnsi="Times New Roman" w:cs="Times New Roman"/>
          <w:b w:val="0"/>
          <w:i/>
        </w:rPr>
        <w:t>&gt;</w:t>
      </w:r>
      <w:r w:rsidR="00E31E41" w:rsidRPr="00E31E41">
        <w:t xml:space="preserve"> Screen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E31E41" w:rsidRPr="00E31E41" w:rsidTr="00E31E41">
        <w:trPr>
          <w:cantSplit/>
          <w:tblHeader/>
        </w:trPr>
        <w:tc>
          <w:tcPr>
            <w:tcW w:w="1271" w:type="pct"/>
            <w:shd w:val="clear" w:color="auto" w:fill="F2F2F2" w:themeFill="background1" w:themeFillShade="F2"/>
          </w:tcPr>
          <w:p w:rsidR="00E31E41" w:rsidRPr="00E31E41" w:rsidRDefault="00E31E41" w:rsidP="00E31E41">
            <w:pPr>
              <w:pStyle w:val="TableHeading"/>
            </w:pPr>
            <w:bookmarkStart w:id="96" w:name="ColumnTitle_21"/>
            <w:bookmarkEnd w:id="96"/>
            <w:r w:rsidRPr="00E31E41">
              <w:t>Graphical User Interface (GUI) Field</w:t>
            </w:r>
          </w:p>
        </w:tc>
        <w:tc>
          <w:tcPr>
            <w:tcW w:w="1159" w:type="pct"/>
            <w:shd w:val="clear" w:color="auto" w:fill="F2F2F2" w:themeFill="background1" w:themeFillShade="F2"/>
          </w:tcPr>
          <w:p w:rsidR="00E31E41" w:rsidRPr="00E31E41" w:rsidRDefault="00E31E41" w:rsidP="00E31E41">
            <w:pPr>
              <w:pStyle w:val="TableHeading"/>
            </w:pPr>
            <w:r w:rsidRPr="00E31E41">
              <w:t>Table (Database Table that field connects to)</w:t>
            </w:r>
          </w:p>
        </w:tc>
        <w:tc>
          <w:tcPr>
            <w:tcW w:w="1158" w:type="pct"/>
            <w:shd w:val="clear" w:color="auto" w:fill="F2F2F2" w:themeFill="background1" w:themeFillShade="F2"/>
          </w:tcPr>
          <w:p w:rsidR="00E31E41" w:rsidRPr="00E31E41" w:rsidRDefault="00E31E41" w:rsidP="00E31E41">
            <w:pPr>
              <w:pStyle w:val="TableHeading"/>
            </w:pPr>
            <w:r w:rsidRPr="00E31E41">
              <w:t>Field (Field in Table that the GUI field connects to)</w:t>
            </w:r>
          </w:p>
        </w:tc>
        <w:tc>
          <w:tcPr>
            <w:tcW w:w="1412" w:type="pct"/>
            <w:shd w:val="clear" w:color="auto" w:fill="F2F2F2" w:themeFill="background1" w:themeFillShade="F2"/>
          </w:tcPr>
          <w:p w:rsidR="00E31E41" w:rsidRPr="00E31E41" w:rsidRDefault="00E31E41" w:rsidP="00E31E41">
            <w:pPr>
              <w:pStyle w:val="TableHeading"/>
            </w:pPr>
            <w:r w:rsidRPr="00E31E41">
              <w:t>Comments</w:t>
            </w: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&lt;Name&gt;</w:t>
            </w:r>
          </w:p>
        </w:tc>
        <w:tc>
          <w:tcPr>
            <w:tcW w:w="1159" w:type="pct"/>
          </w:tcPr>
          <w:p w:rsidR="00E31E41" w:rsidRPr="00E31E41" w:rsidRDefault="00E31E41" w:rsidP="00E31E41">
            <w:pPr>
              <w:pStyle w:val="InstructionalTable"/>
            </w:pPr>
            <w:r w:rsidRPr="00E31E41">
              <w:t>&lt;xxx&gt;</w:t>
            </w:r>
          </w:p>
        </w:tc>
        <w:tc>
          <w:tcPr>
            <w:tcW w:w="1158" w:type="pct"/>
            <w:shd w:val="clear" w:color="auto" w:fill="auto"/>
          </w:tcPr>
          <w:p w:rsidR="00E31E41" w:rsidRPr="00E31E41" w:rsidRDefault="00E31E41" w:rsidP="00E31E41">
            <w:pPr>
              <w:pStyle w:val="InstructionalTable"/>
            </w:pPr>
            <w:r w:rsidRPr="00E31E41">
              <w:t>&lt;PATIENT_ NAME&gt;</w:t>
            </w:r>
          </w:p>
        </w:tc>
        <w:tc>
          <w:tcPr>
            <w:tcW w:w="1412" w:type="pct"/>
            <w:shd w:val="clear" w:color="auto" w:fill="auto"/>
          </w:tcPr>
          <w:p w:rsidR="00E31E41" w:rsidRPr="00E31E41" w:rsidRDefault="00E31E41" w:rsidP="00E31E41">
            <w:pPr>
              <w:pStyle w:val="InstructionalTable"/>
            </w:pPr>
            <w:r w:rsidRPr="00E31E41">
              <w:t>&lt;Add any comments or descriptive information that would be relevant to the tester&gt;</w:t>
            </w: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&lt;SSN&gt;</w:t>
            </w:r>
          </w:p>
        </w:tc>
        <w:tc>
          <w:tcPr>
            <w:tcW w:w="1159" w:type="pct"/>
          </w:tcPr>
          <w:p w:rsidR="00E31E41" w:rsidRPr="00E31E41" w:rsidRDefault="00E31E41" w:rsidP="00E31E41">
            <w:pPr>
              <w:pStyle w:val="InstructionalTable"/>
            </w:pPr>
            <w:r w:rsidRPr="00E31E41">
              <w:t>&lt;xxx&gt;</w:t>
            </w:r>
          </w:p>
        </w:tc>
        <w:tc>
          <w:tcPr>
            <w:tcW w:w="1158" w:type="pct"/>
            <w:shd w:val="clear" w:color="auto" w:fill="auto"/>
          </w:tcPr>
          <w:p w:rsidR="00E31E41" w:rsidRPr="00E31E41" w:rsidRDefault="00E31E41" w:rsidP="00E31E41">
            <w:pPr>
              <w:pStyle w:val="InstructionalTable"/>
            </w:pPr>
            <w:r w:rsidRPr="00E31E41">
              <w:t>&lt;SSN&gt;</w:t>
            </w:r>
          </w:p>
        </w:tc>
        <w:tc>
          <w:tcPr>
            <w:tcW w:w="1412" w:type="pct"/>
            <w:shd w:val="clear" w:color="auto" w:fill="auto"/>
          </w:tcPr>
          <w:p w:rsidR="00E31E41" w:rsidRPr="00E31E41" w:rsidRDefault="00E31E41" w:rsidP="00E31E41">
            <w:pPr>
              <w:pStyle w:val="InstructionalTable"/>
            </w:pP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Date of Birth (Age)</w:t>
            </w:r>
          </w:p>
        </w:tc>
        <w:tc>
          <w:tcPr>
            <w:tcW w:w="1159" w:type="pct"/>
          </w:tcPr>
          <w:p w:rsidR="00E31E41" w:rsidRPr="00E31E41" w:rsidRDefault="00E31E41" w:rsidP="00E31E41">
            <w:pPr>
              <w:pStyle w:val="InstructionalTable"/>
            </w:pPr>
            <w:r w:rsidRPr="00E31E41">
              <w:t>yyyy</w:t>
            </w:r>
          </w:p>
        </w:tc>
        <w:tc>
          <w:tcPr>
            <w:tcW w:w="1158" w:type="pct"/>
            <w:shd w:val="clear" w:color="auto" w:fill="auto"/>
          </w:tcPr>
          <w:p w:rsidR="00E31E41" w:rsidRPr="00E31E41" w:rsidRDefault="00E31E41" w:rsidP="00E31E41">
            <w:pPr>
              <w:pStyle w:val="InstructionalTable"/>
            </w:pPr>
            <w:r w:rsidRPr="00E31E41">
              <w:t>DATE_OF_BIRTH DATE_OF_DEATH (if deceased)</w:t>
            </w:r>
          </w:p>
        </w:tc>
        <w:tc>
          <w:tcPr>
            <w:tcW w:w="1412" w:type="pct"/>
            <w:shd w:val="clear" w:color="auto" w:fill="auto"/>
          </w:tcPr>
          <w:p w:rsidR="00E31E41" w:rsidRPr="00E31E41" w:rsidRDefault="00E31E41" w:rsidP="00E31E41">
            <w:pPr>
              <w:pStyle w:val="InstructionalTable"/>
            </w:pPr>
          </w:p>
        </w:tc>
      </w:tr>
    </w:tbl>
    <w:p w:rsidR="009A5A47" w:rsidRPr="009A5A47" w:rsidRDefault="009A5A47" w:rsidP="009114DE">
      <w:pPr>
        <w:pStyle w:val="Heading4"/>
      </w:pPr>
      <w:bookmarkStart w:id="97" w:name="_Toc403739919"/>
      <w:r w:rsidRPr="009A5A47">
        <w:t>Application Report Interface</w:t>
      </w:r>
      <w:bookmarkEnd w:id="97"/>
    </w:p>
    <w:p w:rsidR="009A5A47" w:rsidRPr="009A5A47" w:rsidRDefault="009A5A47" w:rsidP="009114DE">
      <w:pPr>
        <w:pStyle w:val="InstructionalText1"/>
      </w:pPr>
      <w:r w:rsidRPr="009A5A47">
        <w:t>This section describes and defines the reports that will be available in the user interface, if applicable.</w:t>
      </w:r>
    </w:p>
    <w:p w:rsidR="009A5A47" w:rsidRPr="009A5A47" w:rsidRDefault="009A5A47" w:rsidP="009114DE">
      <w:pPr>
        <w:pStyle w:val="Heading5"/>
      </w:pPr>
      <w:bookmarkStart w:id="98" w:name="_Toc403739920"/>
      <w:r w:rsidRPr="009A5A47">
        <w:t>&lt;Insert name of report&gt;</w:t>
      </w:r>
      <w:bookmarkEnd w:id="98"/>
    </w:p>
    <w:p w:rsidR="009A5A47" w:rsidRPr="009A5A47" w:rsidRDefault="009A5A47" w:rsidP="009114DE">
      <w:pPr>
        <w:pStyle w:val="InstructionalText1"/>
      </w:pPr>
      <w:r w:rsidRPr="009A5A47">
        <w:t>&lt;Create a new subsection for each report&gt; Figure 6 represent &lt;name&gt; screen and Table 16 describes it…</w:t>
      </w:r>
    </w:p>
    <w:p w:rsidR="009A5A47" w:rsidRPr="009A5A47" w:rsidRDefault="009A5A47" w:rsidP="009114DE">
      <w:pPr>
        <w:pStyle w:val="InstructionalText1"/>
      </w:pPr>
      <w:r w:rsidRPr="009A5A47">
        <w:fldChar w:fldCharType="begin"/>
      </w:r>
      <w:r w:rsidRPr="009A5A47">
        <w:instrText xml:space="preserve"> REF _Ref340636621 \h  \* MERGEFORMAT </w:instrText>
      </w:r>
      <w:r w:rsidRPr="009A5A47">
        <w:fldChar w:fldCharType="separate"/>
      </w:r>
      <w:r w:rsidR="00B74C97" w:rsidRPr="009114DE">
        <w:t xml:space="preserve">Figure </w:t>
      </w:r>
      <w:r w:rsidR="00B74C97">
        <w:t>5</w:t>
      </w:r>
      <w:r w:rsidRPr="009A5A47">
        <w:fldChar w:fldCharType="end"/>
      </w:r>
      <w:r w:rsidRPr="009A5A47">
        <w:t xml:space="preserve"> represents the &lt;report name&gt;; Table 11 describes it. Paste a screenshot of the report below and complete the table to describe the report.</w:t>
      </w:r>
    </w:p>
    <w:p w:rsidR="00E31E41" w:rsidRDefault="009114DE" w:rsidP="00E31E41">
      <w:pPr>
        <w:pStyle w:val="BodyText"/>
      </w:pPr>
      <w:r>
        <w:rPr>
          <w:noProof/>
        </w:rPr>
        <mc:AlternateContent>
          <mc:Choice Requires="wps">
            <w:drawing>
              <wp:inline distT="0" distB="0" distL="0" distR="0" wp14:anchorId="54E574C4" wp14:editId="01BD5D32">
                <wp:extent cx="5836920" cy="1463040"/>
                <wp:effectExtent l="0" t="0" r="11430" b="22860"/>
                <wp:docPr id="5" name="Rectangle 5" descr="Emply place holder for a graphic representing a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463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5" o:spid="_x0000_s1026" alt="Emply place holder for a graphic representing a report" style="width:459.6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">
                <w10:anchorlock/>
              </v:rect>
            </w:pict>
          </mc:Fallback>
        </mc:AlternateContent>
      </w:r>
    </w:p>
    <w:p w:rsidR="009114DE" w:rsidRPr="009114DE" w:rsidRDefault="005258CC" w:rsidP="005258CC">
      <w:pPr>
        <w:pStyle w:val="Caption"/>
        <w:rPr>
          <w:iCs/>
          <w:color w:val="0000FF"/>
        </w:rPr>
      </w:pPr>
      <w:r>
        <w:t xml:space="preserve">Figure </w:t>
      </w:r>
      <w:r w:rsidR="003542F0">
        <w:fldChar w:fldCharType="begin"/>
      </w:r>
      <w:r w:rsidR="003542F0">
        <w:instrText xml:space="preserve"> SEQ Figure \* ARABIC </w:instrText>
      </w:r>
      <w:r w:rsidR="003542F0">
        <w:fldChar w:fldCharType="separate"/>
      </w:r>
      <w:r w:rsidR="00414897">
        <w:rPr>
          <w:noProof/>
        </w:rPr>
        <w:t>13</w:t>
      </w:r>
      <w:r w:rsidR="003542F0">
        <w:rPr>
          <w:noProof/>
        </w:rPr>
        <w:fldChar w:fldCharType="end"/>
      </w:r>
      <w:r w:rsidR="009114DE" w:rsidRPr="009114DE">
        <w:t xml:space="preserve">: </w:t>
      </w:r>
      <w:r w:rsidR="009114DE" w:rsidRPr="009114DE">
        <w:rPr>
          <w:rFonts w:ascii="Times New Roman" w:hAnsi="Times New Roman" w:cs="Times New Roman"/>
          <w:b w:val="0"/>
          <w:i/>
          <w:color w:val="0000FF"/>
        </w:rPr>
        <w:t>&lt; Report name&gt;</w:t>
      </w:r>
      <w:r w:rsidR="009114DE" w:rsidRPr="009114DE">
        <w:t xml:space="preserve"> Report</w:t>
      </w:r>
    </w:p>
    <w:p w:rsidR="009114DE" w:rsidRPr="009114DE" w:rsidRDefault="009114DE" w:rsidP="009114DE">
      <w:pPr>
        <w:spacing w:before="120"/>
        <w:rPr>
          <w:rFonts w:ascii="Garamond" w:hAnsi="Garamond"/>
          <w:iCs/>
          <w:color w:val="0000FF"/>
          <w:sz w:val="24"/>
        </w:rPr>
      </w:pPr>
    </w:p>
    <w:p w:rsidR="009114DE" w:rsidRPr="005258CC" w:rsidRDefault="005258CC" w:rsidP="005258CC">
      <w:pPr>
        <w:pStyle w:val="Caption"/>
      </w:pPr>
      <w:bookmarkStart w:id="99" w:name="_Ref340636778"/>
      <w:r>
        <w:lastRenderedPageBreak/>
        <w:t xml:space="preserve">Table </w:t>
      </w:r>
      <w:r w:rsidR="003542F0">
        <w:fldChar w:fldCharType="begin"/>
      </w:r>
      <w:r w:rsidR="003542F0">
        <w:instrText xml:space="preserve"> SEQ Table \* ARABIC </w:instrText>
      </w:r>
      <w:r w:rsidR="003542F0">
        <w:fldChar w:fldCharType="separate"/>
      </w:r>
      <w:r w:rsidR="009625B6">
        <w:rPr>
          <w:noProof/>
        </w:rPr>
        <w:t>8</w:t>
      </w:r>
      <w:r w:rsidR="003542F0">
        <w:rPr>
          <w:noProof/>
        </w:rPr>
        <w:fldChar w:fldCharType="end"/>
      </w:r>
      <w:bookmarkEnd w:id="99"/>
      <w:r w:rsidR="009114DE" w:rsidRPr="009114DE">
        <w:t xml:space="preserve">: </w:t>
      </w:r>
      <w:r w:rsidR="009114DE" w:rsidRPr="009114DE">
        <w:rPr>
          <w:rFonts w:ascii="Times New Roman" w:hAnsi="Times New Roman" w:cs="Times New Roman"/>
          <w:b w:val="0"/>
          <w:i/>
          <w:color w:val="0000FF"/>
        </w:rPr>
        <w:t>&lt;</w:t>
      </w:r>
      <w:r w:rsidR="009114DE">
        <w:rPr>
          <w:rFonts w:ascii="Times New Roman" w:hAnsi="Times New Roman" w:cs="Times New Roman"/>
          <w:b w:val="0"/>
          <w:i/>
          <w:color w:val="0000FF"/>
        </w:rPr>
        <w:t>R</w:t>
      </w:r>
      <w:r w:rsidR="009114DE" w:rsidRPr="009114DE">
        <w:rPr>
          <w:rFonts w:ascii="Times New Roman" w:hAnsi="Times New Roman" w:cs="Times New Roman"/>
          <w:b w:val="0"/>
          <w:i/>
          <w:color w:val="0000FF"/>
        </w:rPr>
        <w:t>eport name&gt;</w:t>
      </w:r>
      <w:r w:rsidR="009114DE" w:rsidRPr="009114DE">
        <w:t xml:space="preserv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7488"/>
      </w:tblGrid>
      <w:tr w:rsidR="00A96BD7" w:rsidRPr="00A96BD7" w:rsidTr="00A96BD7">
        <w:trPr>
          <w:cantSplit/>
          <w:tblHeader/>
        </w:trPr>
        <w:tc>
          <w:tcPr>
            <w:tcW w:w="1090" w:type="pct"/>
            <w:shd w:val="clear" w:color="auto" w:fill="F2F2F2" w:themeFill="background1" w:themeFillShade="F2"/>
          </w:tcPr>
          <w:p w:rsidR="00A96BD7" w:rsidRPr="00A96BD7" w:rsidRDefault="00A96BD7" w:rsidP="00A96BD7">
            <w:pPr>
              <w:pStyle w:val="TableHeading"/>
            </w:pPr>
            <w:bookmarkStart w:id="100" w:name="ColumnTitle_22"/>
            <w:bookmarkEnd w:id="100"/>
            <w:r w:rsidRPr="00A96BD7">
              <w:t>Report Column</w:t>
            </w:r>
          </w:p>
        </w:tc>
        <w:tc>
          <w:tcPr>
            <w:tcW w:w="3910" w:type="pct"/>
            <w:shd w:val="clear" w:color="auto" w:fill="F2F2F2" w:themeFill="background1" w:themeFillShade="F2"/>
          </w:tcPr>
          <w:p w:rsidR="00A96BD7" w:rsidRPr="00A96BD7" w:rsidRDefault="00A96BD7" w:rsidP="00A96BD7">
            <w:pPr>
              <w:pStyle w:val="TableHeading"/>
            </w:pPr>
            <w:r w:rsidRPr="00A96BD7">
              <w:t xml:space="preserve">Data Source </w:t>
            </w:r>
            <w:r w:rsidRPr="00A96BD7">
              <w:rPr>
                <w:rFonts w:ascii="Times New Roman" w:hAnsi="Times New Roman" w:cs="Times New Roman"/>
                <w:b w:val="0"/>
                <w:i/>
                <w:color w:val="0000FF"/>
              </w:rPr>
              <w:t>&lt;TableName. FieldName&gt;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Patient</w:t>
            </w:r>
          </w:p>
        </w:tc>
        <w:tc>
          <w:tcPr>
            <w:tcW w:w="3910" w:type="pct"/>
            <w:shd w:val="clear" w:color="auto" w:fill="auto"/>
          </w:tcPr>
          <w:p w:rsidR="00A96BD7" w:rsidRPr="00A96BD7" w:rsidRDefault="00A96BD7" w:rsidP="00A96BD7">
            <w:pPr>
              <w:pStyle w:val="InstructionalTable"/>
            </w:pPr>
            <w:r w:rsidRPr="00A96BD7">
              <w:t>&lt;xxx.PATIENT_NAME&gt;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SSN</w:t>
            </w:r>
          </w:p>
        </w:tc>
        <w:tc>
          <w:tcPr>
            <w:tcW w:w="3910" w:type="pct"/>
            <w:shd w:val="clear" w:color="auto" w:fill="auto"/>
          </w:tcPr>
          <w:p w:rsidR="00A96BD7" w:rsidRPr="00A96BD7" w:rsidRDefault="00A96BD7" w:rsidP="00A96BD7">
            <w:pPr>
              <w:pStyle w:val="InstructionalTable"/>
            </w:pPr>
            <w:r w:rsidRPr="00A96BD7">
              <w:t>&lt;xxx.SSN&gt;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DoB</w:t>
            </w:r>
          </w:p>
        </w:tc>
        <w:tc>
          <w:tcPr>
            <w:tcW w:w="3910" w:type="pct"/>
            <w:shd w:val="clear" w:color="auto" w:fill="auto"/>
          </w:tcPr>
          <w:p w:rsidR="00A96BD7" w:rsidRPr="00A96BD7" w:rsidRDefault="00A96BD7" w:rsidP="00A96BD7">
            <w:pPr>
              <w:pStyle w:val="InstructionalTable"/>
            </w:pPr>
            <w:r w:rsidRPr="00A96BD7">
              <w:t>&lt;yyyy.DATE_OF_BIRTH&gt;</w:t>
            </w:r>
          </w:p>
        </w:tc>
      </w:tr>
    </w:tbl>
    <w:p w:rsidR="00A96BD7" w:rsidRDefault="00A96BD7" w:rsidP="00A96BD7">
      <w:pPr>
        <w:pStyle w:val="Heading4"/>
      </w:pPr>
      <w:bookmarkStart w:id="101" w:name="_Toc403739921"/>
      <w:r>
        <w:t>Unmapped Data Element</w:t>
      </w:r>
      <w:bookmarkEnd w:id="101"/>
    </w:p>
    <w:p w:rsidR="00A96BD7" w:rsidRDefault="00A96BD7" w:rsidP="00A96BD7">
      <w:pPr>
        <w:pStyle w:val="InstructionalText1"/>
      </w:pPr>
      <w:r>
        <w:t>In this section describe any database element that was not mapped to a screen and the reason the data element(s) was not mapped. This section may be skipped if there is no User Interface involved in the project, such a building a service offering etc.</w:t>
      </w:r>
    </w:p>
    <w:p w:rsidR="00C361FF" w:rsidRDefault="00C361FF" w:rsidP="00173138">
      <w:pPr>
        <w:pStyle w:val="BodyText"/>
      </w:pPr>
    </w:p>
    <w:p w:rsidR="00C361FF" w:rsidRDefault="00C361FF" w:rsidP="00173138">
      <w:pPr>
        <w:pStyle w:val="Heading3"/>
      </w:pPr>
      <w:bookmarkStart w:id="102" w:name="_Toc403739922"/>
      <w:r>
        <w:t>Data Import Design</w:t>
      </w:r>
      <w:bookmarkEnd w:id="102"/>
    </w:p>
    <w:p w:rsidR="00C361FF" w:rsidRDefault="00A67957" w:rsidP="00173138">
      <w:pPr>
        <w:pStyle w:val="Heading4"/>
      </w:pPr>
      <w:bookmarkStart w:id="103" w:name="_Toc403739923"/>
      <w:r>
        <w:t>SQL Server Integration Services (SSIS)</w:t>
      </w:r>
      <w:bookmarkEnd w:id="103"/>
    </w:p>
    <w:p w:rsidR="00A67957" w:rsidRPr="00414897" w:rsidRDefault="00A67957" w:rsidP="00A67957">
      <w:pPr>
        <w:rPr>
          <w:sz w:val="24"/>
        </w:rPr>
      </w:pPr>
      <w:r w:rsidRPr="00414897">
        <w:rPr>
          <w:sz w:val="24"/>
        </w:rPr>
        <w:t>SSIS will be the primary tool for importing external data sources into the IRDS Reach database</w:t>
      </w:r>
    </w:p>
    <w:p w:rsidR="00A67957" w:rsidRPr="00414897" w:rsidRDefault="00A67957" w:rsidP="00A67957">
      <w:pPr>
        <w:rPr>
          <w:sz w:val="24"/>
        </w:rPr>
      </w:pPr>
    </w:p>
    <w:p w:rsidR="00A67957" w:rsidRPr="00414897" w:rsidRDefault="00A67957" w:rsidP="00A67957">
      <w:pPr>
        <w:rPr>
          <w:sz w:val="24"/>
        </w:rPr>
      </w:pPr>
      <w:r w:rsidRPr="00414897">
        <w:rPr>
          <w:sz w:val="24"/>
        </w:rPr>
        <w:t>For a specific data import, an SSIS package will be developed to</w:t>
      </w:r>
    </w:p>
    <w:p w:rsidR="00A67957" w:rsidRPr="00414897" w:rsidRDefault="00A67957" w:rsidP="00A67957">
      <w:pPr>
        <w:pStyle w:val="ListParagraph"/>
        <w:numPr>
          <w:ilvl w:val="0"/>
          <w:numId w:val="38"/>
        </w:numPr>
        <w:rPr>
          <w:sz w:val="24"/>
        </w:rPr>
      </w:pPr>
      <w:r w:rsidRPr="00414897">
        <w:rPr>
          <w:sz w:val="24"/>
        </w:rPr>
        <w:t>Make a connection to the source (SQL table, text file, other)</w:t>
      </w:r>
    </w:p>
    <w:p w:rsidR="00A67957" w:rsidRPr="00414897" w:rsidRDefault="00A70CC9" w:rsidP="00A67957">
      <w:pPr>
        <w:pStyle w:val="ListParagraph"/>
        <w:numPr>
          <w:ilvl w:val="0"/>
          <w:numId w:val="38"/>
        </w:numPr>
        <w:rPr>
          <w:sz w:val="24"/>
        </w:rPr>
      </w:pPr>
      <w:r w:rsidRPr="00414897">
        <w:rPr>
          <w:sz w:val="24"/>
        </w:rPr>
        <w:t>Import</w:t>
      </w:r>
      <w:r w:rsidR="00A67957" w:rsidRPr="00414897">
        <w:rPr>
          <w:sz w:val="24"/>
        </w:rPr>
        <w:t xml:space="preserve"> the data into a staging area</w:t>
      </w:r>
    </w:p>
    <w:p w:rsidR="00A67957" w:rsidRPr="00414897" w:rsidRDefault="00A67957" w:rsidP="00A67957">
      <w:pPr>
        <w:pStyle w:val="ListParagraph"/>
        <w:numPr>
          <w:ilvl w:val="0"/>
          <w:numId w:val="38"/>
        </w:numPr>
        <w:rPr>
          <w:sz w:val="24"/>
        </w:rPr>
      </w:pPr>
      <w:r w:rsidRPr="00414897">
        <w:rPr>
          <w:sz w:val="24"/>
        </w:rPr>
        <w:t>Make the appropriate data transformations (cleaning, standardization)</w:t>
      </w:r>
    </w:p>
    <w:p w:rsidR="00A67957" w:rsidRPr="00414897" w:rsidRDefault="00A67957" w:rsidP="00A67957">
      <w:pPr>
        <w:pStyle w:val="ListParagraph"/>
        <w:numPr>
          <w:ilvl w:val="0"/>
          <w:numId w:val="38"/>
        </w:numPr>
        <w:rPr>
          <w:sz w:val="24"/>
        </w:rPr>
      </w:pPr>
      <w:r w:rsidRPr="00414897">
        <w:rPr>
          <w:sz w:val="24"/>
        </w:rPr>
        <w:t>Load the transformed data into the appropriate Reach data store tables</w:t>
      </w:r>
    </w:p>
    <w:p w:rsidR="00A67957" w:rsidRPr="00414897" w:rsidRDefault="00A67957" w:rsidP="00A67957">
      <w:pPr>
        <w:rPr>
          <w:sz w:val="24"/>
        </w:rPr>
      </w:pPr>
    </w:p>
    <w:p w:rsidR="00A67957" w:rsidRPr="00414897" w:rsidRDefault="00A67957" w:rsidP="00A67957">
      <w:pPr>
        <w:rPr>
          <w:sz w:val="24"/>
        </w:rPr>
      </w:pPr>
      <w:r w:rsidRPr="00414897">
        <w:rPr>
          <w:sz w:val="24"/>
        </w:rPr>
        <w:t xml:space="preserve">The execution of SSIS packages (.dtsx files) can be automated by scheduling them as a Windows process via </w:t>
      </w:r>
      <w:r w:rsidR="00A70CC9" w:rsidRPr="00414897">
        <w:rPr>
          <w:sz w:val="24"/>
        </w:rPr>
        <w:t>SQL</w:t>
      </w:r>
      <w:r w:rsidRPr="00414897">
        <w:rPr>
          <w:sz w:val="24"/>
        </w:rPr>
        <w:t xml:space="preserve"> Server Agent.</w:t>
      </w:r>
    </w:p>
    <w:p w:rsidR="00A67957" w:rsidRDefault="00A67957" w:rsidP="00173138">
      <w:pPr>
        <w:pStyle w:val="BodyText"/>
      </w:pPr>
    </w:p>
    <w:p w:rsidR="00A67957" w:rsidRPr="00A67957" w:rsidRDefault="00A67957" w:rsidP="00173138">
      <w:pPr>
        <w:pStyle w:val="Heading4"/>
      </w:pPr>
      <w:bookmarkStart w:id="104" w:name="_Toc403739924"/>
      <w:r>
        <w:t>Remote Procedure Calls (RPC)</w:t>
      </w:r>
      <w:bookmarkEnd w:id="104"/>
    </w:p>
    <w:p w:rsidR="00A67957" w:rsidRPr="00414897" w:rsidRDefault="00A67957" w:rsidP="00A67957">
      <w:pPr>
        <w:rPr>
          <w:sz w:val="24"/>
        </w:rPr>
      </w:pPr>
      <w:r w:rsidRPr="00414897">
        <w:rPr>
          <w:sz w:val="24"/>
        </w:rPr>
        <w:t xml:space="preserve">Data will be imported into the IRDS system directly from the Vista using RPC calls. VistA data is </w:t>
      </w:r>
      <w:r w:rsidR="00A70CC9" w:rsidRPr="00414897">
        <w:rPr>
          <w:sz w:val="24"/>
        </w:rPr>
        <w:t>stored against</w:t>
      </w:r>
      <w:r w:rsidRPr="00414897">
        <w:rPr>
          <w:sz w:val="24"/>
        </w:rPr>
        <w:t xml:space="preserve"> a MUMPS back end, which uses text based files for data storage. For each source of VistA data imported from into IRDS:</w:t>
      </w:r>
    </w:p>
    <w:p w:rsidR="00A67957" w:rsidRPr="00414897" w:rsidRDefault="00A67957" w:rsidP="00A67957">
      <w:pPr>
        <w:pStyle w:val="ListParagraph"/>
        <w:numPr>
          <w:ilvl w:val="0"/>
          <w:numId w:val="39"/>
        </w:numPr>
        <w:rPr>
          <w:sz w:val="24"/>
        </w:rPr>
      </w:pPr>
      <w:r w:rsidRPr="00414897">
        <w:rPr>
          <w:sz w:val="24"/>
        </w:rPr>
        <w:t>Either a custom RPC will be written (in M) or a currently existing one will be leveraged</w:t>
      </w:r>
    </w:p>
    <w:p w:rsidR="00A67957" w:rsidRPr="00414897" w:rsidRDefault="00A67957" w:rsidP="00A67957">
      <w:pPr>
        <w:pStyle w:val="ListParagraph"/>
        <w:numPr>
          <w:ilvl w:val="0"/>
          <w:numId w:val="39"/>
        </w:numPr>
        <w:rPr>
          <w:sz w:val="24"/>
        </w:rPr>
      </w:pPr>
      <w:r w:rsidRPr="00414897">
        <w:rPr>
          <w:sz w:val="24"/>
        </w:rPr>
        <w:t>An automated java process will execute the RPC and return the query results in text format</w:t>
      </w:r>
    </w:p>
    <w:p w:rsidR="00A67957" w:rsidRPr="00414897" w:rsidRDefault="00A67957" w:rsidP="00A67957">
      <w:pPr>
        <w:pStyle w:val="ListParagraph"/>
        <w:numPr>
          <w:ilvl w:val="0"/>
          <w:numId w:val="39"/>
        </w:numPr>
        <w:rPr>
          <w:sz w:val="24"/>
        </w:rPr>
      </w:pPr>
      <w:r w:rsidRPr="00414897">
        <w:rPr>
          <w:sz w:val="24"/>
        </w:rPr>
        <w:t>Those results will be stored in a flat file on the IRDS server to be imported into the reach database via a SSIS package (using the steps listed in the section above)</w:t>
      </w:r>
    </w:p>
    <w:p w:rsidR="00C361FF" w:rsidRDefault="00C361FF" w:rsidP="00173138">
      <w:pPr>
        <w:pStyle w:val="BodyText"/>
      </w:pPr>
    </w:p>
    <w:p w:rsidR="00A67957" w:rsidRDefault="00A67957" w:rsidP="00173138">
      <w:pPr>
        <w:pStyle w:val="BodyText"/>
      </w:pPr>
      <w:r>
        <w:object w:dxaOrig="11424" w:dyaOrig="7044">
          <v:shape id="_x0000_i1030" type="#_x0000_t75" style="width:467.25pt;height:288.8pt" o:ole="">
            <v:imagedata r:id="rId30" o:title=""/>
          </v:shape>
          <o:OLEObject Type="Embed" ProgID="Visio.Drawing.11" ShapeID="_x0000_i1030" DrawAspect="Content" ObjectID="_1478493165" r:id="rId31"/>
        </w:object>
      </w:r>
    </w:p>
    <w:p w:rsidR="002201CD" w:rsidRDefault="002201CD" w:rsidP="00173138">
      <w:pPr>
        <w:pStyle w:val="BodyText"/>
      </w:pPr>
    </w:p>
    <w:p w:rsidR="00A67957" w:rsidRDefault="005258CC" w:rsidP="005258CC">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14</w:t>
      </w:r>
      <w:r w:rsidR="003542F0">
        <w:rPr>
          <w:noProof/>
        </w:rPr>
        <w:fldChar w:fldCharType="end"/>
      </w:r>
      <w:r>
        <w:t xml:space="preserve">: </w:t>
      </w:r>
      <w:r w:rsidR="00A67957">
        <w:t>IRDS Data Import Process Flow</w:t>
      </w:r>
    </w:p>
    <w:p w:rsidR="00A67957" w:rsidRPr="00C361FF" w:rsidRDefault="00A67957" w:rsidP="00173138">
      <w:pPr>
        <w:pStyle w:val="BodyText"/>
      </w:pPr>
    </w:p>
    <w:p w:rsidR="00A96BD7" w:rsidRDefault="00A96BD7" w:rsidP="00A96BD7">
      <w:pPr>
        <w:pStyle w:val="Heading2"/>
      </w:pPr>
      <w:bookmarkStart w:id="105" w:name="_Toc403739925"/>
      <w:r>
        <w:t>Conceptual Infrastructure Design</w:t>
      </w:r>
      <w:bookmarkEnd w:id="105"/>
    </w:p>
    <w:p w:rsidR="00A96BD7" w:rsidRDefault="00A96BD7" w:rsidP="00A96BD7">
      <w:pPr>
        <w:pStyle w:val="InstructionalText1"/>
      </w:pPr>
      <w:r>
        <w:t>The Conceptual Infrastructure Design should describe any unique technology that will be used, which are either part of this system, or will attach to this system.</w:t>
      </w:r>
    </w:p>
    <w:p w:rsidR="00A96BD7" w:rsidRDefault="00A96BD7" w:rsidP="00A96BD7">
      <w:pPr>
        <w:pStyle w:val="InstructionalText1"/>
      </w:pPr>
      <w:r>
        <w:t>All information should be provided to the extent that it is known. Because the system is at a preliminary design stage, it is expected that the information provided may need to be changed during later design stages or increments.</w:t>
      </w:r>
    </w:p>
    <w:p w:rsidR="00A96BD7" w:rsidRDefault="00A96BD7" w:rsidP="00A96BD7">
      <w:pPr>
        <w:pStyle w:val="InstructionalText1"/>
      </w:pPr>
      <w:r>
        <w:t>The Conceptual Infrastructure Design is a high-level overview of the infrastructure that will be used to support the application. Primary emphasis is on the environments that will be required and the locations at which they will be installed. The Conceptual Infrastructure Design becomes more detailed at later stages as more information is collected regarding the system, and the infrastructure requirements (i.e., capacity requirements) are better known.</w:t>
      </w:r>
    </w:p>
    <w:p w:rsidR="00A96BD7" w:rsidRDefault="00A96BD7" w:rsidP="00A96BD7">
      <w:pPr>
        <w:pStyle w:val="Heading3"/>
      </w:pPr>
      <w:bookmarkStart w:id="106" w:name="_Toc403739926"/>
      <w:r>
        <w:t>System Criticality and High Availability</w:t>
      </w:r>
      <w:bookmarkEnd w:id="106"/>
      <w:r>
        <w:t xml:space="preserve"> </w:t>
      </w:r>
    </w:p>
    <w:p w:rsidR="00A96BD7" w:rsidRDefault="00A96BD7" w:rsidP="00A96BD7">
      <w:pPr>
        <w:pStyle w:val="InstructionalText1"/>
      </w:pPr>
      <w:r>
        <w:t xml:space="preserve">Describe the approach that will be taken to meeting the system criticality and high availability requirements identified in Section 2.5.6, including the extent to which geographically distributed, high availability designs are planned. Describe the approach that is taken towards high availability as well as any workload distribution scheme that is planned to support the high availability implementation (e.g., restricting updates to a single node). </w:t>
      </w:r>
    </w:p>
    <w:p w:rsidR="00A96BD7" w:rsidRDefault="00A96BD7" w:rsidP="00A96BD7">
      <w:pPr>
        <w:pStyle w:val="InstructionalText1"/>
      </w:pPr>
      <w:r>
        <w:lastRenderedPageBreak/>
        <w:t>If the system is not mission critical and high availability is not required, then describe the approach that will be taken to provide the requisite level of availability and disaster recovery.</w:t>
      </w:r>
    </w:p>
    <w:p w:rsidR="00A96BD7" w:rsidRDefault="00A96BD7" w:rsidP="00A96BD7">
      <w:pPr>
        <w:pStyle w:val="Heading3"/>
      </w:pPr>
      <w:bookmarkStart w:id="107" w:name="_Toc403739927"/>
      <w:r>
        <w:t>Special Technology</w:t>
      </w:r>
      <w:bookmarkEnd w:id="107"/>
    </w:p>
    <w:p w:rsidR="00E31E41" w:rsidRDefault="00A96BD7" w:rsidP="00A96BD7">
      <w:pPr>
        <w:pStyle w:val="InstructionalText1"/>
      </w:pPr>
      <w:r>
        <w:t>If any special technology was identified in Section 2.5.9 as part of this system, describe the device and the type of location at which it will be installed. This information may be provided using Table 12.</w:t>
      </w:r>
    </w:p>
    <w:p w:rsidR="00A96BD7" w:rsidRPr="00A96BD7" w:rsidRDefault="005258CC" w:rsidP="005258CC">
      <w:pPr>
        <w:pStyle w:val="Caption"/>
      </w:pPr>
      <w:bookmarkStart w:id="108" w:name="_Ref340637996"/>
      <w:r>
        <w:t xml:space="preserve">Table </w:t>
      </w:r>
      <w:r w:rsidR="003542F0">
        <w:fldChar w:fldCharType="begin"/>
      </w:r>
      <w:r w:rsidR="003542F0">
        <w:instrText xml:space="preserve"> SEQ Table \* ARABIC </w:instrText>
      </w:r>
      <w:r w:rsidR="003542F0">
        <w:fldChar w:fldCharType="separate"/>
      </w:r>
      <w:r w:rsidR="009625B6">
        <w:rPr>
          <w:noProof/>
        </w:rPr>
        <w:t>9</w:t>
      </w:r>
      <w:r w:rsidR="003542F0">
        <w:rPr>
          <w:noProof/>
        </w:rPr>
        <w:fldChar w:fldCharType="end"/>
      </w:r>
      <w:bookmarkEnd w:id="108"/>
      <w:r w:rsidR="00A96BD7" w:rsidRPr="00A96BD7">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A96BD7" w:rsidRPr="00A96BD7" w:rsidTr="00A96BD7">
        <w:trPr>
          <w:cantSplit/>
          <w:tblHeader/>
        </w:trPr>
        <w:tc>
          <w:tcPr>
            <w:tcW w:w="1271" w:type="pct"/>
            <w:shd w:val="clear" w:color="auto" w:fill="F2F2F2" w:themeFill="background1" w:themeFillShade="F2"/>
          </w:tcPr>
          <w:p w:rsidR="00A96BD7" w:rsidRPr="00A96BD7" w:rsidRDefault="00A96BD7" w:rsidP="00A96BD7">
            <w:pPr>
              <w:pStyle w:val="TableHeading"/>
            </w:pPr>
            <w:bookmarkStart w:id="109" w:name="ColumnTitle_23"/>
            <w:bookmarkEnd w:id="109"/>
            <w:r w:rsidRPr="00A96BD7">
              <w:t>Special Technology</w:t>
            </w:r>
          </w:p>
        </w:tc>
        <w:tc>
          <w:tcPr>
            <w:tcW w:w="1159" w:type="pct"/>
            <w:shd w:val="clear" w:color="auto" w:fill="F2F2F2" w:themeFill="background1" w:themeFillShade="F2"/>
          </w:tcPr>
          <w:p w:rsidR="00A96BD7" w:rsidRPr="00A96BD7" w:rsidRDefault="00A96BD7" w:rsidP="00A96BD7">
            <w:pPr>
              <w:pStyle w:val="TableHeading"/>
            </w:pPr>
            <w:r w:rsidRPr="00A96BD7">
              <w:t>Description</w:t>
            </w:r>
          </w:p>
        </w:tc>
        <w:tc>
          <w:tcPr>
            <w:tcW w:w="1158" w:type="pct"/>
            <w:shd w:val="clear" w:color="auto" w:fill="F2F2F2" w:themeFill="background1" w:themeFillShade="F2"/>
          </w:tcPr>
          <w:p w:rsidR="00A96BD7" w:rsidRPr="00A96BD7" w:rsidRDefault="00A96BD7" w:rsidP="00A96BD7">
            <w:pPr>
              <w:pStyle w:val="TableHeading"/>
            </w:pPr>
            <w:r w:rsidRPr="00A96BD7">
              <w:t>Notional Location</w:t>
            </w:r>
          </w:p>
        </w:tc>
        <w:tc>
          <w:tcPr>
            <w:tcW w:w="1412" w:type="pct"/>
            <w:shd w:val="clear" w:color="auto" w:fill="F2F2F2" w:themeFill="background1" w:themeFillShade="F2"/>
          </w:tcPr>
          <w:p w:rsidR="00A96BD7" w:rsidRPr="00A96BD7" w:rsidRDefault="00A96BD7" w:rsidP="00A96BD7">
            <w:pPr>
              <w:pStyle w:val="TableHeading"/>
            </w:pPr>
            <w:r w:rsidRPr="00A96BD7">
              <w:t>TRM Status</w:t>
            </w:r>
          </w:p>
        </w:tc>
      </w:tr>
      <w:tr w:rsidR="00A96BD7" w:rsidRPr="00A96BD7" w:rsidTr="00BC468A">
        <w:trPr>
          <w:cantSplit/>
        </w:trPr>
        <w:tc>
          <w:tcPr>
            <w:tcW w:w="1271" w:type="pct"/>
            <w:shd w:val="clear" w:color="auto" w:fill="auto"/>
          </w:tcPr>
          <w:p w:rsidR="00A96BD7" w:rsidRPr="00A96BD7" w:rsidRDefault="00A96BD7" w:rsidP="00A96BD7">
            <w:pPr>
              <w:pStyle w:val="InstructionalTable"/>
            </w:pPr>
            <w:r w:rsidRPr="00A96BD7">
              <w:t>&lt;Name&gt;</w:t>
            </w:r>
          </w:p>
        </w:tc>
        <w:tc>
          <w:tcPr>
            <w:tcW w:w="1159" w:type="pct"/>
          </w:tcPr>
          <w:p w:rsidR="00A96BD7" w:rsidRPr="00A96BD7" w:rsidRDefault="00A96BD7" w:rsidP="00A96BD7">
            <w:pPr>
              <w:pStyle w:val="InstructionalTable"/>
            </w:pPr>
            <w:r w:rsidRPr="00A96BD7">
              <w:t>&lt;Business language description&gt;</w:t>
            </w:r>
          </w:p>
        </w:tc>
        <w:tc>
          <w:tcPr>
            <w:tcW w:w="1158" w:type="pct"/>
            <w:shd w:val="clear" w:color="auto" w:fill="auto"/>
          </w:tcPr>
          <w:p w:rsidR="00A96BD7" w:rsidRPr="00A96BD7" w:rsidRDefault="00A96BD7" w:rsidP="00A96BD7">
            <w:pPr>
              <w:pStyle w:val="InstructionalTable"/>
            </w:pPr>
            <w:r w:rsidRPr="00A96BD7">
              <w:t>&lt;At what type of location will this technology be deployed?&gt;</w:t>
            </w:r>
          </w:p>
        </w:tc>
        <w:tc>
          <w:tcPr>
            <w:tcW w:w="1412" w:type="pct"/>
            <w:shd w:val="clear" w:color="auto" w:fill="auto"/>
          </w:tcPr>
          <w:p w:rsidR="00A96BD7" w:rsidRPr="00A96BD7" w:rsidRDefault="00A96BD7" w:rsidP="00A96BD7">
            <w:pPr>
              <w:pStyle w:val="InstructionalTable"/>
            </w:pPr>
            <w:r w:rsidRPr="00A96BD7">
              <w:t>&lt;Is this technology in the TRM?</w:t>
            </w:r>
          </w:p>
          <w:p w:rsidR="00A96BD7" w:rsidRPr="00A96BD7" w:rsidRDefault="00A96BD7" w:rsidP="00A96BD7">
            <w:pPr>
              <w:pStyle w:val="InstructionalTable"/>
            </w:pPr>
            <w:r w:rsidRPr="00A96BD7">
              <w:t>(Yes / No)&gt;</w:t>
            </w:r>
          </w:p>
        </w:tc>
      </w:tr>
    </w:tbl>
    <w:p w:rsidR="00A96BD7" w:rsidRDefault="00A96BD7" w:rsidP="00A96BD7">
      <w:pPr>
        <w:pStyle w:val="Heading3"/>
      </w:pPr>
      <w:bookmarkStart w:id="110" w:name="_Toc403739928"/>
      <w:r>
        <w:t>Technology Locations</w:t>
      </w:r>
      <w:bookmarkEnd w:id="110"/>
    </w:p>
    <w:p w:rsidR="00A96BD7" w:rsidRDefault="00A96BD7" w:rsidP="00A96BD7">
      <w:pPr>
        <w:pStyle w:val="InstructionalText1"/>
      </w:pPr>
      <w:r>
        <w:t xml:space="preserve">This section describes the various technology components that will be used.  If known, provide the name of the datacenter at which the technology will be installed. If not, specify as Site A, Site B etc. Provide this information in Table 13. </w:t>
      </w:r>
    </w:p>
    <w:p w:rsidR="009114DE" w:rsidRDefault="005258CC" w:rsidP="005258CC">
      <w:pPr>
        <w:pStyle w:val="Caption"/>
      </w:pPr>
      <w:r>
        <w:t xml:space="preserve">Table </w:t>
      </w:r>
      <w:r w:rsidR="003542F0">
        <w:fldChar w:fldCharType="begin"/>
      </w:r>
      <w:r w:rsidR="003542F0">
        <w:instrText xml:space="preserve"> SEQ Table \* ARABIC </w:instrText>
      </w:r>
      <w:r w:rsidR="003542F0">
        <w:fldChar w:fldCharType="separate"/>
      </w:r>
      <w:r w:rsidR="009625B6">
        <w:rPr>
          <w:noProof/>
        </w:rPr>
        <w:t>10</w:t>
      </w:r>
      <w:r w:rsidR="003542F0">
        <w:rPr>
          <w:noProof/>
        </w:rPr>
        <w:fldChar w:fldCharType="end"/>
      </w:r>
      <w:r w:rsidR="00A96BD7">
        <w:t>: Technology Location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A96BD7" w:rsidRPr="00A96BD7" w:rsidTr="00A96BD7">
        <w:trPr>
          <w:cantSplit/>
          <w:tblHeader/>
        </w:trPr>
        <w:tc>
          <w:tcPr>
            <w:tcW w:w="1704" w:type="pct"/>
            <w:shd w:val="clear" w:color="auto" w:fill="F2F2F2" w:themeFill="background1" w:themeFillShade="F2"/>
          </w:tcPr>
          <w:p w:rsidR="00A96BD7" w:rsidRPr="00A96BD7" w:rsidRDefault="00A96BD7" w:rsidP="00A96BD7">
            <w:pPr>
              <w:pStyle w:val="TableHeading"/>
            </w:pPr>
            <w:bookmarkStart w:id="111" w:name="ColumnTitle_24"/>
            <w:bookmarkEnd w:id="111"/>
            <w:r w:rsidRPr="00A96BD7">
              <w:t>Technology Component</w:t>
            </w:r>
          </w:p>
          <w:p w:rsidR="00A96BD7" w:rsidRPr="00A96BD7" w:rsidRDefault="00A96BD7" w:rsidP="00A96BD7">
            <w:pPr>
              <w:pStyle w:val="TableHeading"/>
            </w:pPr>
            <w:r w:rsidRPr="00A96BD7">
              <w:t>Production 1</w:t>
            </w:r>
          </w:p>
        </w:tc>
        <w:tc>
          <w:tcPr>
            <w:tcW w:w="1224" w:type="pct"/>
            <w:shd w:val="clear" w:color="auto" w:fill="F2F2F2" w:themeFill="background1" w:themeFillShade="F2"/>
          </w:tcPr>
          <w:p w:rsidR="00A96BD7" w:rsidRPr="00A96BD7" w:rsidRDefault="00A96BD7" w:rsidP="00A96BD7">
            <w:pPr>
              <w:pStyle w:val="TableHeading"/>
            </w:pPr>
            <w:r w:rsidRPr="00A96BD7">
              <w:t>Location</w:t>
            </w:r>
          </w:p>
        </w:tc>
        <w:tc>
          <w:tcPr>
            <w:tcW w:w="2072" w:type="pct"/>
            <w:shd w:val="clear" w:color="auto" w:fill="F2F2F2" w:themeFill="background1" w:themeFillShade="F2"/>
          </w:tcPr>
          <w:p w:rsidR="00A96BD7" w:rsidRPr="00A96BD7" w:rsidRDefault="00A96BD7" w:rsidP="00A96BD7">
            <w:pPr>
              <w:pStyle w:val="TableHeading"/>
            </w:pPr>
            <w:r w:rsidRPr="00A96BD7">
              <w:t>Usage</w:t>
            </w: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Workstations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Special Hardware</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Interface Processors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Mainframe</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Application Server</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Databases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Other</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bl>
    <w:p w:rsidR="00A96BD7" w:rsidRPr="00A96BD7"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064BC6" w:rsidRPr="00064BC6" w:rsidTr="00064BC6">
        <w:trPr>
          <w:cantSplit/>
          <w:tblHeader/>
        </w:trPr>
        <w:tc>
          <w:tcPr>
            <w:tcW w:w="1704" w:type="pct"/>
            <w:shd w:val="clear" w:color="auto" w:fill="F2F2F2" w:themeFill="background1" w:themeFillShade="F2"/>
          </w:tcPr>
          <w:p w:rsidR="00064BC6" w:rsidRPr="00064BC6" w:rsidRDefault="00064BC6" w:rsidP="00064BC6">
            <w:pPr>
              <w:pStyle w:val="TableHeading"/>
            </w:pPr>
            <w:bookmarkStart w:id="112" w:name="ColumnTitle_25"/>
            <w:bookmarkEnd w:id="112"/>
            <w:r w:rsidRPr="00064BC6">
              <w:t>Technology Component</w:t>
            </w:r>
          </w:p>
          <w:p w:rsidR="00064BC6" w:rsidRPr="00064BC6" w:rsidRDefault="00064BC6" w:rsidP="00064BC6">
            <w:pPr>
              <w:pStyle w:val="TableHeading"/>
            </w:pPr>
            <w:r w:rsidRPr="00064BC6">
              <w:t>Production 2</w:t>
            </w:r>
          </w:p>
        </w:tc>
        <w:tc>
          <w:tcPr>
            <w:tcW w:w="1224" w:type="pct"/>
            <w:shd w:val="clear" w:color="auto" w:fill="F2F2F2" w:themeFill="background1" w:themeFillShade="F2"/>
          </w:tcPr>
          <w:p w:rsidR="00064BC6" w:rsidRPr="00064BC6" w:rsidRDefault="00064BC6" w:rsidP="00064BC6">
            <w:pPr>
              <w:pStyle w:val="TableHeading"/>
            </w:pPr>
            <w:r w:rsidRPr="00064BC6">
              <w:t>Location</w:t>
            </w:r>
          </w:p>
        </w:tc>
        <w:tc>
          <w:tcPr>
            <w:tcW w:w="2072" w:type="pct"/>
            <w:shd w:val="clear" w:color="auto" w:fill="F2F2F2" w:themeFill="background1" w:themeFillShade="F2"/>
          </w:tcPr>
          <w:p w:rsidR="00064BC6" w:rsidRPr="00064BC6" w:rsidRDefault="00064BC6" w:rsidP="00064BC6">
            <w:pPr>
              <w:pStyle w:val="TableHeading"/>
            </w:pPr>
            <w:r w:rsidRPr="00064BC6">
              <w:t>Usage</w:t>
            </w:r>
          </w:p>
        </w:tc>
      </w:tr>
      <w:tr w:rsidR="00064BC6" w:rsidRPr="00064BC6" w:rsidTr="00BC468A">
        <w:trPr>
          <w:cantSplit/>
        </w:trPr>
        <w:tc>
          <w:tcPr>
            <w:tcW w:w="1704" w:type="pct"/>
            <w:shd w:val="clear" w:color="auto" w:fill="auto"/>
          </w:tcPr>
          <w:p w:rsidR="00064BC6" w:rsidRPr="00064BC6" w:rsidRDefault="00064BC6" w:rsidP="00064BC6">
            <w:pPr>
              <w:pStyle w:val="InstructionalTable"/>
            </w:pPr>
            <w:r w:rsidRPr="00064BC6">
              <w:t>&lt;copy from Prod 1 set, or enter new ones as appropriate&gt;</w:t>
            </w:r>
          </w:p>
        </w:tc>
        <w:tc>
          <w:tcPr>
            <w:tcW w:w="1224" w:type="pct"/>
            <w:shd w:val="clear" w:color="auto" w:fill="auto"/>
          </w:tcPr>
          <w:p w:rsidR="00064BC6" w:rsidRPr="00064BC6" w:rsidRDefault="00064BC6" w:rsidP="00064BC6">
            <w:pPr>
              <w:pStyle w:val="TableText"/>
            </w:pPr>
          </w:p>
        </w:tc>
        <w:tc>
          <w:tcPr>
            <w:tcW w:w="2072" w:type="pct"/>
            <w:shd w:val="clear" w:color="auto" w:fill="auto"/>
          </w:tcPr>
          <w:p w:rsidR="00064BC6" w:rsidRPr="00064BC6" w:rsidRDefault="00064BC6" w:rsidP="00064BC6">
            <w:pPr>
              <w:pStyle w:val="TableText"/>
            </w:pPr>
          </w:p>
        </w:tc>
      </w:tr>
    </w:tbl>
    <w:p w:rsidR="00A96BD7" w:rsidRPr="004D42BA"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4D42BA" w:rsidRPr="004D42BA" w:rsidTr="004D42BA">
        <w:trPr>
          <w:cantSplit/>
          <w:tblHeader/>
        </w:trPr>
        <w:tc>
          <w:tcPr>
            <w:tcW w:w="1704" w:type="pct"/>
            <w:shd w:val="clear" w:color="auto" w:fill="F2F2F2" w:themeFill="background1" w:themeFillShade="F2"/>
          </w:tcPr>
          <w:p w:rsidR="004D42BA" w:rsidRPr="004D42BA" w:rsidRDefault="004D42BA" w:rsidP="004D42BA">
            <w:pPr>
              <w:pStyle w:val="TableHeading"/>
            </w:pPr>
            <w:bookmarkStart w:id="113" w:name="ColumnTitle_26"/>
            <w:bookmarkEnd w:id="113"/>
            <w:r w:rsidRPr="004D42BA">
              <w:t>Technology Component</w:t>
            </w:r>
          </w:p>
          <w:p w:rsidR="004D42BA" w:rsidRPr="004D42BA" w:rsidRDefault="004D42BA" w:rsidP="004D42BA">
            <w:pPr>
              <w:pStyle w:val="TableHeading"/>
            </w:pPr>
            <w:r w:rsidRPr="004D42BA">
              <w:t>Certification</w:t>
            </w:r>
          </w:p>
        </w:tc>
        <w:tc>
          <w:tcPr>
            <w:tcW w:w="1224" w:type="pct"/>
            <w:shd w:val="clear" w:color="auto" w:fill="F2F2F2" w:themeFill="background1" w:themeFillShade="F2"/>
          </w:tcPr>
          <w:p w:rsidR="004D42BA" w:rsidRPr="004D42BA" w:rsidRDefault="004D42BA" w:rsidP="004D42BA">
            <w:pPr>
              <w:pStyle w:val="TableHeading"/>
            </w:pPr>
            <w:r w:rsidRPr="004D42BA">
              <w:t>Location</w:t>
            </w:r>
          </w:p>
        </w:tc>
        <w:tc>
          <w:tcPr>
            <w:tcW w:w="2072" w:type="pct"/>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1704" w:type="pct"/>
            <w:shd w:val="clear" w:color="auto" w:fill="auto"/>
          </w:tcPr>
          <w:p w:rsidR="004D42BA" w:rsidRPr="004D42BA" w:rsidRDefault="004D42BA" w:rsidP="004D42BA">
            <w:pPr>
              <w:pStyle w:val="TableText"/>
            </w:pPr>
          </w:p>
        </w:tc>
        <w:tc>
          <w:tcPr>
            <w:tcW w:w="1224" w:type="pct"/>
            <w:shd w:val="clear" w:color="auto" w:fill="auto"/>
          </w:tcPr>
          <w:p w:rsidR="004D42BA" w:rsidRPr="004D42BA" w:rsidRDefault="004D42BA" w:rsidP="004D42BA">
            <w:pPr>
              <w:pStyle w:val="TableText"/>
            </w:pPr>
          </w:p>
        </w:tc>
        <w:tc>
          <w:tcPr>
            <w:tcW w:w="2072" w:type="pct"/>
            <w:shd w:val="clear" w:color="auto" w:fill="auto"/>
          </w:tcPr>
          <w:p w:rsidR="004D42BA" w:rsidRPr="004D42BA" w:rsidRDefault="004D42BA" w:rsidP="004D42BA">
            <w:pPr>
              <w:pStyle w:val="TableText"/>
            </w:pPr>
          </w:p>
        </w:tc>
      </w:tr>
    </w:tbl>
    <w:p w:rsidR="004D42BA" w:rsidRPr="004D42BA" w:rsidRDefault="004D42BA"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4D42BA" w:rsidRPr="004D42BA" w:rsidTr="004D42BA">
        <w:trPr>
          <w:cantSplit/>
          <w:tblHeader/>
        </w:trPr>
        <w:tc>
          <w:tcPr>
            <w:tcW w:w="1704" w:type="pct"/>
            <w:shd w:val="clear" w:color="auto" w:fill="F2F2F2" w:themeFill="background1" w:themeFillShade="F2"/>
          </w:tcPr>
          <w:p w:rsidR="004D42BA" w:rsidRPr="004D42BA" w:rsidRDefault="004D42BA" w:rsidP="004D42BA">
            <w:pPr>
              <w:pStyle w:val="TableHeading"/>
            </w:pPr>
            <w:bookmarkStart w:id="114" w:name="ColumnTitle_27"/>
            <w:bookmarkEnd w:id="114"/>
            <w:r w:rsidRPr="004D42BA">
              <w:lastRenderedPageBreak/>
              <w:t>Technology Component</w:t>
            </w:r>
          </w:p>
          <w:p w:rsidR="004D42BA" w:rsidRPr="004D42BA" w:rsidRDefault="004D42BA" w:rsidP="004D42BA">
            <w:pPr>
              <w:pStyle w:val="TableHeading"/>
            </w:pPr>
            <w:r w:rsidRPr="004D42BA">
              <w:t>Education</w:t>
            </w:r>
          </w:p>
        </w:tc>
        <w:tc>
          <w:tcPr>
            <w:tcW w:w="1224" w:type="pct"/>
            <w:shd w:val="clear" w:color="auto" w:fill="F2F2F2" w:themeFill="background1" w:themeFillShade="F2"/>
          </w:tcPr>
          <w:p w:rsidR="004D42BA" w:rsidRPr="004D42BA" w:rsidRDefault="004D42BA" w:rsidP="004D42BA">
            <w:pPr>
              <w:pStyle w:val="TableHeading"/>
            </w:pPr>
            <w:r w:rsidRPr="004D42BA">
              <w:t>Location</w:t>
            </w:r>
          </w:p>
        </w:tc>
        <w:tc>
          <w:tcPr>
            <w:tcW w:w="2072" w:type="pct"/>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4D42BA">
        <w:trPr>
          <w:cantSplit/>
        </w:trPr>
        <w:tc>
          <w:tcPr>
            <w:tcW w:w="1704" w:type="pct"/>
            <w:shd w:val="clear" w:color="auto" w:fill="auto"/>
          </w:tcPr>
          <w:p w:rsidR="004D42BA" w:rsidRPr="004D42BA" w:rsidRDefault="004D42BA" w:rsidP="004D42BA">
            <w:pPr>
              <w:pStyle w:val="TableText"/>
            </w:pPr>
          </w:p>
        </w:tc>
        <w:tc>
          <w:tcPr>
            <w:tcW w:w="1224" w:type="pct"/>
            <w:shd w:val="clear" w:color="auto" w:fill="auto"/>
          </w:tcPr>
          <w:p w:rsidR="004D42BA" w:rsidRPr="004D42BA" w:rsidRDefault="004D42BA" w:rsidP="004D42BA">
            <w:pPr>
              <w:pStyle w:val="TableText"/>
            </w:pPr>
          </w:p>
        </w:tc>
        <w:tc>
          <w:tcPr>
            <w:tcW w:w="2072" w:type="pct"/>
            <w:shd w:val="clear" w:color="auto" w:fill="auto"/>
          </w:tcPr>
          <w:p w:rsidR="004D42BA" w:rsidRPr="004D42BA" w:rsidRDefault="004D42BA" w:rsidP="004D42BA">
            <w:pPr>
              <w:pStyle w:val="TableText"/>
            </w:pPr>
          </w:p>
        </w:tc>
      </w:tr>
    </w:tbl>
    <w:p w:rsidR="004D42BA" w:rsidRPr="004D42BA" w:rsidRDefault="004D42BA"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4D42BA" w:rsidRPr="004D42BA" w:rsidTr="004D42BA">
        <w:trPr>
          <w:cantSplit/>
          <w:tblHeader/>
        </w:trPr>
        <w:tc>
          <w:tcPr>
            <w:tcW w:w="3258" w:type="dxa"/>
            <w:shd w:val="clear" w:color="auto" w:fill="F2F2F2" w:themeFill="background1" w:themeFillShade="F2"/>
          </w:tcPr>
          <w:p w:rsidR="004D42BA" w:rsidRPr="004D42BA" w:rsidRDefault="004D42BA" w:rsidP="004D42BA">
            <w:pPr>
              <w:pStyle w:val="TableHeading"/>
            </w:pPr>
            <w:bookmarkStart w:id="115" w:name="ColumnTitle_28"/>
            <w:bookmarkEnd w:id="115"/>
            <w:r w:rsidRPr="004D42BA">
              <w:t>Technology Component</w:t>
            </w:r>
          </w:p>
          <w:p w:rsidR="004D42BA" w:rsidRPr="004D42BA" w:rsidRDefault="004D42BA" w:rsidP="004D42BA">
            <w:pPr>
              <w:pStyle w:val="TableHeading"/>
            </w:pPr>
            <w:r w:rsidRPr="004D42BA">
              <w:t>Test</w:t>
            </w:r>
          </w:p>
        </w:tc>
        <w:tc>
          <w:tcPr>
            <w:tcW w:w="2340" w:type="dxa"/>
            <w:shd w:val="clear" w:color="auto" w:fill="F2F2F2" w:themeFill="background1" w:themeFillShade="F2"/>
          </w:tcPr>
          <w:p w:rsidR="004D42BA" w:rsidRPr="004D42BA" w:rsidRDefault="004D42BA" w:rsidP="004D42BA">
            <w:pPr>
              <w:pStyle w:val="TableHeading"/>
            </w:pPr>
            <w:r w:rsidRPr="004D42BA">
              <w:t>Location</w:t>
            </w:r>
          </w:p>
        </w:tc>
        <w:tc>
          <w:tcPr>
            <w:tcW w:w="3960" w:type="dxa"/>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3258" w:type="dxa"/>
            <w:shd w:val="clear" w:color="auto" w:fill="auto"/>
          </w:tcPr>
          <w:p w:rsidR="004D42BA" w:rsidRPr="004D42BA" w:rsidRDefault="004D42BA" w:rsidP="004D42BA">
            <w:pPr>
              <w:pStyle w:val="TableText"/>
            </w:pPr>
          </w:p>
        </w:tc>
        <w:tc>
          <w:tcPr>
            <w:tcW w:w="2340" w:type="dxa"/>
            <w:shd w:val="clear" w:color="auto" w:fill="auto"/>
          </w:tcPr>
          <w:p w:rsidR="004D42BA" w:rsidRPr="004D42BA" w:rsidRDefault="004D42BA" w:rsidP="004D42BA">
            <w:pPr>
              <w:pStyle w:val="TableText"/>
            </w:pPr>
          </w:p>
        </w:tc>
        <w:tc>
          <w:tcPr>
            <w:tcW w:w="3960" w:type="dxa"/>
            <w:shd w:val="clear" w:color="auto" w:fill="auto"/>
          </w:tcPr>
          <w:p w:rsidR="004D42BA" w:rsidRPr="004D42BA" w:rsidRDefault="004D42BA" w:rsidP="004D42BA">
            <w:pPr>
              <w:pStyle w:val="TableText"/>
            </w:pPr>
          </w:p>
        </w:tc>
      </w:tr>
    </w:tbl>
    <w:p w:rsidR="00A96BD7" w:rsidRPr="004D42BA" w:rsidRDefault="00A96BD7"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4D42BA" w:rsidRPr="004D42BA" w:rsidTr="004D42BA">
        <w:trPr>
          <w:cantSplit/>
          <w:tblHeader/>
        </w:trPr>
        <w:tc>
          <w:tcPr>
            <w:tcW w:w="3258" w:type="dxa"/>
            <w:shd w:val="clear" w:color="auto" w:fill="F2F2F2" w:themeFill="background1" w:themeFillShade="F2"/>
          </w:tcPr>
          <w:p w:rsidR="004D42BA" w:rsidRPr="004D42BA" w:rsidRDefault="004D42BA" w:rsidP="004D42BA">
            <w:pPr>
              <w:pStyle w:val="TableHeading"/>
            </w:pPr>
            <w:bookmarkStart w:id="116" w:name="ColumnTitle_29"/>
            <w:bookmarkEnd w:id="116"/>
            <w:r w:rsidRPr="004D42BA">
              <w:t>Technology Component</w:t>
            </w:r>
          </w:p>
          <w:p w:rsidR="004D42BA" w:rsidRPr="004D42BA" w:rsidRDefault="004D42BA" w:rsidP="004D42BA">
            <w:pPr>
              <w:pStyle w:val="TableHeading"/>
            </w:pPr>
            <w:r w:rsidRPr="004D42BA">
              <w:t>Development</w:t>
            </w:r>
          </w:p>
        </w:tc>
        <w:tc>
          <w:tcPr>
            <w:tcW w:w="2340" w:type="dxa"/>
            <w:shd w:val="clear" w:color="auto" w:fill="F2F2F2" w:themeFill="background1" w:themeFillShade="F2"/>
          </w:tcPr>
          <w:p w:rsidR="004D42BA" w:rsidRPr="004D42BA" w:rsidRDefault="004D42BA" w:rsidP="004D42BA">
            <w:pPr>
              <w:pStyle w:val="TableHeading"/>
            </w:pPr>
            <w:r w:rsidRPr="004D42BA">
              <w:t>Location</w:t>
            </w:r>
          </w:p>
        </w:tc>
        <w:tc>
          <w:tcPr>
            <w:tcW w:w="3960" w:type="dxa"/>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3258" w:type="dxa"/>
            <w:shd w:val="clear" w:color="auto" w:fill="auto"/>
          </w:tcPr>
          <w:p w:rsidR="004D42BA" w:rsidRPr="004D42BA" w:rsidRDefault="004D42BA" w:rsidP="004D42BA">
            <w:pPr>
              <w:pStyle w:val="TableText"/>
            </w:pPr>
          </w:p>
        </w:tc>
        <w:tc>
          <w:tcPr>
            <w:tcW w:w="2340" w:type="dxa"/>
            <w:shd w:val="clear" w:color="auto" w:fill="auto"/>
          </w:tcPr>
          <w:p w:rsidR="004D42BA" w:rsidRPr="004D42BA" w:rsidRDefault="004D42BA" w:rsidP="004D42BA">
            <w:pPr>
              <w:pStyle w:val="TableText"/>
            </w:pPr>
          </w:p>
        </w:tc>
        <w:tc>
          <w:tcPr>
            <w:tcW w:w="3960" w:type="dxa"/>
            <w:shd w:val="clear" w:color="auto" w:fill="auto"/>
          </w:tcPr>
          <w:p w:rsidR="004D42BA" w:rsidRPr="004D42BA" w:rsidRDefault="004D42BA" w:rsidP="004D42BA">
            <w:pPr>
              <w:pStyle w:val="TableText"/>
            </w:pPr>
          </w:p>
        </w:tc>
      </w:tr>
    </w:tbl>
    <w:p w:rsidR="00D960A1" w:rsidRDefault="00D960A1" w:rsidP="00D960A1">
      <w:pPr>
        <w:pStyle w:val="Heading3"/>
      </w:pPr>
      <w:bookmarkStart w:id="117" w:name="_Toc403739929"/>
      <w:r>
        <w:t>Conceptual Infrastructure Diagram</w:t>
      </w:r>
      <w:bookmarkEnd w:id="117"/>
    </w:p>
    <w:p w:rsidR="00D960A1" w:rsidRDefault="00D960A1" w:rsidP="00D960A1">
      <w:pPr>
        <w:pStyle w:val="Heading4"/>
      </w:pPr>
      <w:bookmarkStart w:id="118" w:name="_Toc403739930"/>
      <w:r>
        <w:t>Location of Environments and External Interfaces</w:t>
      </w:r>
      <w:bookmarkEnd w:id="118"/>
    </w:p>
    <w:p w:rsidR="00C662C2" w:rsidRPr="00C662C2" w:rsidRDefault="00C662C2" w:rsidP="00C662C2">
      <w:pPr>
        <w:pStyle w:val="InstructionalText1"/>
      </w:pPr>
      <w:r w:rsidRPr="00C662C2">
        <w:t xml:space="preserve">Create a diagram to show the environments that will be supported. As illustrated in </w:t>
      </w:r>
      <w:r w:rsidR="002C0A44">
        <w:t>TBD</w:t>
      </w:r>
      <w:r w:rsidRPr="00C662C2">
        <w:t>, the diagram should show the following:</w:t>
      </w:r>
    </w:p>
    <w:p w:rsidR="00C662C2" w:rsidRPr="00C662C2" w:rsidRDefault="00C662C2" w:rsidP="00C662C2">
      <w:pPr>
        <w:pStyle w:val="InstructionalBullet1"/>
      </w:pPr>
      <w:r w:rsidRPr="00C662C2">
        <w:t>Local networks to which they will be attached (Production, Test, or Development)</w:t>
      </w:r>
    </w:p>
    <w:p w:rsidR="00C662C2" w:rsidRPr="00C662C2" w:rsidRDefault="00C662C2" w:rsidP="00C662C2">
      <w:pPr>
        <w:pStyle w:val="InstructionalBullet1"/>
      </w:pPr>
      <w:r w:rsidRPr="00C662C2">
        <w:t>Locations at which they will be installed</w:t>
      </w:r>
    </w:p>
    <w:p w:rsidR="00C662C2" w:rsidRPr="00C662C2" w:rsidRDefault="00C662C2" w:rsidP="00C662C2">
      <w:pPr>
        <w:pStyle w:val="InstructionalBullet1"/>
      </w:pPr>
      <w:r w:rsidRPr="00C662C2">
        <w:t>External connections (each external interface should be shown in terms of where it enters the network).</w:t>
      </w:r>
    </w:p>
    <w:p w:rsidR="00C662C2" w:rsidRDefault="00C662C2" w:rsidP="00D960A1">
      <w:pPr>
        <w:pStyle w:val="BodyText"/>
      </w:pPr>
    </w:p>
    <w:p w:rsidR="004D3806" w:rsidRDefault="004D3806" w:rsidP="004D3806">
      <w:pPr>
        <w:pStyle w:val="Heading4"/>
      </w:pPr>
      <w:bookmarkStart w:id="119" w:name="_Toc403739931"/>
      <w:r>
        <w:t>Conceptual Production String Diagram</w:t>
      </w:r>
      <w:bookmarkEnd w:id="119"/>
    </w:p>
    <w:p w:rsidR="004D3806" w:rsidRDefault="004D3806" w:rsidP="004D3806">
      <w:pPr>
        <w:pStyle w:val="InstructionalText1"/>
      </w:pPr>
      <w:r>
        <w:t xml:space="preserve">Create a diagram to show the configuration of a single production string to the extent that it is known. It is likely that this diagram will be highly notional and may show such items as enterprise service bus, application servers, and database servers. </w:t>
      </w:r>
    </w:p>
    <w:p w:rsidR="004D3806" w:rsidRDefault="004D3806" w:rsidP="004D3806">
      <w:pPr>
        <w:pStyle w:val="InstructionalText1"/>
      </w:pPr>
      <w:r>
        <w:t>Additional components, such as the mainframe, other Web servers, or other major components should be included if they are expected to be required.</w:t>
      </w:r>
    </w:p>
    <w:p w:rsidR="00D960A1" w:rsidRDefault="00F13F72" w:rsidP="00F13F72">
      <w:pPr>
        <w:pStyle w:val="BodyText"/>
        <w:jc w:val="center"/>
      </w:pPr>
      <w:r>
        <w:rPr>
          <w:noProof/>
        </w:rPr>
        <mc:AlternateContent>
          <mc:Choice Requires="wps">
            <w:drawing>
              <wp:inline distT="0" distB="0" distL="0" distR="0" wp14:anchorId="58AD0068" wp14:editId="7FF58D4A">
                <wp:extent cx="5442585" cy="118110"/>
                <wp:effectExtent l="0" t="0" r="24765" b="15240"/>
                <wp:docPr id="4" name="Rectangle 4" descr="Empty place holder in which to paste a Conceptual Production String Diagram"/>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2585" cy="118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4" o:spid="_x0000_s1026" alt="Empty place holder in which to paste a Conceptual Production String Diagram" style="width:428.5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">
                <w10:anchorlock/>
              </v:rect>
            </w:pict>
          </mc:Fallback>
        </mc:AlternateContent>
      </w:r>
    </w:p>
    <w:p w:rsidR="00F13F72" w:rsidRPr="00F13F72" w:rsidRDefault="005258CC" w:rsidP="005258CC">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15</w:t>
      </w:r>
      <w:r w:rsidR="003542F0">
        <w:rPr>
          <w:noProof/>
        </w:rPr>
        <w:fldChar w:fldCharType="end"/>
      </w:r>
      <w:r w:rsidR="00F13F72" w:rsidRPr="00F13F72">
        <w:t>: Conceptual Production String Diagram</w:t>
      </w:r>
    </w:p>
    <w:p w:rsidR="00BC468A" w:rsidRDefault="00BC468A" w:rsidP="00DA5621">
      <w:pPr>
        <w:pStyle w:val="Heading2"/>
      </w:pPr>
      <w:bookmarkStart w:id="120" w:name="_Toc403739932"/>
      <w:r>
        <w:t>System Architecture</w:t>
      </w:r>
      <w:bookmarkEnd w:id="120"/>
    </w:p>
    <w:p w:rsidR="00E5368E" w:rsidRPr="00414897" w:rsidRDefault="00E5368E" w:rsidP="00E5368E">
      <w:pPr>
        <w:rPr>
          <w:sz w:val="24"/>
        </w:rPr>
      </w:pPr>
      <w:r w:rsidRPr="00414897">
        <w:rPr>
          <w:sz w:val="24"/>
        </w:rPr>
        <w:t>The system developed under the Perceptive Reach (IRDS) project will be designed to r</w:t>
      </w:r>
      <w:r w:rsidR="00DA5621" w:rsidRPr="00414897">
        <w:rPr>
          <w:sz w:val="24"/>
        </w:rPr>
        <w:t>un on a cloud-based environment consistent with the principles of OneVA EA.</w:t>
      </w:r>
    </w:p>
    <w:p w:rsidR="00BC468A" w:rsidRDefault="00BC468A" w:rsidP="00BC468A">
      <w:pPr>
        <w:pStyle w:val="Heading2"/>
      </w:pPr>
      <w:bookmarkStart w:id="121" w:name="_Toc403739933"/>
      <w:r>
        <w:t>Hardware Architecture</w:t>
      </w:r>
      <w:bookmarkEnd w:id="121"/>
    </w:p>
    <w:p w:rsidR="00A10621" w:rsidRPr="00414897" w:rsidRDefault="00A10621" w:rsidP="00DA5621">
      <w:pPr>
        <w:rPr>
          <w:sz w:val="24"/>
        </w:rPr>
      </w:pPr>
      <w:r w:rsidRPr="00414897">
        <w:rPr>
          <w:sz w:val="24"/>
        </w:rPr>
        <w:t xml:space="preserve">The </w:t>
      </w:r>
      <w:r w:rsidR="00DA5621" w:rsidRPr="00414897">
        <w:rPr>
          <w:sz w:val="24"/>
        </w:rPr>
        <w:t>solution</w:t>
      </w:r>
      <w:r w:rsidRPr="00414897">
        <w:rPr>
          <w:sz w:val="24"/>
        </w:rPr>
        <w:t xml:space="preserve"> will be </w:t>
      </w:r>
      <w:r w:rsidR="00DA5621" w:rsidRPr="00414897">
        <w:rPr>
          <w:sz w:val="24"/>
        </w:rPr>
        <w:t>deployed</w:t>
      </w:r>
      <w:r w:rsidRPr="00414897">
        <w:rPr>
          <w:sz w:val="24"/>
        </w:rPr>
        <w:t xml:space="preserve"> within the VA’s </w:t>
      </w:r>
      <w:r w:rsidR="00DA5621" w:rsidRPr="00414897">
        <w:rPr>
          <w:sz w:val="24"/>
        </w:rPr>
        <w:t>enterprise</w:t>
      </w:r>
      <w:r w:rsidRPr="00414897">
        <w:rPr>
          <w:sz w:val="24"/>
        </w:rPr>
        <w:t xml:space="preserve"> </w:t>
      </w:r>
      <w:r w:rsidR="00DE6A0E" w:rsidRPr="00414897">
        <w:rPr>
          <w:sz w:val="24"/>
        </w:rPr>
        <w:t xml:space="preserve">environment.  </w:t>
      </w:r>
      <w:r w:rsidRPr="00414897">
        <w:rPr>
          <w:sz w:val="24"/>
        </w:rPr>
        <w:t xml:space="preserve">Initial </w:t>
      </w:r>
      <w:r w:rsidR="003213C1" w:rsidRPr="00414897">
        <w:rPr>
          <w:sz w:val="24"/>
        </w:rPr>
        <w:t>Requirements</w:t>
      </w:r>
      <w:r w:rsidR="004D3344" w:rsidRPr="00414897">
        <w:rPr>
          <w:sz w:val="24"/>
        </w:rPr>
        <w:t xml:space="preserve"> (Cloud Based – Prototype Server):</w:t>
      </w:r>
    </w:p>
    <w:p w:rsidR="00A10621" w:rsidRPr="00414897" w:rsidRDefault="00A10621" w:rsidP="00170C81">
      <w:pPr>
        <w:pStyle w:val="ListParagraph"/>
        <w:numPr>
          <w:ilvl w:val="0"/>
          <w:numId w:val="24"/>
        </w:numPr>
        <w:rPr>
          <w:sz w:val="24"/>
        </w:rPr>
      </w:pPr>
      <w:r w:rsidRPr="00414897">
        <w:rPr>
          <w:sz w:val="24"/>
        </w:rPr>
        <w:t>MS Windows Server 2012 64-bit</w:t>
      </w:r>
    </w:p>
    <w:p w:rsidR="00A10621" w:rsidRPr="00414897" w:rsidRDefault="00A10621" w:rsidP="00170C81">
      <w:pPr>
        <w:pStyle w:val="ListParagraph"/>
        <w:numPr>
          <w:ilvl w:val="0"/>
          <w:numId w:val="24"/>
        </w:numPr>
        <w:rPr>
          <w:sz w:val="24"/>
        </w:rPr>
      </w:pPr>
      <w:r w:rsidRPr="00414897">
        <w:rPr>
          <w:sz w:val="24"/>
        </w:rPr>
        <w:lastRenderedPageBreak/>
        <w:t>Intel Xeon</w:t>
      </w:r>
      <w:r w:rsidR="004D3344" w:rsidRPr="00414897">
        <w:rPr>
          <w:sz w:val="24"/>
        </w:rPr>
        <w:t xml:space="preserve"> CPU</w:t>
      </w:r>
      <w:r w:rsidRPr="00414897">
        <w:rPr>
          <w:sz w:val="24"/>
        </w:rPr>
        <w:t xml:space="preserve"> E5-2670, 2.6GHZ</w:t>
      </w:r>
    </w:p>
    <w:p w:rsidR="00A10621" w:rsidRPr="00414897" w:rsidRDefault="00A10621" w:rsidP="00170C81">
      <w:pPr>
        <w:pStyle w:val="ListParagraph"/>
        <w:numPr>
          <w:ilvl w:val="0"/>
          <w:numId w:val="24"/>
        </w:numPr>
        <w:rPr>
          <w:sz w:val="24"/>
        </w:rPr>
      </w:pPr>
      <w:r w:rsidRPr="00414897">
        <w:rPr>
          <w:sz w:val="24"/>
        </w:rPr>
        <w:t>1</w:t>
      </w:r>
      <w:r w:rsidR="004D3344" w:rsidRPr="00414897">
        <w:rPr>
          <w:sz w:val="24"/>
        </w:rPr>
        <w:t>6GB RAM</w:t>
      </w:r>
    </w:p>
    <w:p w:rsidR="00A10621" w:rsidRPr="00414897" w:rsidRDefault="004D3344" w:rsidP="00170C81">
      <w:pPr>
        <w:pStyle w:val="ListParagraph"/>
        <w:numPr>
          <w:ilvl w:val="0"/>
          <w:numId w:val="24"/>
        </w:numPr>
        <w:rPr>
          <w:sz w:val="24"/>
        </w:rPr>
      </w:pPr>
      <w:r w:rsidRPr="00414897">
        <w:rPr>
          <w:sz w:val="24"/>
        </w:rPr>
        <w:t>60GB HDD</w:t>
      </w:r>
    </w:p>
    <w:p w:rsidR="00A10621" w:rsidRPr="00414897" w:rsidRDefault="00A10621" w:rsidP="00170C81">
      <w:pPr>
        <w:pStyle w:val="ListParagraph"/>
        <w:numPr>
          <w:ilvl w:val="0"/>
          <w:numId w:val="24"/>
        </w:numPr>
        <w:rPr>
          <w:sz w:val="24"/>
        </w:rPr>
      </w:pPr>
      <w:r w:rsidRPr="00414897">
        <w:rPr>
          <w:sz w:val="24"/>
        </w:rPr>
        <w:t>MS SQL Server 2012 Enterprise Edition</w:t>
      </w:r>
    </w:p>
    <w:p w:rsidR="00A10621" w:rsidRPr="00414897" w:rsidRDefault="00A10621" w:rsidP="00170C81">
      <w:pPr>
        <w:pStyle w:val="ListParagraph"/>
        <w:numPr>
          <w:ilvl w:val="0"/>
          <w:numId w:val="24"/>
        </w:numPr>
        <w:rPr>
          <w:sz w:val="24"/>
        </w:rPr>
      </w:pPr>
      <w:r w:rsidRPr="00414897">
        <w:rPr>
          <w:sz w:val="24"/>
        </w:rPr>
        <w:t>Users: 16   (8 simultaneous logins, minimum)</w:t>
      </w:r>
    </w:p>
    <w:p w:rsidR="00A10621" w:rsidRPr="00414897" w:rsidRDefault="00A10621" w:rsidP="00DA5621">
      <w:pPr>
        <w:rPr>
          <w:sz w:val="24"/>
        </w:rPr>
      </w:pPr>
    </w:p>
    <w:p w:rsidR="004D3344" w:rsidRPr="00414897" w:rsidRDefault="004D3344" w:rsidP="00DA5621">
      <w:pPr>
        <w:rPr>
          <w:sz w:val="24"/>
        </w:rPr>
      </w:pPr>
      <w:r w:rsidRPr="00414897">
        <w:rPr>
          <w:sz w:val="24"/>
        </w:rPr>
        <w:t xml:space="preserve">Planned </w:t>
      </w:r>
      <w:r w:rsidR="00A10621" w:rsidRPr="00414897">
        <w:rPr>
          <w:sz w:val="24"/>
        </w:rPr>
        <w:t>Requirements</w:t>
      </w:r>
      <w:r w:rsidRPr="00414897">
        <w:rPr>
          <w:sz w:val="24"/>
        </w:rPr>
        <w:t xml:space="preserve"> (Cloud Based – Development/Test Server)</w:t>
      </w:r>
      <w:r w:rsidR="00A10621" w:rsidRPr="00414897">
        <w:rPr>
          <w:sz w:val="24"/>
        </w:rPr>
        <w:t>:</w:t>
      </w:r>
    </w:p>
    <w:p w:rsidR="00A10621" w:rsidRPr="00414897" w:rsidRDefault="00A10621" w:rsidP="00170C81">
      <w:pPr>
        <w:pStyle w:val="ListParagraph"/>
        <w:numPr>
          <w:ilvl w:val="0"/>
          <w:numId w:val="24"/>
        </w:numPr>
        <w:rPr>
          <w:sz w:val="24"/>
        </w:rPr>
      </w:pPr>
      <w:r w:rsidRPr="00414897">
        <w:rPr>
          <w:sz w:val="24"/>
        </w:rPr>
        <w:t>MS Windows Server 2012 64-bit</w:t>
      </w:r>
    </w:p>
    <w:p w:rsidR="00A10621" w:rsidRPr="00414897" w:rsidRDefault="00A10621" w:rsidP="00170C81">
      <w:pPr>
        <w:pStyle w:val="ListParagraph"/>
        <w:numPr>
          <w:ilvl w:val="0"/>
          <w:numId w:val="24"/>
        </w:numPr>
        <w:rPr>
          <w:sz w:val="24"/>
        </w:rPr>
      </w:pPr>
      <w:r w:rsidRPr="00414897">
        <w:rPr>
          <w:sz w:val="24"/>
        </w:rPr>
        <w:t>Intel Xeon E5-2600 Family</w:t>
      </w:r>
      <w:r w:rsidR="004D3344" w:rsidRPr="00414897">
        <w:rPr>
          <w:sz w:val="24"/>
        </w:rPr>
        <w:t xml:space="preserve"> (2670 or 2690), 2.6GHZ or better</w:t>
      </w:r>
    </w:p>
    <w:p w:rsidR="00A10621" w:rsidRPr="00414897" w:rsidRDefault="00A10621" w:rsidP="00170C81">
      <w:pPr>
        <w:pStyle w:val="ListParagraph"/>
        <w:numPr>
          <w:ilvl w:val="0"/>
          <w:numId w:val="24"/>
        </w:numPr>
        <w:rPr>
          <w:sz w:val="24"/>
        </w:rPr>
      </w:pPr>
      <w:r w:rsidRPr="00414897">
        <w:rPr>
          <w:sz w:val="24"/>
        </w:rPr>
        <w:t>32GB RAM</w:t>
      </w:r>
    </w:p>
    <w:p w:rsidR="00A10621" w:rsidRPr="00414897" w:rsidRDefault="00A10621" w:rsidP="00170C81">
      <w:pPr>
        <w:pStyle w:val="ListParagraph"/>
        <w:numPr>
          <w:ilvl w:val="0"/>
          <w:numId w:val="24"/>
        </w:numPr>
        <w:rPr>
          <w:sz w:val="24"/>
        </w:rPr>
      </w:pPr>
      <w:r w:rsidRPr="00414897">
        <w:rPr>
          <w:sz w:val="24"/>
        </w:rPr>
        <w:t>500GB HDD</w:t>
      </w:r>
    </w:p>
    <w:p w:rsidR="00A10621" w:rsidRPr="00414897" w:rsidRDefault="00A10621" w:rsidP="00170C81">
      <w:pPr>
        <w:pStyle w:val="ListParagraph"/>
        <w:numPr>
          <w:ilvl w:val="0"/>
          <w:numId w:val="24"/>
        </w:numPr>
        <w:rPr>
          <w:sz w:val="24"/>
        </w:rPr>
      </w:pPr>
      <w:r w:rsidRPr="00414897">
        <w:rPr>
          <w:sz w:val="24"/>
        </w:rPr>
        <w:t>MS SQL Server 2012 Enterprise Edition</w:t>
      </w:r>
    </w:p>
    <w:p w:rsidR="00A10621" w:rsidRPr="00414897" w:rsidRDefault="00A10621" w:rsidP="00170C81">
      <w:pPr>
        <w:pStyle w:val="ListParagraph"/>
        <w:numPr>
          <w:ilvl w:val="0"/>
          <w:numId w:val="24"/>
        </w:numPr>
        <w:rPr>
          <w:sz w:val="24"/>
        </w:rPr>
      </w:pPr>
      <w:r w:rsidRPr="00414897">
        <w:rPr>
          <w:sz w:val="24"/>
        </w:rPr>
        <w:t>Users: 16   (8 simultaneous logins, minimum)</w:t>
      </w:r>
    </w:p>
    <w:p w:rsidR="004D3344" w:rsidRPr="00414897" w:rsidRDefault="004D3344" w:rsidP="00DA5621">
      <w:pPr>
        <w:rPr>
          <w:sz w:val="24"/>
        </w:rPr>
      </w:pPr>
    </w:p>
    <w:p w:rsidR="004D3344" w:rsidRPr="00414897" w:rsidRDefault="004D3344" w:rsidP="00DA5621">
      <w:pPr>
        <w:rPr>
          <w:sz w:val="24"/>
        </w:rPr>
      </w:pPr>
      <w:r w:rsidRPr="00414897">
        <w:rPr>
          <w:sz w:val="24"/>
        </w:rPr>
        <w:t>Future Requirements:</w:t>
      </w:r>
    </w:p>
    <w:p w:rsidR="004D3344" w:rsidRPr="00414897" w:rsidRDefault="004D3344" w:rsidP="00170C81">
      <w:pPr>
        <w:pStyle w:val="ListParagraph"/>
        <w:numPr>
          <w:ilvl w:val="0"/>
          <w:numId w:val="25"/>
        </w:numPr>
        <w:rPr>
          <w:sz w:val="24"/>
        </w:rPr>
      </w:pPr>
      <w:r w:rsidRPr="00414897">
        <w:rPr>
          <w:sz w:val="24"/>
        </w:rPr>
        <w:t>TBD</w:t>
      </w:r>
    </w:p>
    <w:p w:rsidR="00A10621" w:rsidRPr="00414897" w:rsidRDefault="00A10621" w:rsidP="00DA5621">
      <w:pPr>
        <w:rPr>
          <w:sz w:val="24"/>
        </w:rPr>
      </w:pPr>
    </w:p>
    <w:p w:rsidR="00A10621" w:rsidRPr="00414897" w:rsidRDefault="00A10621" w:rsidP="00DA5621">
      <w:pPr>
        <w:rPr>
          <w:rFonts w:ascii="Arial" w:eastAsiaTheme="minorEastAsia" w:hAnsi="Arial" w:cs="Arial"/>
          <w:sz w:val="24"/>
        </w:rPr>
      </w:pPr>
      <w:r w:rsidRPr="00414897">
        <w:rPr>
          <w:sz w:val="24"/>
        </w:rPr>
        <w:t xml:space="preserve">For </w:t>
      </w:r>
      <w:r w:rsidR="004D3344" w:rsidRPr="00414897">
        <w:rPr>
          <w:sz w:val="24"/>
        </w:rPr>
        <w:t xml:space="preserve">further </w:t>
      </w:r>
      <w:r w:rsidRPr="00414897">
        <w:rPr>
          <w:sz w:val="24"/>
        </w:rPr>
        <w:t>details on the Hardware Architecture, please refer to section 5.1 Hardware Detailed Design.</w:t>
      </w:r>
    </w:p>
    <w:p w:rsidR="00BC468A" w:rsidRDefault="00BC468A" w:rsidP="00BC468A">
      <w:pPr>
        <w:pStyle w:val="Heading2"/>
      </w:pPr>
      <w:bookmarkStart w:id="122" w:name="_Toc403739934"/>
      <w:r>
        <w:t>Software Architecture</w:t>
      </w:r>
      <w:bookmarkEnd w:id="122"/>
    </w:p>
    <w:p w:rsidR="00F710C9" w:rsidRDefault="00F710C9" w:rsidP="00DA5621">
      <w:pPr>
        <w:pStyle w:val="BodyText"/>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p>
    <w:p w:rsidR="00F710C9" w:rsidRDefault="00234F91" w:rsidP="00DA5621">
      <w:pPr>
        <w:pStyle w:val="BodyText"/>
        <w:jc w:val="center"/>
      </w:pPr>
      <w:r>
        <w:rPr>
          <w:noProof/>
        </w:rPr>
        <w:drawing>
          <wp:inline distT="0" distB="0" distL="0" distR="0" wp14:anchorId="0A3A5C3A" wp14:editId="7BF0D8C9">
            <wp:extent cx="2627630" cy="326771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7630" cy="3267710"/>
                    </a:xfrm>
                    <a:prstGeom prst="rect">
                      <a:avLst/>
                    </a:prstGeom>
                    <a:noFill/>
                  </pic:spPr>
                </pic:pic>
              </a:graphicData>
            </a:graphic>
          </wp:inline>
        </w:drawing>
      </w:r>
    </w:p>
    <w:p w:rsidR="00B04F1B" w:rsidRDefault="005258CC" w:rsidP="005258CC">
      <w:pPr>
        <w:pStyle w:val="Caption"/>
      </w:pPr>
      <w:r>
        <w:lastRenderedPageBreak/>
        <w:t xml:space="preserve">Figure </w:t>
      </w:r>
      <w:r w:rsidR="003542F0">
        <w:fldChar w:fldCharType="begin"/>
      </w:r>
      <w:r w:rsidR="003542F0">
        <w:instrText xml:space="preserve"> SEQ Figure \* ARABIC </w:instrText>
      </w:r>
      <w:r w:rsidR="003542F0">
        <w:fldChar w:fldCharType="separate"/>
      </w:r>
      <w:r w:rsidR="00414897">
        <w:rPr>
          <w:noProof/>
        </w:rPr>
        <w:t>16</w:t>
      </w:r>
      <w:r w:rsidR="003542F0">
        <w:rPr>
          <w:noProof/>
        </w:rPr>
        <w:fldChar w:fldCharType="end"/>
      </w:r>
      <w:r w:rsidR="009625B6">
        <w:rPr>
          <w:noProof/>
        </w:rPr>
        <w:t>: Architecture Overview</w:t>
      </w:r>
    </w:p>
    <w:p w:rsidR="00F710C9" w:rsidRDefault="00F710C9" w:rsidP="00DA5621">
      <w:pPr>
        <w:pStyle w:val="BodyText"/>
      </w:pPr>
    </w:p>
    <w:p w:rsidR="00234F91" w:rsidRPr="00DA5621" w:rsidRDefault="00234F91" w:rsidP="00DA5621">
      <w:pPr>
        <w:pStyle w:val="BodyText"/>
        <w:rPr>
          <w:b/>
        </w:rPr>
      </w:pPr>
      <w:r w:rsidRPr="00DA5621">
        <w:rPr>
          <w:b/>
        </w:rPr>
        <w:t xml:space="preserve">Reach </w:t>
      </w:r>
      <w:r w:rsidR="00C31444" w:rsidRPr="00DA5621">
        <w:rPr>
          <w:b/>
        </w:rPr>
        <w:t>Database</w:t>
      </w:r>
      <w:r w:rsidRPr="00DA5621">
        <w:rPr>
          <w:b/>
        </w:rPr>
        <w:t>:</w:t>
      </w:r>
    </w:p>
    <w:p w:rsidR="00234F91" w:rsidRDefault="000B550D" w:rsidP="00170C81">
      <w:pPr>
        <w:pStyle w:val="BodyText"/>
        <w:numPr>
          <w:ilvl w:val="0"/>
          <w:numId w:val="25"/>
        </w:numPr>
      </w:pPr>
      <w:r>
        <w:t>Platform</w:t>
      </w:r>
      <w:r w:rsidR="007C5FA3">
        <w:t>: SQL Server 2012</w:t>
      </w:r>
    </w:p>
    <w:p w:rsidR="007C5FA3" w:rsidRDefault="007C5FA3" w:rsidP="00170C81">
      <w:pPr>
        <w:pStyle w:val="BodyText"/>
        <w:numPr>
          <w:ilvl w:val="0"/>
          <w:numId w:val="25"/>
        </w:numPr>
      </w:pPr>
      <w:r>
        <w:t>Data Importing and ETL Tool</w:t>
      </w:r>
      <w:r w:rsidR="00635F54">
        <w:t>s</w:t>
      </w:r>
      <w:r>
        <w:t>: SQL Server Integration Services, FMQL or RPC (for interfacing directly with VISTA)</w:t>
      </w:r>
    </w:p>
    <w:p w:rsidR="00234F91" w:rsidRPr="00DA5621" w:rsidRDefault="00234F91" w:rsidP="00DA5621">
      <w:pPr>
        <w:pStyle w:val="BodyText"/>
        <w:rPr>
          <w:b/>
        </w:rPr>
      </w:pPr>
      <w:r w:rsidRPr="00DA5621">
        <w:rPr>
          <w:b/>
        </w:rPr>
        <w:t>Analytics Platform:</w:t>
      </w:r>
    </w:p>
    <w:p w:rsidR="000E20FD" w:rsidRDefault="000E20FD" w:rsidP="00DA5621">
      <w:pPr>
        <w:pStyle w:val="BodyText"/>
      </w:pPr>
      <w:r w:rsidRPr="000E20FD">
        <w:t>The enhanced risk model will be coded in the open source statistical language R. Once an enhanced model is finalized, the model coefficients will either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is used, R would still be used at a specified frequency to refresh the parameter estimates of the risk model.</w:t>
      </w:r>
    </w:p>
    <w:p w:rsidR="00234F91" w:rsidRDefault="00FB1CEC" w:rsidP="00170C81">
      <w:pPr>
        <w:pStyle w:val="BodyText"/>
        <w:numPr>
          <w:ilvl w:val="0"/>
          <w:numId w:val="26"/>
        </w:numPr>
      </w:pPr>
      <w:r>
        <w:t>R 3.1.2</w:t>
      </w:r>
      <w:r w:rsidR="00234F91">
        <w:t xml:space="preserve"> (</w:t>
      </w:r>
      <w:r w:rsidR="00234F91" w:rsidRPr="00234F91">
        <w:t>a language and environment for statistical computing and graphics</w:t>
      </w:r>
      <w:r w:rsidR="00234F91">
        <w:t>)</w:t>
      </w:r>
    </w:p>
    <w:p w:rsidR="00234F91" w:rsidRDefault="00FB1CEC" w:rsidP="00170C81">
      <w:pPr>
        <w:pStyle w:val="BodyText"/>
        <w:numPr>
          <w:ilvl w:val="0"/>
          <w:numId w:val="26"/>
        </w:numPr>
      </w:pPr>
      <w:r>
        <w:t>RStudio</w:t>
      </w:r>
      <w:r w:rsidR="00234F91">
        <w:t xml:space="preserve"> (</w:t>
      </w:r>
      <w:r w:rsidR="00234F91" w:rsidRPr="00234F91">
        <w:t xml:space="preserve">a powerful and </w:t>
      </w:r>
      <w:r w:rsidR="00234F91">
        <w:t>productive user interface for R)</w:t>
      </w:r>
    </w:p>
    <w:p w:rsidR="00234F91" w:rsidRPr="00DA5621" w:rsidRDefault="00234F91" w:rsidP="00DA5621">
      <w:pPr>
        <w:pStyle w:val="BodyText"/>
        <w:rPr>
          <w:b/>
        </w:rPr>
      </w:pPr>
      <w:r w:rsidRPr="00DA5621">
        <w:rPr>
          <w:b/>
        </w:rPr>
        <w:t>Dashboard:</w:t>
      </w:r>
    </w:p>
    <w:p w:rsidR="00234F91" w:rsidRDefault="000E20FD" w:rsidP="00DA5621">
      <w:pPr>
        <w:pStyle w:val="BodyText"/>
      </w:pPr>
      <w:r>
        <w:t xml:space="preserve">The role of the dashboard is to provide </w:t>
      </w:r>
      <w:r w:rsidRPr="000E20FD">
        <w:t>visualization tool</w:t>
      </w:r>
      <w:r>
        <w:t>s</w:t>
      </w:r>
      <w:r w:rsidRPr="000E20FD">
        <w:t xml:space="preserve"> that display the current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w:t>
      </w:r>
      <w:r w:rsidR="00CB3B2A">
        <w:t xml:space="preserve"> on within a browser based web application</w:t>
      </w:r>
      <w:r w:rsidRPr="000E20FD">
        <w:t>.</w:t>
      </w:r>
      <w:r>
        <w:t xml:space="preserve">  </w:t>
      </w:r>
      <w:r w:rsidR="00CB3B2A">
        <w:t>N</w:t>
      </w:r>
      <w:r>
        <w:t xml:space="preserve">ode.js </w:t>
      </w:r>
      <w:r w:rsidR="00CB3B2A">
        <w:t xml:space="preserve">will provide the base </w:t>
      </w:r>
      <w:r>
        <w:t>architect</w:t>
      </w:r>
      <w:r w:rsidR="00CB3B2A">
        <w:t>ure for the</w:t>
      </w:r>
      <w:r>
        <w:t xml:space="preserve"> web server provid</w:t>
      </w:r>
      <w:r w:rsidR="00CB3B2A">
        <w:t>ing</w:t>
      </w:r>
      <w:r>
        <w:t xml:space="preserve"> the primary services </w:t>
      </w:r>
      <w:r w:rsidR="00CB3B2A">
        <w:t>of the dashboard through</w:t>
      </w:r>
      <w:r>
        <w:t xml:space="preserve"> HTML, </w:t>
      </w:r>
      <w:r w:rsidR="003213C1">
        <w:t>JavaScript</w:t>
      </w:r>
      <w:r>
        <w:t>, and CSS to drive the behavior of the application.</w:t>
      </w:r>
    </w:p>
    <w:p w:rsidR="00CB3B2A" w:rsidRDefault="00CB3B2A" w:rsidP="00170C81">
      <w:pPr>
        <w:pStyle w:val="BodyText"/>
        <w:numPr>
          <w:ilvl w:val="0"/>
          <w:numId w:val="27"/>
        </w:numPr>
      </w:pPr>
      <w:r>
        <w:t>Node.js (JavaScript runtime engine)</w:t>
      </w:r>
    </w:p>
    <w:p w:rsidR="00CB3B2A" w:rsidRDefault="00CB3B2A" w:rsidP="00170C81">
      <w:pPr>
        <w:pStyle w:val="BodyText"/>
        <w:numPr>
          <w:ilvl w:val="0"/>
          <w:numId w:val="27"/>
        </w:numPr>
      </w:pPr>
      <w:r>
        <w:t>Express.js (Node.js module used to handle routing of HTTP calls)</w:t>
      </w:r>
    </w:p>
    <w:p w:rsidR="00CB3B2A" w:rsidRDefault="001D736D" w:rsidP="00170C81">
      <w:pPr>
        <w:pStyle w:val="BodyText"/>
        <w:numPr>
          <w:ilvl w:val="0"/>
          <w:numId w:val="27"/>
        </w:numPr>
      </w:pPr>
      <w:r>
        <w:t>HTML, JavaS</w:t>
      </w:r>
      <w:r w:rsidR="00CB3B2A">
        <w:t>cript, and CSS</w:t>
      </w:r>
    </w:p>
    <w:p w:rsidR="00CB3B2A" w:rsidRDefault="00CB3B2A" w:rsidP="00170C81">
      <w:pPr>
        <w:pStyle w:val="BodyText"/>
        <w:numPr>
          <w:ilvl w:val="0"/>
          <w:numId w:val="27"/>
        </w:numPr>
      </w:pPr>
      <w:r>
        <w:t>Angular.js (</w:t>
      </w:r>
      <w:r w:rsidR="001D736D">
        <w:t>JavaScript framework for extending HTML)</w:t>
      </w:r>
    </w:p>
    <w:p w:rsidR="00CB3B2A" w:rsidRDefault="001D736D" w:rsidP="00170C81">
      <w:pPr>
        <w:pStyle w:val="BodyText"/>
        <w:numPr>
          <w:ilvl w:val="0"/>
          <w:numId w:val="27"/>
        </w:numPr>
      </w:pPr>
      <w:r>
        <w:t>Bootstrap (</w:t>
      </w:r>
      <w:r w:rsidRPr="001D736D">
        <w:t>powerful front-end framework for faster and easier web development</w:t>
      </w:r>
      <w:r>
        <w:t>)</w:t>
      </w:r>
    </w:p>
    <w:p w:rsidR="00252277" w:rsidRPr="00C31444" w:rsidRDefault="001D736D" w:rsidP="00DA5621">
      <w:pPr>
        <w:pStyle w:val="BodyText"/>
      </w:pPr>
      <w:r>
        <w:t xml:space="preserve">For further details on the </w:t>
      </w:r>
      <w:r w:rsidRPr="001D736D">
        <w:t xml:space="preserve">Software </w:t>
      </w:r>
      <w:r>
        <w:t>Architecture, please refer to section 5.2</w:t>
      </w:r>
      <w:r w:rsidRPr="001D736D">
        <w:tab/>
        <w:t xml:space="preserve">Software </w:t>
      </w:r>
      <w:r>
        <w:t>Detailed Design.</w:t>
      </w:r>
    </w:p>
    <w:p w:rsidR="00BC468A" w:rsidRDefault="00BC468A" w:rsidP="00BC468A">
      <w:pPr>
        <w:pStyle w:val="Heading2"/>
      </w:pPr>
      <w:bookmarkStart w:id="123" w:name="_Toc403739935"/>
      <w:r>
        <w:t>Network Architecture</w:t>
      </w:r>
      <w:bookmarkEnd w:id="123"/>
    </w:p>
    <w:p w:rsidR="003963A9" w:rsidRDefault="003963A9" w:rsidP="003963A9">
      <w:pPr>
        <w:pStyle w:val="BodyText"/>
        <w:tabs>
          <w:tab w:val="left" w:pos="2535"/>
        </w:tabs>
      </w:pPr>
      <w:r>
        <w:t>The following illustration shows the network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UBHC.</w:t>
      </w:r>
    </w:p>
    <w:p w:rsidR="003963A9" w:rsidRDefault="003963A9" w:rsidP="003963A9">
      <w:pPr>
        <w:pStyle w:val="Caption"/>
      </w:pPr>
    </w:p>
    <w:p w:rsidR="003963A9" w:rsidRDefault="003963A9" w:rsidP="003963A9">
      <w:pPr>
        <w:pStyle w:val="Caption"/>
      </w:pPr>
      <w:r>
        <w:rPr>
          <w:noProof/>
        </w:rPr>
        <w:drawing>
          <wp:inline distT="0" distB="0" distL="0" distR="0" wp14:anchorId="61B98E4E" wp14:editId="269526C5">
            <wp:extent cx="5907405" cy="65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7405" cy="6504940"/>
                    </a:xfrm>
                    <a:prstGeom prst="rect">
                      <a:avLst/>
                    </a:prstGeom>
                    <a:noFill/>
                  </pic:spPr>
                </pic:pic>
              </a:graphicData>
            </a:graphic>
          </wp:inline>
        </w:drawing>
      </w:r>
      <w:r w:rsidRPr="003963A9">
        <w:t xml:space="preserve"> </w:t>
      </w:r>
    </w:p>
    <w:p w:rsidR="003963A9" w:rsidRDefault="003963A9" w:rsidP="003963A9">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17</w:t>
      </w:r>
      <w:r w:rsidR="003542F0">
        <w:rPr>
          <w:noProof/>
        </w:rPr>
        <w:fldChar w:fldCharType="end"/>
      </w:r>
      <w:r>
        <w:t>: Notional Network Architecture</w:t>
      </w:r>
    </w:p>
    <w:p w:rsidR="003963A9" w:rsidRPr="003963A9" w:rsidRDefault="003963A9" w:rsidP="003963A9">
      <w:pPr>
        <w:pStyle w:val="Caption"/>
      </w:pPr>
    </w:p>
    <w:p w:rsidR="00BC468A" w:rsidRDefault="00BC468A" w:rsidP="00BC468A">
      <w:pPr>
        <w:pStyle w:val="Heading2"/>
      </w:pPr>
      <w:bookmarkStart w:id="124" w:name="_Toc403739936"/>
      <w:r>
        <w:t>Service Oriented Architecture / ESS</w:t>
      </w:r>
      <w:bookmarkEnd w:id="124"/>
    </w:p>
    <w:p w:rsidR="00564FC1" w:rsidRDefault="007E33A6" w:rsidP="007E33A6">
      <w:pPr>
        <w:pStyle w:val="BodyText"/>
      </w:pPr>
      <w:r>
        <w:t>While the IRDS may be extended to provide Enterprise Shared Services</w:t>
      </w:r>
      <w:r w:rsidR="00564FC1">
        <w:t xml:space="preserve"> in the future</w:t>
      </w:r>
      <w:r>
        <w:t xml:space="preserve"> the </w:t>
      </w:r>
      <w:r w:rsidR="00564FC1">
        <w:t xml:space="preserve">innovation objectives do not include the delivery of web services functionality.  </w:t>
      </w:r>
      <w:r>
        <w:t xml:space="preserve"> </w:t>
      </w:r>
      <w:r w:rsidR="00564FC1">
        <w:t xml:space="preserve">The </w:t>
      </w:r>
      <w:r>
        <w:t xml:space="preserve">IRDS </w:t>
      </w:r>
      <w:r>
        <w:lastRenderedPageBreak/>
        <w:t>provides a dashboard application accessed through a web browser, and secure messaging delivered through email client or web portal. The Data Analytics Platform will be access through direct access to the server on which the IRDS resides.</w:t>
      </w:r>
      <w:r w:rsidR="00564FC1">
        <w:t xml:space="preserve">  IRDS will consume the VLER Direct ESS to deliver Direct Messaging.</w:t>
      </w:r>
    </w:p>
    <w:p w:rsidR="00564FC1" w:rsidRDefault="00D3663F" w:rsidP="00564FC1">
      <w:pPr>
        <w:pStyle w:val="Caption"/>
      </w:pPr>
      <w:r>
        <w:rPr>
          <w:noProof/>
        </w:rPr>
        <w:drawing>
          <wp:inline distT="0" distB="0" distL="0" distR="0" wp14:anchorId="42FD24A4" wp14:editId="04736F97">
            <wp:extent cx="4928461" cy="3424846"/>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1809" cy="3427173"/>
                    </a:xfrm>
                    <a:prstGeom prst="rect">
                      <a:avLst/>
                    </a:prstGeom>
                    <a:noFill/>
                  </pic:spPr>
                </pic:pic>
              </a:graphicData>
            </a:graphic>
          </wp:inline>
        </w:drawing>
      </w:r>
    </w:p>
    <w:p w:rsidR="00564FC1" w:rsidRPr="003A6307" w:rsidRDefault="00564FC1" w:rsidP="00564FC1">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18</w:t>
      </w:r>
      <w:r w:rsidR="003542F0">
        <w:rPr>
          <w:noProof/>
        </w:rPr>
        <w:fldChar w:fldCharType="end"/>
      </w:r>
      <w:r w:rsidR="009625B6">
        <w:rPr>
          <w:noProof/>
        </w:rPr>
        <w:t>: Architecture Overview</w:t>
      </w:r>
    </w:p>
    <w:p w:rsidR="00564FC1" w:rsidRDefault="00564FC1" w:rsidP="007E33A6">
      <w:pPr>
        <w:pStyle w:val="BodyText"/>
      </w:pPr>
    </w:p>
    <w:p w:rsidR="00BC468A" w:rsidRDefault="00BC468A" w:rsidP="00BC468A">
      <w:pPr>
        <w:pStyle w:val="Heading2"/>
      </w:pPr>
      <w:bookmarkStart w:id="125" w:name="_Toc403739937"/>
      <w:r>
        <w:t>Enterprise Architecture</w:t>
      </w:r>
      <w:bookmarkEnd w:id="125"/>
    </w:p>
    <w:p w:rsidR="00E14A15" w:rsidRPr="00564FC1" w:rsidRDefault="00564FC1" w:rsidP="00564FC1">
      <w:pPr>
        <w:pStyle w:val="BodyText"/>
      </w:pPr>
      <w:r>
        <w:t>IRDS conforms to the principles of OneVA Enterprise Architecture, utilizing technologies approved on the VA Technical Reference Model (TRM), open and standardized interfaces.  Through standard design patterns and the use of virtualization and cloud technology the IRDS architecture supports portabability, modularity, and scalability consistent with VA directives.</w:t>
      </w:r>
    </w:p>
    <w:p w:rsidR="00DE6A0E" w:rsidRDefault="00DE6A0E" w:rsidP="00DE6A0E">
      <w:pPr>
        <w:pStyle w:val="Heading1"/>
      </w:pPr>
      <w:bookmarkStart w:id="126" w:name="_Toc403739938"/>
      <w:r>
        <w:t>Data Analytics Platform</w:t>
      </w:r>
      <w:bookmarkEnd w:id="126"/>
    </w:p>
    <w:p w:rsidR="00FC5FA3" w:rsidRDefault="00FC5FA3" w:rsidP="00FC5FA3">
      <w:pPr>
        <w:pStyle w:val="BodyText"/>
      </w:pPr>
      <w:r>
        <w:t>To assess the functionality of the current Risk Model and its potential modifications/improvements, the Perceptive Reach team requires that the appropriate analytical tool is made available in the Perceptive Reach environment. There are a number of criteria that an analytical tool must meet for it to be appropriate for use:</w:t>
      </w:r>
    </w:p>
    <w:p w:rsidR="00FC5FA3" w:rsidRPr="00CD5105" w:rsidRDefault="003213C1" w:rsidP="0094264F">
      <w:pPr>
        <w:pStyle w:val="BodyText"/>
        <w:numPr>
          <w:ilvl w:val="0"/>
          <w:numId w:val="43"/>
        </w:numPr>
      </w:pPr>
      <w:r w:rsidRPr="00CD5105">
        <w:t>Open</w:t>
      </w:r>
      <w:r w:rsidR="00FC5FA3" w:rsidRPr="00CD5105">
        <w:t xml:space="preserve"> source tool</w:t>
      </w:r>
    </w:p>
    <w:p w:rsidR="00FC5FA3" w:rsidRPr="00CD5105" w:rsidRDefault="00CD5105" w:rsidP="0094264F">
      <w:pPr>
        <w:pStyle w:val="BodyText"/>
        <w:numPr>
          <w:ilvl w:val="0"/>
          <w:numId w:val="43"/>
        </w:numPr>
      </w:pPr>
      <w:r w:rsidRPr="00CD5105">
        <w:t>C</w:t>
      </w:r>
      <w:r w:rsidR="00FC5FA3" w:rsidRPr="00CD5105">
        <w:t>an run on unix/linux</w:t>
      </w:r>
    </w:p>
    <w:p w:rsidR="00FC5FA3" w:rsidRPr="00CD5105" w:rsidRDefault="00CD5105" w:rsidP="0094264F">
      <w:pPr>
        <w:pStyle w:val="BodyText"/>
        <w:numPr>
          <w:ilvl w:val="0"/>
          <w:numId w:val="43"/>
        </w:numPr>
      </w:pPr>
      <w:r w:rsidRPr="00CD5105">
        <w:t>C</w:t>
      </w:r>
      <w:r w:rsidR="00FC5FA3" w:rsidRPr="00CD5105">
        <w:t>an connect to various databases</w:t>
      </w:r>
    </w:p>
    <w:p w:rsidR="00FC5FA3" w:rsidRDefault="00CD5105" w:rsidP="0094264F">
      <w:pPr>
        <w:pStyle w:val="BodyText"/>
        <w:numPr>
          <w:ilvl w:val="0"/>
          <w:numId w:val="43"/>
        </w:numPr>
      </w:pPr>
      <w:r>
        <w:lastRenderedPageBreak/>
        <w:t>A</w:t>
      </w:r>
      <w:r w:rsidR="00FC5FA3">
        <w:t>bility to calculate statistical tests: t-test, chi sq test, etc and basic modeling: linear, logistic, etc</w:t>
      </w:r>
    </w:p>
    <w:p w:rsidR="00FC5FA3" w:rsidRDefault="00CD5105" w:rsidP="0094264F">
      <w:pPr>
        <w:pStyle w:val="BodyText"/>
        <w:numPr>
          <w:ilvl w:val="0"/>
          <w:numId w:val="43"/>
        </w:numPr>
      </w:pPr>
      <w:r>
        <w:t>C</w:t>
      </w:r>
      <w:r w:rsidR="00FC5FA3">
        <w:t>an execute advanced analytical/statistical models</w:t>
      </w:r>
    </w:p>
    <w:p w:rsidR="00FC5FA3" w:rsidRDefault="00CD5105" w:rsidP="0094264F">
      <w:pPr>
        <w:pStyle w:val="BodyText"/>
        <w:numPr>
          <w:ilvl w:val="0"/>
          <w:numId w:val="43"/>
        </w:numPr>
      </w:pPr>
      <w:r>
        <w:t>C</w:t>
      </w:r>
      <w:r w:rsidR="00FC5FA3">
        <w:t>an import, merge, manipulate, and export data</w:t>
      </w:r>
    </w:p>
    <w:p w:rsidR="00FC5FA3" w:rsidRDefault="00CD5105" w:rsidP="0094264F">
      <w:pPr>
        <w:pStyle w:val="BodyText"/>
        <w:numPr>
          <w:ilvl w:val="0"/>
          <w:numId w:val="43"/>
        </w:numPr>
      </w:pPr>
      <w:r>
        <w:t>C</w:t>
      </w:r>
      <w:r w:rsidR="00FC5FA3">
        <w:t>an visualize data</w:t>
      </w:r>
    </w:p>
    <w:p w:rsidR="00FC5FA3" w:rsidRDefault="00CD5105" w:rsidP="0094264F">
      <w:pPr>
        <w:pStyle w:val="BodyText"/>
        <w:numPr>
          <w:ilvl w:val="0"/>
          <w:numId w:val="43"/>
        </w:numPr>
      </w:pPr>
      <w:r>
        <w:t>I</w:t>
      </w:r>
      <w:r w:rsidR="00FC5FA3">
        <w:t>s approved for use in the VA environment</w:t>
      </w:r>
    </w:p>
    <w:p w:rsidR="00FC5FA3" w:rsidRDefault="00CD5105" w:rsidP="0094264F">
      <w:pPr>
        <w:pStyle w:val="BodyText"/>
        <w:numPr>
          <w:ilvl w:val="0"/>
          <w:numId w:val="43"/>
        </w:numPr>
      </w:pPr>
      <w:r>
        <w:t>E</w:t>
      </w:r>
      <w:r w:rsidR="00FC5FA3">
        <w:t xml:space="preserve">xperienced users/programmers of the tool are members of the Perceptive Reach team </w:t>
      </w:r>
    </w:p>
    <w:p w:rsidR="00FC5FA3" w:rsidRDefault="00FC5FA3" w:rsidP="00FC5FA3">
      <w:pPr>
        <w:pStyle w:val="BodyText"/>
      </w:pPr>
      <w:r>
        <w:t>A number of tools were assessed to determine whether they satisfy each of the abovementioned criteria: SAS, SPSS, Stata, R, Python, Weka, Gephi, Eclipse, Business Intelligence and Reporting Tools (BIRT), Jasper Reports, Konstanz Information Miner (KNIME). The only tool that, met all of the criteria was R.</w:t>
      </w:r>
    </w:p>
    <w:p w:rsidR="00FC5FA3" w:rsidRPr="00DE6A0E" w:rsidRDefault="00FC5FA3" w:rsidP="00FC5FA3">
      <w:pPr>
        <w:pStyle w:val="BodyText"/>
      </w:pPr>
      <w:r>
        <w:t>R is the leading open source statistical analysis tool used across many disciplines. The strength of R lies in its large and devoted academic and industry user base. This has allowed for the language/software to contain a wide variety of in-built capabilities and remain a cutting edge tool. Since the model improvements for the Risk Model have not yet been identified, the tool that will be used for the analysis must have a wide range of capabilities, which R has. Because of this, it is unlikely that R will have substantial applicability limitations when assessing the model and considering/implementing model improvements.</w:t>
      </w:r>
    </w:p>
    <w:p w:rsidR="00DE6A0E" w:rsidRDefault="00DE6A0E" w:rsidP="00DE6A0E">
      <w:pPr>
        <w:pStyle w:val="Heading1"/>
      </w:pPr>
      <w:bookmarkStart w:id="127" w:name="_Toc403739939"/>
      <w:r>
        <w:t>Risk Model</w:t>
      </w:r>
      <w:bookmarkEnd w:id="127"/>
    </w:p>
    <w:p w:rsidR="00AF2628" w:rsidRPr="00D35D5C" w:rsidRDefault="00AF2628" w:rsidP="00AF2628">
      <w:pPr>
        <w:rPr>
          <w:sz w:val="24"/>
        </w:rPr>
      </w:pPr>
      <w:r w:rsidRPr="00D35D5C">
        <w:rPr>
          <w:sz w:val="24"/>
        </w:rPr>
        <w:t xml:space="preserve">The main goal of the modeling effort is to continue to utilize and improve the existing suicide completion risk model developed by </w:t>
      </w:r>
      <w:r>
        <w:rPr>
          <w:sz w:val="24"/>
        </w:rPr>
        <w:t>VA</w:t>
      </w:r>
      <w:r w:rsidRPr="00D35D5C">
        <w:rPr>
          <w:sz w:val="24"/>
        </w:rPr>
        <w:t xml:space="preserve"> so that (1) near-time data on veterans can be used to predict the risk of suicide completion for a specific veteran and (2) the VA Suicide Prevention Coordinators and outreach staff are notified of veterans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rsidR="00AF2628" w:rsidRPr="00D35D5C" w:rsidRDefault="00AF2628" w:rsidP="00AF2628">
      <w:pPr>
        <w:rPr>
          <w:sz w:val="24"/>
        </w:rPr>
      </w:pPr>
    </w:p>
    <w:p w:rsidR="00AF2628" w:rsidRPr="00D35D5C" w:rsidRDefault="00AF2628" w:rsidP="00AF2628">
      <w:pPr>
        <w:rPr>
          <w:sz w:val="24"/>
        </w:rPr>
      </w:pPr>
      <w:r>
        <w:rPr>
          <w:sz w:val="24"/>
        </w:rPr>
        <w:t>New</w:t>
      </w:r>
      <w:r w:rsidRPr="00D35D5C">
        <w:rPr>
          <w:sz w:val="24"/>
        </w:rPr>
        <w:t xml:space="preserve"> data sources </w:t>
      </w:r>
      <w:r>
        <w:rPr>
          <w:sz w:val="24"/>
        </w:rPr>
        <w:t>may</w:t>
      </w:r>
      <w:r w:rsidRPr="00D35D5C">
        <w:rPr>
          <w:sz w:val="24"/>
        </w:rPr>
        <w:t xml:space="preserve"> be utilized and variables constructed and tested to determine if they can be used as enhancements to</w:t>
      </w:r>
      <w:r>
        <w:rPr>
          <w:sz w:val="24"/>
        </w:rPr>
        <w:t xml:space="preserve"> the current risk model. A</w:t>
      </w:r>
      <w:r w:rsidRPr="00D35D5C">
        <w:rPr>
          <w:sz w:val="24"/>
        </w:rPr>
        <w:t xml:space="preserve">lternative methods to logistic regression may be </w:t>
      </w:r>
      <w:r>
        <w:rPr>
          <w:sz w:val="24"/>
        </w:rPr>
        <w:t>considered to determine if such can improve</w:t>
      </w:r>
      <w:r w:rsidRPr="00D35D5C">
        <w:rPr>
          <w:sz w:val="24"/>
        </w:rPr>
        <w:t xml:space="preserve"> the predictive power of the current risk model. </w:t>
      </w:r>
    </w:p>
    <w:p w:rsidR="00AF2628" w:rsidRDefault="00AF2628" w:rsidP="00DE6A0E">
      <w:pPr>
        <w:rPr>
          <w:sz w:val="24"/>
        </w:rPr>
      </w:pPr>
    </w:p>
    <w:p w:rsidR="00DE6A0E" w:rsidRPr="00CD5105" w:rsidRDefault="00DE6A0E" w:rsidP="00DE6A0E">
      <w:pPr>
        <w:rPr>
          <w:sz w:val="24"/>
        </w:rPr>
      </w:pPr>
      <w:r w:rsidRPr="00CD5105">
        <w:rPr>
          <w:sz w:val="24"/>
        </w:rPr>
        <w:t>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is expected that the list of specific data inputs will increase as academic literature review and discussions with subject matter specialists continue.</w:t>
      </w:r>
    </w:p>
    <w:p w:rsidR="00DE6A0E" w:rsidRPr="00CD5105" w:rsidRDefault="00DE6A0E" w:rsidP="00DE6A0E">
      <w:pPr>
        <w:rPr>
          <w:sz w:val="24"/>
        </w:rPr>
      </w:pPr>
    </w:p>
    <w:p w:rsidR="00DE6A0E" w:rsidRPr="00CD5105" w:rsidRDefault="00DE6A0E" w:rsidP="00DE6A0E">
      <w:pPr>
        <w:rPr>
          <w:sz w:val="24"/>
        </w:rPr>
      </w:pPr>
      <w:r w:rsidRPr="00CD5105">
        <w:rPr>
          <w:sz w:val="24"/>
        </w:rPr>
        <w:t>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VBA that contain information on veterans including: military service, financials, medical, and demographics.</w:t>
      </w:r>
    </w:p>
    <w:p w:rsidR="00DE6A0E" w:rsidRPr="00CD5105" w:rsidRDefault="00DE6A0E" w:rsidP="00DE6A0E">
      <w:pPr>
        <w:rPr>
          <w:sz w:val="24"/>
        </w:rPr>
      </w:pPr>
    </w:p>
    <w:p w:rsidR="00DE6A0E" w:rsidRPr="00CD5105" w:rsidRDefault="00DE6A0E" w:rsidP="00DE6A0E">
      <w:pPr>
        <w:rPr>
          <w:sz w:val="24"/>
        </w:rPr>
      </w:pPr>
      <w:r w:rsidRPr="00CD5105">
        <w:rPr>
          <w:sz w:val="24"/>
        </w:rPr>
        <w:t xml:space="preserve">Model input data will be housed within a SQL Server database behind a VA firewall. To be able to access the data, R statistical software will connect directly to the database to access the data for analysis. </w:t>
      </w:r>
    </w:p>
    <w:p w:rsidR="00DE6A0E" w:rsidRPr="00CD5105" w:rsidRDefault="00DE6A0E" w:rsidP="00DE6A0E">
      <w:pPr>
        <w:rPr>
          <w:sz w:val="24"/>
        </w:rPr>
      </w:pPr>
    </w:p>
    <w:p w:rsidR="00DE6A0E" w:rsidRDefault="00DE6A0E" w:rsidP="00D35D5C">
      <w:pPr>
        <w:rPr>
          <w:sz w:val="24"/>
        </w:rPr>
      </w:pPr>
      <w:r w:rsidRPr="00CD5105">
        <w:rPr>
          <w:sz w:val="24"/>
        </w:rPr>
        <w:t xml:space="preserve">The ultimate output from the enhanced risk model will be a veteran-specific risk score based on the predicted likelihood of suicide risk. The risk score may be a numeric score bound between two limits, an unbounded numeric score, an ordinal categorical score (for example: High, Medium, Low), or </w:t>
      </w:r>
      <w:r w:rsidR="003213C1" w:rsidRPr="00CD5105">
        <w:rPr>
          <w:sz w:val="24"/>
        </w:rPr>
        <w:t>an</w:t>
      </w:r>
      <w:r w:rsidRPr="00CD5105">
        <w:rPr>
          <w:sz w:val="24"/>
        </w:rPr>
        <w:t xml:space="preserve"> unordered categorical variable (for example: PTSD, Divorce, Family Death, etc). The final decision on risk score methodology will be made after the risk model is finalized and dashboard/notifications end users are consulted.</w:t>
      </w:r>
    </w:p>
    <w:p w:rsidR="00D35D5C" w:rsidRPr="00D35D5C" w:rsidRDefault="00D35D5C" w:rsidP="00D35D5C">
      <w:pPr>
        <w:rPr>
          <w:sz w:val="24"/>
        </w:rPr>
      </w:pPr>
    </w:p>
    <w:p w:rsidR="00DE6A0E" w:rsidRDefault="00DE6A0E" w:rsidP="00DE6A0E">
      <w:r w:rsidRPr="00CD5105">
        <w:rPr>
          <w:sz w:val="24"/>
        </w:rPr>
        <w:t>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these data from a single source rather than multiple sources.</w:t>
      </w:r>
    </w:p>
    <w:p w:rsidR="00E76231" w:rsidRDefault="00E76231" w:rsidP="00DE6A0E"/>
    <w:p w:rsidR="00E76231" w:rsidRDefault="00E76231" w:rsidP="00E76231">
      <w:pPr>
        <w:jc w:val="center"/>
      </w:pPr>
      <w:r>
        <w:object w:dxaOrig="9444" w:dyaOrig="7644">
          <v:shape id="_x0000_i1031" type="#_x0000_t75" style="width:356.5pt;height:288.2pt" o:ole="">
            <v:imagedata r:id="rId35" o:title=""/>
          </v:shape>
          <o:OLEObject Type="Embed" ProgID="Visio.Drawing.11" ShapeID="_x0000_i1031" DrawAspect="Content" ObjectID="_1478493166" r:id="rId36"/>
        </w:object>
      </w:r>
    </w:p>
    <w:p w:rsidR="00E76231" w:rsidRDefault="00E76231" w:rsidP="00E76231">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19</w:t>
      </w:r>
      <w:r w:rsidR="003542F0">
        <w:rPr>
          <w:noProof/>
        </w:rPr>
        <w:fldChar w:fldCharType="end"/>
      </w:r>
      <w:r w:rsidR="00D715B5">
        <w:rPr>
          <w:noProof/>
        </w:rPr>
        <w:t>: Risk Model Data Sources</w:t>
      </w:r>
    </w:p>
    <w:p w:rsidR="00B74C97" w:rsidRDefault="00B74C97" w:rsidP="00DE6A0E"/>
    <w:p w:rsidR="00B74C97" w:rsidRPr="00CD5105" w:rsidRDefault="00B74C97" w:rsidP="00B74C97">
      <w:pPr>
        <w:rPr>
          <w:b/>
          <w:sz w:val="24"/>
        </w:rPr>
      </w:pPr>
      <w:r w:rsidRPr="00CD5105">
        <w:rPr>
          <w:b/>
          <w:sz w:val="24"/>
        </w:rPr>
        <w:t>Suicide Completion Risk Model Inputs</w:t>
      </w:r>
    </w:p>
    <w:p w:rsidR="00B74C97" w:rsidRDefault="00B74C97" w:rsidP="00B74C97">
      <w:pPr>
        <w:rPr>
          <w:sz w:val="24"/>
        </w:rPr>
      </w:pPr>
      <w:r w:rsidRPr="00CD5105">
        <w:rPr>
          <w:sz w:val="24"/>
        </w:rPr>
        <w:t>It is expected that at the minimum, the suicide completion risk model will utilized VHA and SDR/NDI data. However, if feasible, these data will be supplemented by additional information from VBA data sources, and potentially third party data sources (e.g., local unemployment rates, country-level general suicide incidence from CDC, DoD data):</w:t>
      </w:r>
    </w:p>
    <w:p w:rsidR="00CD5105" w:rsidRPr="00CD5105" w:rsidRDefault="00CD5105" w:rsidP="00B74C97">
      <w:pPr>
        <w:rPr>
          <w:sz w:val="24"/>
        </w:rPr>
      </w:pPr>
    </w:p>
    <w:p w:rsidR="00B74C97" w:rsidRPr="00CD5105" w:rsidRDefault="00B74C97" w:rsidP="00B74C97">
      <w:pPr>
        <w:ind w:left="360"/>
        <w:rPr>
          <w:sz w:val="24"/>
        </w:rPr>
      </w:pPr>
      <w:r w:rsidRPr="00CD5105">
        <w:rPr>
          <w:sz w:val="24"/>
        </w:rPr>
        <w:t xml:space="preserve">VHA Data – The VHA data contains veteran health information including but not limited to inpatient and outpatient care administered, diagnoses, and prescriptions for veterans who have used VHA services. The VHA data will be stored in the Reach Database behind the VA firewall. These data will be used both for developing the suicide completion risk model as well as for iterative, near-time development of suicide likelihood scores for veterans. </w:t>
      </w:r>
    </w:p>
    <w:p w:rsidR="00CD5105" w:rsidRDefault="00CD5105" w:rsidP="00B74C97">
      <w:pPr>
        <w:ind w:left="360"/>
        <w:rPr>
          <w:sz w:val="24"/>
        </w:rPr>
      </w:pPr>
    </w:p>
    <w:p w:rsidR="00B74C97" w:rsidRPr="00CD5105" w:rsidRDefault="00B74C97" w:rsidP="00B74C97">
      <w:pPr>
        <w:ind w:left="360"/>
        <w:rPr>
          <w:sz w:val="24"/>
        </w:rPr>
      </w:pPr>
      <w:r w:rsidRPr="00CD5105">
        <w:rPr>
          <w:sz w:val="24"/>
        </w:rPr>
        <w:t>SDR/NDI Data – The SDR and/or NDI data are used to identified veterans who have committed suicide; thus, these data are crucial for constructing the dependent variable in the models. These data will be imported into R and used to train and test the risk model.</w:t>
      </w:r>
    </w:p>
    <w:p w:rsidR="00CD5105" w:rsidRDefault="00CD5105" w:rsidP="00B74C97">
      <w:pPr>
        <w:ind w:left="360"/>
        <w:rPr>
          <w:sz w:val="24"/>
        </w:rPr>
      </w:pPr>
    </w:p>
    <w:p w:rsidR="00B74C97" w:rsidRPr="00CD5105" w:rsidRDefault="00B74C97" w:rsidP="00B74C97">
      <w:pPr>
        <w:ind w:left="360"/>
        <w:rPr>
          <w:sz w:val="24"/>
        </w:rPr>
      </w:pPr>
      <w:r w:rsidRPr="00CD5105">
        <w:rPr>
          <w:sz w:val="24"/>
        </w:rPr>
        <w:t>VBA Data – The VBA data contains, but is not limited to: benefit, military, financial, pension, and disability information on veterans who are using VBA services. Similar to the VHA data, the VBA data will be stored in the Reach Database behind the VA firewall. If feasible, these data will be used both for developing the suicide completion risk model as well as for iterative, near-time development of suicide likelihood scores for veterans.</w:t>
      </w:r>
    </w:p>
    <w:p w:rsidR="00CD5105" w:rsidRDefault="00CD5105" w:rsidP="00B74C97">
      <w:pPr>
        <w:ind w:left="360"/>
        <w:rPr>
          <w:sz w:val="24"/>
        </w:rPr>
      </w:pPr>
    </w:p>
    <w:p w:rsidR="00B74C97" w:rsidRPr="00CD5105" w:rsidRDefault="00B74C97" w:rsidP="00B74C97">
      <w:pPr>
        <w:ind w:left="360"/>
        <w:rPr>
          <w:sz w:val="24"/>
        </w:rPr>
      </w:pPr>
      <w:r w:rsidRPr="00CD5105">
        <w:rPr>
          <w:sz w:val="24"/>
        </w:rPr>
        <w:lastRenderedPageBreak/>
        <w:t xml:space="preserve">Third Party Data – There are third party data sources are being considered to obtain information on veterans that is not contained within VHA or VBA data. Some of these sources are: county unemployment rates, county suicide rates, </w:t>
      </w:r>
      <w:r w:rsidR="0094264F">
        <w:rPr>
          <w:sz w:val="24"/>
        </w:rPr>
        <w:t>LexisNexis</w:t>
      </w:r>
      <w:r w:rsidRPr="00CD5105">
        <w:rPr>
          <w:sz w:val="24"/>
        </w:rPr>
        <w:t>, court records, and social media data.</w:t>
      </w:r>
    </w:p>
    <w:p w:rsidR="00B74C97" w:rsidRDefault="00B74C97" w:rsidP="00B74C97"/>
    <w:p w:rsidR="00E76231" w:rsidRDefault="00E76231" w:rsidP="00E76231">
      <w:pPr>
        <w:jc w:val="center"/>
      </w:pPr>
      <w:r>
        <w:object w:dxaOrig="8004" w:dyaOrig="5304">
          <v:shape id="_x0000_i1032" type="#_x0000_t75" style="width:400.6pt;height:265.45pt" o:ole="">
            <v:imagedata r:id="rId37" o:title=""/>
          </v:shape>
          <o:OLEObject Type="Embed" ProgID="Visio.Drawing.11" ShapeID="_x0000_i1032" DrawAspect="Content" ObjectID="_1478493167" r:id="rId38"/>
        </w:object>
      </w:r>
    </w:p>
    <w:p w:rsidR="00E76231" w:rsidRDefault="00E76231" w:rsidP="00E76231">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20</w:t>
      </w:r>
      <w:r w:rsidR="003542F0">
        <w:rPr>
          <w:noProof/>
        </w:rPr>
        <w:fldChar w:fldCharType="end"/>
      </w:r>
      <w:r w:rsidR="00D715B5">
        <w:rPr>
          <w:noProof/>
        </w:rPr>
        <w:t>: Data Sources</w:t>
      </w:r>
    </w:p>
    <w:p w:rsidR="00E76231" w:rsidRPr="00E76231" w:rsidRDefault="00E76231" w:rsidP="00E76231">
      <w:pPr>
        <w:pStyle w:val="BodyText"/>
      </w:pPr>
    </w:p>
    <w:p w:rsidR="00B74C97" w:rsidRPr="00CD5105" w:rsidRDefault="00B74C97" w:rsidP="00B74C97">
      <w:pPr>
        <w:rPr>
          <w:b/>
          <w:sz w:val="24"/>
        </w:rPr>
      </w:pPr>
      <w:r w:rsidRPr="00CD5105">
        <w:rPr>
          <w:b/>
          <w:sz w:val="24"/>
        </w:rPr>
        <w:t>Suicide Completion Risk Model Outputs</w:t>
      </w:r>
    </w:p>
    <w:p w:rsidR="00CD5105" w:rsidRDefault="00CD5105" w:rsidP="00B74C97">
      <w:pPr>
        <w:rPr>
          <w:sz w:val="24"/>
        </w:rPr>
      </w:pPr>
    </w:p>
    <w:p w:rsidR="00B74C97" w:rsidRPr="00CD5105" w:rsidRDefault="00B74C97" w:rsidP="00B74C97">
      <w:pPr>
        <w:rPr>
          <w:sz w:val="24"/>
        </w:rPr>
      </w:pPr>
      <w:r w:rsidRPr="00CD5105">
        <w:rPr>
          <w:sz w:val="24"/>
        </w:rPr>
        <w:t xml:space="preserve">Predicted Suicide Completion Risk – The developed model in R will produce, for each veteran in the training and testing cohort, the predicted probability of completing suicide. The predicted values will be computed based on fitted model coefficients. It is not necessary for these predicted probabilities to be imported into the SQL server (see section below on Model Coefficients). </w:t>
      </w:r>
    </w:p>
    <w:p w:rsidR="00B74C97" w:rsidRPr="00CD5105" w:rsidRDefault="00B74C97" w:rsidP="00B74C97">
      <w:pPr>
        <w:rPr>
          <w:sz w:val="24"/>
        </w:rPr>
      </w:pPr>
      <w:r w:rsidRPr="00CD5105">
        <w:rPr>
          <w:sz w:val="24"/>
        </w:rPr>
        <w:t xml:space="preserve">Model Coefficients – The suicide completion risk model coefficients (for all included variables) derived in R will be imported into the SQL server. Using these coefficients, for every record (veteran) with an update to variable values, the coefficients will be applied to veteran data to re-calculate the risk of suicide completion. This updating will occur on the SQL server (and outside of R). </w:t>
      </w:r>
    </w:p>
    <w:p w:rsidR="00B74C97" w:rsidRDefault="00B74C97" w:rsidP="00B74C97"/>
    <w:p w:rsidR="00B74C97" w:rsidRPr="00CD5105" w:rsidRDefault="00B74C97" w:rsidP="00B74C97">
      <w:pPr>
        <w:rPr>
          <w:b/>
          <w:sz w:val="24"/>
        </w:rPr>
      </w:pPr>
      <w:r w:rsidRPr="00CD5105">
        <w:rPr>
          <w:b/>
          <w:sz w:val="24"/>
        </w:rPr>
        <w:t>Components</w:t>
      </w:r>
    </w:p>
    <w:p w:rsidR="00CD5105" w:rsidRDefault="00CD5105" w:rsidP="00B74C97">
      <w:pPr>
        <w:rPr>
          <w:sz w:val="24"/>
        </w:rPr>
      </w:pPr>
    </w:p>
    <w:p w:rsidR="00B74C97" w:rsidRPr="00CD5105" w:rsidRDefault="00B74C97" w:rsidP="00B74C97">
      <w:pPr>
        <w:rPr>
          <w:sz w:val="24"/>
        </w:rPr>
      </w:pPr>
      <w:r w:rsidRPr="00CD5105">
        <w:rPr>
          <w:sz w:val="24"/>
        </w:rPr>
        <w:t>R – The risk model will be trained and tested using R. When training the model, R will be importing data from tables in the Reach Database. The tables will contain VHA, VBA, SDR/NDI data and third party data.</w:t>
      </w:r>
    </w:p>
    <w:p w:rsidR="00CD5105" w:rsidRDefault="00CD5105" w:rsidP="00B74C97">
      <w:pPr>
        <w:rPr>
          <w:sz w:val="24"/>
        </w:rPr>
      </w:pPr>
    </w:p>
    <w:p w:rsidR="00B74C97" w:rsidRPr="00CD5105" w:rsidRDefault="00B74C97" w:rsidP="00B74C97">
      <w:pPr>
        <w:rPr>
          <w:sz w:val="24"/>
        </w:rPr>
      </w:pPr>
      <w:r w:rsidRPr="00CD5105">
        <w:rPr>
          <w:sz w:val="24"/>
        </w:rPr>
        <w:lastRenderedPageBreak/>
        <w:t xml:space="preserve">SQL Server – The data used for the risk model in the Reach Database will be stored in a SQL Server instance. R will pull data from SQL Server in order to train and test the risk model. The suicide completion risk will be calculated/updated directly on the server using veteran data and model coefficients developed in R. </w:t>
      </w:r>
    </w:p>
    <w:p w:rsidR="00B74C97" w:rsidRPr="00CD5105" w:rsidRDefault="00B74C97" w:rsidP="00B74C97">
      <w:pPr>
        <w:rPr>
          <w:sz w:val="24"/>
        </w:rPr>
      </w:pPr>
    </w:p>
    <w:p w:rsidR="00B74C97" w:rsidRPr="00CD5105" w:rsidRDefault="00B74C97" w:rsidP="00B74C97">
      <w:pPr>
        <w:rPr>
          <w:b/>
          <w:sz w:val="24"/>
        </w:rPr>
      </w:pPr>
      <w:r w:rsidRPr="00CD5105">
        <w:rPr>
          <w:b/>
          <w:sz w:val="24"/>
        </w:rPr>
        <w:t>Dependencies within Components</w:t>
      </w:r>
    </w:p>
    <w:p w:rsidR="00CD5105" w:rsidRDefault="00CD5105" w:rsidP="00B74C97">
      <w:pPr>
        <w:rPr>
          <w:sz w:val="24"/>
        </w:rPr>
      </w:pPr>
    </w:p>
    <w:p w:rsidR="00B74C97" w:rsidRPr="00CD5105" w:rsidRDefault="00B74C97" w:rsidP="00B74C97">
      <w:pPr>
        <w:rPr>
          <w:sz w:val="24"/>
        </w:rPr>
      </w:pPr>
      <w:r w:rsidRPr="00CD5105">
        <w:rPr>
          <w:sz w:val="24"/>
        </w:rPr>
        <w:t>R to SQL Server – In order to be able to develop a risk model and save model coefficients, a connection between R and the SQL Server must exist to allow for the transferring of data between the two components. R has a packaged called RODBC which allows for this functionality. Utilizing the RODBC package, R and SQL Server will be able to transfer data between the two components allowing for modeling development and suicide completion risk scoring calculations.</w:t>
      </w:r>
    </w:p>
    <w:p w:rsidR="00B74C97" w:rsidRDefault="00B74C97" w:rsidP="00B74C97"/>
    <w:p w:rsidR="00B74C97" w:rsidRDefault="00B74C97" w:rsidP="00DE6A0E"/>
    <w:p w:rsidR="00DE6A0E" w:rsidRDefault="00DE6A0E" w:rsidP="00DE6A0E">
      <w:pPr>
        <w:pStyle w:val="Heading1"/>
      </w:pPr>
      <w:bookmarkStart w:id="128" w:name="_Toc403739940"/>
      <w:r>
        <w:t>Data Design</w:t>
      </w:r>
      <w:bookmarkEnd w:id="128"/>
    </w:p>
    <w:p w:rsidR="00CD56A8" w:rsidRDefault="00564FC1" w:rsidP="00DA5621">
      <w:pPr>
        <w:pStyle w:val="BodyText"/>
      </w:pPr>
      <w:r>
        <w:t>The Reach Database component of IRDS will use SQL implemented with Microsoft SQL Server Enterprise Edition 2012.</w:t>
      </w:r>
      <w:r w:rsidR="00D41F3F">
        <w:t>The logical and physical data models are not yet defined.</w:t>
      </w:r>
    </w:p>
    <w:p w:rsidR="00CD56A8" w:rsidRDefault="00CD56A8" w:rsidP="00DA5621">
      <w:pPr>
        <w:pStyle w:val="BodyText"/>
      </w:pPr>
      <w:r>
        <w:t>At this time assumptions are:</w:t>
      </w:r>
    </w:p>
    <w:p w:rsidR="00CD56A8" w:rsidRDefault="00CD56A8" w:rsidP="00170C81">
      <w:pPr>
        <w:pStyle w:val="BodyText"/>
        <w:numPr>
          <w:ilvl w:val="0"/>
          <w:numId w:val="22"/>
        </w:numPr>
      </w:pPr>
      <w:r>
        <w:t>SDR Data will be pulled directly from the SDR server/databases via a SQL connection and querying of the data</w:t>
      </w:r>
    </w:p>
    <w:p w:rsidR="00CD56A8" w:rsidRDefault="00CD56A8" w:rsidP="00170C81">
      <w:pPr>
        <w:pStyle w:val="BodyText"/>
        <w:numPr>
          <w:ilvl w:val="0"/>
          <w:numId w:val="22"/>
        </w:numPr>
      </w:pPr>
      <w:r>
        <w:t>VBA data will pulled from SQL tables located at Corporate Data Warehouse (CDW) via a SQL connection and querying of the data</w:t>
      </w:r>
    </w:p>
    <w:p w:rsidR="00CD56A8" w:rsidRDefault="00CD56A8" w:rsidP="00170C81">
      <w:pPr>
        <w:pStyle w:val="BodyText"/>
        <w:numPr>
          <w:ilvl w:val="0"/>
          <w:numId w:val="22"/>
        </w:numPr>
      </w:pPr>
      <w:r>
        <w:t xml:space="preserve">VISTA data will be </w:t>
      </w:r>
      <w:r w:rsidR="003213C1">
        <w:t>accessed</w:t>
      </w:r>
      <w:r>
        <w:t xml:space="preserve"> and imported through either currently exiting and/or custom RPC calls, or FMQL.</w:t>
      </w:r>
    </w:p>
    <w:p w:rsidR="00CD56A8" w:rsidRDefault="00CD56A8" w:rsidP="00170C81">
      <w:pPr>
        <w:pStyle w:val="BodyText"/>
        <w:numPr>
          <w:ilvl w:val="0"/>
          <w:numId w:val="22"/>
        </w:numPr>
      </w:pPr>
      <w:r>
        <w:t>It is possible that some data sources may be interfaced by other means such Web Service calls or file formats such as FLAT files.</w:t>
      </w:r>
    </w:p>
    <w:p w:rsidR="00D41F3F" w:rsidRPr="00D41F3F" w:rsidRDefault="00D41F3F" w:rsidP="00D41F3F">
      <w:pPr>
        <w:pStyle w:val="InstructionalBullet1"/>
        <w:numPr>
          <w:ilvl w:val="0"/>
          <w:numId w:val="0"/>
        </w:numPr>
        <w:rPr>
          <w:i w:val="0"/>
          <w:color w:val="auto"/>
        </w:rPr>
      </w:pPr>
      <w:r w:rsidRPr="00D41F3F">
        <w:rPr>
          <w:i w:val="0"/>
          <w:color w:val="auto"/>
        </w:rPr>
        <w:t>Requirements are currently being gathered to determine what data will be imported into the IRDS system and how the data model will be designed to store the data. It has been decided that the are 2 components to the data</w:t>
      </w:r>
    </w:p>
    <w:p w:rsidR="00D41F3F" w:rsidRPr="00D41F3F" w:rsidRDefault="00D41F3F" w:rsidP="00170C81">
      <w:pPr>
        <w:pStyle w:val="InstructionalBullet1"/>
        <w:numPr>
          <w:ilvl w:val="0"/>
          <w:numId w:val="23"/>
        </w:numPr>
        <w:rPr>
          <w:i w:val="0"/>
          <w:color w:val="auto"/>
        </w:rPr>
      </w:pPr>
      <w:r w:rsidRPr="00D41F3F">
        <w:rPr>
          <w:i w:val="0"/>
          <w:color w:val="auto"/>
        </w:rPr>
        <w:t>Tables to store source data that will be imported into the Reach database</w:t>
      </w:r>
    </w:p>
    <w:p w:rsidR="00D41F3F" w:rsidRPr="00D41F3F" w:rsidRDefault="00D41F3F" w:rsidP="00170C81">
      <w:pPr>
        <w:pStyle w:val="InstructionalBullet1"/>
        <w:numPr>
          <w:ilvl w:val="0"/>
          <w:numId w:val="23"/>
        </w:numPr>
        <w:rPr>
          <w:i w:val="0"/>
          <w:color w:val="auto"/>
        </w:rPr>
      </w:pPr>
      <w:r w:rsidRPr="00D41F3F">
        <w:rPr>
          <w:i w:val="0"/>
          <w:color w:val="auto"/>
        </w:rPr>
        <w:t xml:space="preserve">Tables to store </w:t>
      </w:r>
      <w:r w:rsidR="003213C1" w:rsidRPr="00D41F3F">
        <w:rPr>
          <w:i w:val="0"/>
          <w:color w:val="auto"/>
        </w:rPr>
        <w:t>analysis</w:t>
      </w:r>
      <w:r w:rsidRPr="00D41F3F">
        <w:rPr>
          <w:i w:val="0"/>
          <w:color w:val="auto"/>
        </w:rPr>
        <w:t xml:space="preserve"> output from R programs which have code to encapsulate a risk model and a surveillance model</w:t>
      </w:r>
    </w:p>
    <w:p w:rsidR="00D41F3F" w:rsidRPr="00D41F3F" w:rsidRDefault="00D41F3F" w:rsidP="00D41F3F">
      <w:pPr>
        <w:pStyle w:val="InstructionalBullet1"/>
        <w:numPr>
          <w:ilvl w:val="0"/>
          <w:numId w:val="0"/>
        </w:numPr>
        <w:rPr>
          <w:i w:val="0"/>
          <w:color w:val="auto"/>
        </w:rPr>
      </w:pPr>
      <w:r w:rsidRPr="00D41F3F">
        <w:rPr>
          <w:i w:val="0"/>
          <w:color w:val="auto"/>
        </w:rPr>
        <w:t xml:space="preserve">Each of the data components above will be </w:t>
      </w:r>
      <w:r w:rsidR="003213C1" w:rsidRPr="00D41F3F">
        <w:rPr>
          <w:i w:val="0"/>
          <w:color w:val="auto"/>
        </w:rPr>
        <w:t>contained</w:t>
      </w:r>
      <w:r w:rsidRPr="00D41F3F">
        <w:rPr>
          <w:i w:val="0"/>
          <w:color w:val="auto"/>
        </w:rPr>
        <w:t xml:space="preserve"> in their own schema. The source data tables will be stored in the default .dbo schema, and the analysis output tables will be stored in the ‘Analytics’ schema. An additional schema may be added for system tables and temp tables accessed by processes such as SSIS packages.</w:t>
      </w:r>
    </w:p>
    <w:p w:rsidR="00BC468A" w:rsidRDefault="00BC468A" w:rsidP="00BC468A">
      <w:pPr>
        <w:pStyle w:val="Heading2"/>
      </w:pPr>
      <w:bookmarkStart w:id="129" w:name="_Toc403739941"/>
      <w:r>
        <w:t>Non-DBMS Files</w:t>
      </w:r>
      <w:bookmarkEnd w:id="129"/>
      <w:r>
        <w:t xml:space="preserve"> </w:t>
      </w:r>
    </w:p>
    <w:p w:rsidR="0021065A" w:rsidRPr="00D41F3F" w:rsidRDefault="00CD5105" w:rsidP="00DA5621">
      <w:pPr>
        <w:pStyle w:val="InstructionalBullet1"/>
        <w:numPr>
          <w:ilvl w:val="0"/>
          <w:numId w:val="0"/>
        </w:numPr>
        <w:rPr>
          <w:i w:val="0"/>
          <w:color w:val="auto"/>
        </w:rPr>
      </w:pPr>
      <w:r>
        <w:rPr>
          <w:i w:val="0"/>
          <w:color w:val="auto"/>
        </w:rPr>
        <w:t>It</w:t>
      </w:r>
      <w:r w:rsidR="0021065A" w:rsidRPr="00D41F3F">
        <w:rPr>
          <w:i w:val="0"/>
          <w:color w:val="auto"/>
        </w:rPr>
        <w:t xml:space="preserve"> is assumed that some VHA data will be imported from the VISTA system, which uses A MUMPS data store and will be accessed through either RPC calls and/or FMQL.</w:t>
      </w:r>
    </w:p>
    <w:p w:rsidR="00BC468A" w:rsidRDefault="00BC468A" w:rsidP="00BC468A">
      <w:pPr>
        <w:pStyle w:val="Heading2"/>
      </w:pPr>
      <w:bookmarkStart w:id="130" w:name="_Toc403739942"/>
      <w:r>
        <w:lastRenderedPageBreak/>
        <w:t>Data View</w:t>
      </w:r>
      <w:bookmarkEnd w:id="130"/>
      <w:r>
        <w:t xml:space="preserve"> </w:t>
      </w:r>
    </w:p>
    <w:p w:rsidR="00940E78" w:rsidRPr="00940E78" w:rsidRDefault="00940E78" w:rsidP="00DA5621">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rsidR="00BC468A" w:rsidRDefault="00BC468A" w:rsidP="00BC468A">
      <w:pPr>
        <w:pStyle w:val="Heading1"/>
      </w:pPr>
      <w:bookmarkStart w:id="131" w:name="_Toc403739943"/>
      <w:r>
        <w:t>Detailed Design</w:t>
      </w:r>
      <w:bookmarkEnd w:id="131"/>
    </w:p>
    <w:p w:rsidR="001D736D" w:rsidRDefault="001D736D" w:rsidP="00DA5621">
      <w:pPr>
        <w:pStyle w:val="BodyText"/>
      </w:pPr>
      <w:r w:rsidRPr="001D736D">
        <w:t>Requirements are currently being gathered</w:t>
      </w:r>
      <w:r>
        <w:t>.</w:t>
      </w:r>
    </w:p>
    <w:p w:rsidR="00F130B9" w:rsidRDefault="00F130B9" w:rsidP="00DA5621">
      <w:pPr>
        <w:pStyle w:val="BodyText"/>
        <w:jc w:val="center"/>
      </w:pPr>
      <w:r>
        <w:object w:dxaOrig="11686" w:dyaOrig="15286">
          <v:shape id="_x0000_i1033" type="#_x0000_t75" style="width:214.45pt;height:280.5pt" o:ole="">
            <v:imagedata r:id="rId39" o:title=""/>
          </v:shape>
          <o:OLEObject Type="Embed" ProgID="Visio.Drawing.11" ShapeID="_x0000_i1033" DrawAspect="Content" ObjectID="_1478493168" r:id="rId40"/>
        </w:object>
      </w:r>
    </w:p>
    <w:p w:rsidR="00B04F1B" w:rsidRPr="009355D1" w:rsidRDefault="00B04F1B" w:rsidP="00B04F1B">
      <w:pPr>
        <w:pStyle w:val="Caption"/>
      </w:pPr>
      <w:r>
        <w:t xml:space="preserve">Figure </w:t>
      </w:r>
      <w:r w:rsidR="003542F0">
        <w:fldChar w:fldCharType="begin"/>
      </w:r>
      <w:r w:rsidR="003542F0">
        <w:instrText xml:space="preserve"> SEQ Figure \* ARABIC </w:instrText>
      </w:r>
      <w:r w:rsidR="003542F0">
        <w:fldChar w:fldCharType="separate"/>
      </w:r>
      <w:r w:rsidR="00414897">
        <w:rPr>
          <w:noProof/>
        </w:rPr>
        <w:t>21</w:t>
      </w:r>
      <w:r w:rsidR="003542F0">
        <w:rPr>
          <w:noProof/>
        </w:rPr>
        <w:fldChar w:fldCharType="end"/>
      </w:r>
      <w:r w:rsidR="00D715B5">
        <w:rPr>
          <w:noProof/>
        </w:rPr>
        <w:t>: System Overview</w:t>
      </w:r>
    </w:p>
    <w:p w:rsidR="00BC468A" w:rsidRDefault="00BC468A" w:rsidP="00E207B8">
      <w:pPr>
        <w:pStyle w:val="Heading2"/>
      </w:pPr>
      <w:bookmarkStart w:id="132" w:name="_Toc403739944"/>
      <w:r>
        <w:t>Hardware Detailed Design</w:t>
      </w:r>
      <w:bookmarkEnd w:id="132"/>
    </w:p>
    <w:p w:rsidR="00D41F3F" w:rsidRPr="00CD5105" w:rsidRDefault="00D41F3F" w:rsidP="00D41F3F">
      <w:pPr>
        <w:rPr>
          <w:sz w:val="24"/>
        </w:rPr>
      </w:pPr>
      <w:r w:rsidRPr="00CD5105">
        <w:rPr>
          <w:sz w:val="24"/>
        </w:rPr>
        <w:t xml:space="preserve"> (Virtualized Machines / Cloud Based </w:t>
      </w:r>
      <w:r w:rsidR="003213C1" w:rsidRPr="00CD5105">
        <w:rPr>
          <w:sz w:val="24"/>
        </w:rPr>
        <w:t>– Specifications</w:t>
      </w:r>
      <w:r w:rsidRPr="00CD5105">
        <w:rPr>
          <w:sz w:val="24"/>
        </w:rPr>
        <w:t>):</w:t>
      </w:r>
    </w:p>
    <w:p w:rsidR="00D41F3F" w:rsidRPr="00CD5105" w:rsidRDefault="00D41F3F" w:rsidP="00170C81">
      <w:pPr>
        <w:pStyle w:val="ListParagraph"/>
        <w:numPr>
          <w:ilvl w:val="0"/>
          <w:numId w:val="24"/>
        </w:numPr>
        <w:rPr>
          <w:sz w:val="24"/>
        </w:rPr>
      </w:pPr>
      <w:r w:rsidRPr="00CD5105">
        <w:rPr>
          <w:sz w:val="24"/>
        </w:rPr>
        <w:t>MS Windows Server 2012 64-bit</w:t>
      </w:r>
    </w:p>
    <w:p w:rsidR="00D41F3F" w:rsidRPr="00CD5105" w:rsidRDefault="00D41F3F" w:rsidP="00170C81">
      <w:pPr>
        <w:pStyle w:val="ListParagraph"/>
        <w:numPr>
          <w:ilvl w:val="0"/>
          <w:numId w:val="24"/>
        </w:numPr>
        <w:rPr>
          <w:sz w:val="24"/>
        </w:rPr>
      </w:pPr>
      <w:r w:rsidRPr="00CD5105">
        <w:rPr>
          <w:sz w:val="24"/>
        </w:rPr>
        <w:t>Intel Xeon E5-2600 Family (2670 or 2690), 2.6GHZ or better</w:t>
      </w:r>
    </w:p>
    <w:p w:rsidR="00D41F3F" w:rsidRPr="00CD5105" w:rsidRDefault="00D41F3F" w:rsidP="00170C81">
      <w:pPr>
        <w:pStyle w:val="ListParagraph"/>
        <w:numPr>
          <w:ilvl w:val="0"/>
          <w:numId w:val="24"/>
        </w:numPr>
        <w:rPr>
          <w:sz w:val="24"/>
        </w:rPr>
      </w:pPr>
      <w:r w:rsidRPr="00CD5105">
        <w:rPr>
          <w:sz w:val="24"/>
        </w:rPr>
        <w:t>32GB RAM</w:t>
      </w:r>
    </w:p>
    <w:p w:rsidR="00D41F3F" w:rsidRPr="00CD5105" w:rsidRDefault="00D41F3F" w:rsidP="00170C81">
      <w:pPr>
        <w:pStyle w:val="ListParagraph"/>
        <w:numPr>
          <w:ilvl w:val="0"/>
          <w:numId w:val="24"/>
        </w:numPr>
        <w:rPr>
          <w:sz w:val="24"/>
        </w:rPr>
      </w:pPr>
      <w:r w:rsidRPr="00CD5105">
        <w:rPr>
          <w:sz w:val="24"/>
        </w:rPr>
        <w:t>500GB HDD</w:t>
      </w:r>
    </w:p>
    <w:p w:rsidR="00D41F3F" w:rsidRPr="00CD5105" w:rsidRDefault="00D41F3F" w:rsidP="00170C81">
      <w:pPr>
        <w:pStyle w:val="ListParagraph"/>
        <w:numPr>
          <w:ilvl w:val="0"/>
          <w:numId w:val="24"/>
        </w:numPr>
        <w:rPr>
          <w:sz w:val="24"/>
        </w:rPr>
      </w:pPr>
      <w:r w:rsidRPr="00CD5105">
        <w:rPr>
          <w:sz w:val="24"/>
        </w:rPr>
        <w:t>MS SQL Server 2012 Enterprise Edition</w:t>
      </w:r>
    </w:p>
    <w:p w:rsidR="00D41F3F" w:rsidRPr="00CD5105" w:rsidRDefault="00D41F3F" w:rsidP="00170C81">
      <w:pPr>
        <w:pStyle w:val="ListParagraph"/>
        <w:numPr>
          <w:ilvl w:val="0"/>
          <w:numId w:val="24"/>
        </w:numPr>
        <w:rPr>
          <w:sz w:val="24"/>
        </w:rPr>
      </w:pPr>
      <w:r w:rsidRPr="00CD5105">
        <w:rPr>
          <w:sz w:val="24"/>
        </w:rPr>
        <w:t>Users: 16   (8 simultaneous logins, minimum)</w:t>
      </w:r>
    </w:p>
    <w:p w:rsidR="00BC468A" w:rsidRDefault="00BC468A" w:rsidP="001046AA">
      <w:pPr>
        <w:pStyle w:val="Heading2"/>
      </w:pPr>
      <w:bookmarkStart w:id="133" w:name="_Toc403739945"/>
      <w:r>
        <w:t>Software Detailed Design</w:t>
      </w:r>
      <w:bookmarkEnd w:id="133"/>
      <w:r>
        <w:t xml:space="preserve"> </w:t>
      </w:r>
      <w:bookmarkStart w:id="134" w:name="_GoBack"/>
      <w:bookmarkEnd w:id="134"/>
    </w:p>
    <w:p w:rsidR="00BC468A" w:rsidRDefault="001D736D" w:rsidP="001046AA">
      <w:pPr>
        <w:pStyle w:val="InstructionalText1"/>
      </w:pPr>
      <w:r w:rsidRPr="00AB6C4A">
        <w:rPr>
          <w:i w:val="0"/>
          <w:color w:val="auto"/>
        </w:rPr>
        <w:t>TBD – Requirements are currently being gathered</w:t>
      </w:r>
    </w:p>
    <w:p w:rsidR="00BC468A" w:rsidRPr="00D35D5C" w:rsidRDefault="00BC468A" w:rsidP="00D35D5C">
      <w:pPr>
        <w:pStyle w:val="Heading3"/>
      </w:pPr>
      <w:bookmarkStart w:id="135" w:name="_Toc403739946"/>
      <w:r w:rsidRPr="00D35D5C">
        <w:lastRenderedPageBreak/>
        <w:t>Conceptual Design</w:t>
      </w:r>
      <w:bookmarkEnd w:id="135"/>
    </w:p>
    <w:p w:rsidR="00BC468A" w:rsidRPr="00D35D5C" w:rsidRDefault="00BC468A" w:rsidP="001046AA">
      <w:pPr>
        <w:pStyle w:val="Heading4"/>
      </w:pPr>
      <w:bookmarkStart w:id="136" w:name="_Toc403739947"/>
      <w:r w:rsidRPr="00D35D5C">
        <w:t>Product Perspective</w:t>
      </w:r>
      <w:bookmarkEnd w:id="136"/>
    </w:p>
    <w:p w:rsidR="00BC468A" w:rsidRDefault="00BC468A" w:rsidP="001046AA">
      <w:pPr>
        <w:pStyle w:val="InstructionalText1"/>
      </w:pPr>
      <w:r>
        <w:t>This subsection of the SDD should put the product into perspective with other related products. If the product is independent and completely self-contained, it should be stated here. If the SDD defines a product that is a component of a larger system, then this subsection should relate the requirements of that larger system to functionality of the software and should identify interfaces between that system and the software.</w:t>
      </w:r>
    </w:p>
    <w:p w:rsidR="00BC468A" w:rsidRDefault="00BC468A" w:rsidP="001046AA">
      <w:pPr>
        <w:pStyle w:val="InstructionalText1"/>
      </w:pPr>
      <w:r>
        <w:t>A block diagram showing the major components of the larger system, interconnections, and external interfaces can be helpful.</w:t>
      </w:r>
    </w:p>
    <w:p w:rsidR="00BC468A" w:rsidRDefault="00BC468A" w:rsidP="001046AA">
      <w:pPr>
        <w:pStyle w:val="InstructionalText1"/>
      </w:pPr>
      <w:r>
        <w:t>Sections of the Requirements Specification Document (RSD) can be referenced in the subsections, if applicable.</w:t>
      </w:r>
    </w:p>
    <w:p w:rsidR="00BC468A" w:rsidRDefault="00BC468A" w:rsidP="001046AA">
      <w:pPr>
        <w:pStyle w:val="Heading5"/>
      </w:pPr>
      <w:bookmarkStart w:id="137" w:name="_Toc403739948"/>
      <w:r>
        <w:t>User Interfaces</w:t>
      </w:r>
      <w:bookmarkEnd w:id="137"/>
    </w:p>
    <w:p w:rsidR="00BC468A" w:rsidRDefault="00BC468A" w:rsidP="001046AA">
      <w:pPr>
        <w:pStyle w:val="InstructionalText1"/>
      </w:pPr>
      <w:r>
        <w:t>This subsection should specify the logical characteristics of each interface between the software product and its users. This includes those configuration characteristics necessary to accomplish the software requirements (e.g., screens, roll and scroll, GUI interface).</w:t>
      </w:r>
    </w:p>
    <w:p w:rsidR="00BC468A" w:rsidRDefault="00BC468A" w:rsidP="001046AA">
      <w:pPr>
        <w:pStyle w:val="InstructionalText1"/>
      </w:pPr>
      <w:r>
        <w:t>Recommendation: Create a block diagram showing the user interfaces.</w:t>
      </w:r>
    </w:p>
    <w:p w:rsidR="00BC468A" w:rsidRDefault="00BC468A" w:rsidP="001046AA">
      <w:pPr>
        <w:pStyle w:val="Heading5"/>
      </w:pPr>
      <w:bookmarkStart w:id="138" w:name="_Toc403739949"/>
      <w:r>
        <w:t>Hardware Interfaces</w:t>
      </w:r>
      <w:bookmarkEnd w:id="138"/>
    </w:p>
    <w:p w:rsidR="00BC468A" w:rsidRDefault="00BC468A" w:rsidP="001046AA">
      <w:pPr>
        <w:pStyle w:val="InstructionalText1"/>
      </w:pPr>
      <w:r>
        <w:t>This subsection should specify the logical characteristics of each interface between the software product and the hardware components of the system. This includes configuration characteristics (for example, hardware platform or mainframe versus personal computer). It also covers matters such as what devices the system will support, how they will be supported, and protocols. Examples include scanners, pen driven devices, and radio frequency devices.</w:t>
      </w:r>
    </w:p>
    <w:p w:rsidR="00BC468A" w:rsidRDefault="00BC468A" w:rsidP="001046AA">
      <w:pPr>
        <w:pStyle w:val="InstructionalText1"/>
      </w:pPr>
      <w:r>
        <w:t>Recommendation: Create a block diagram showing the hardware interfaces.</w:t>
      </w:r>
    </w:p>
    <w:p w:rsidR="00BC468A" w:rsidRDefault="00BC468A" w:rsidP="001046AA">
      <w:pPr>
        <w:pStyle w:val="Heading5"/>
      </w:pPr>
      <w:bookmarkStart w:id="139" w:name="_Toc403739950"/>
      <w:r>
        <w:t>Software Interfaces</w:t>
      </w:r>
      <w:bookmarkEnd w:id="139"/>
    </w:p>
    <w:p w:rsidR="00BC468A" w:rsidRDefault="00BC468A" w:rsidP="001046AA">
      <w:pPr>
        <w:pStyle w:val="InstructionalText1"/>
      </w:pPr>
      <w:r>
        <w:t>This subsection should specify the use of other required software products (e.g., VA Kernel, VA FileMan, Windows NT); and interfaces with other applications or other systems such as commercial off-the-shelf (COTS) or national databases. Specify the application interfaces (e.g., the linkage between an accounts receivable system and a general ledger system and a COTS software package that will be interfaced using an existing interface). This section should provide the following information for each required software product:</w:t>
      </w:r>
    </w:p>
    <w:p w:rsidR="00BC468A" w:rsidRDefault="00BC468A" w:rsidP="001046AA">
      <w:pPr>
        <w:pStyle w:val="InstructionalBullet1"/>
      </w:pPr>
      <w:r>
        <w:t>Name</w:t>
      </w:r>
    </w:p>
    <w:p w:rsidR="00BC468A" w:rsidRDefault="00BC468A" w:rsidP="001046AA">
      <w:pPr>
        <w:pStyle w:val="InstructionalBullet1"/>
      </w:pPr>
      <w:r>
        <w:t>Version number</w:t>
      </w:r>
    </w:p>
    <w:p w:rsidR="00BC468A" w:rsidRDefault="00BC468A" w:rsidP="001046AA">
      <w:pPr>
        <w:pStyle w:val="InstructionalBullet1"/>
      </w:pPr>
      <w:r>
        <w:t>Discussion of the purpose of the interfacing software as related to this software product</w:t>
      </w:r>
    </w:p>
    <w:p w:rsidR="00BC468A" w:rsidRDefault="00BC468A" w:rsidP="001046AA">
      <w:pPr>
        <w:pStyle w:val="InstructionalBullet1"/>
      </w:pPr>
      <w:r>
        <w:t>Definition of the interface in terms of message content and format (e.g., Health Level Seven [HL7], electronic data interchange).</w:t>
      </w:r>
    </w:p>
    <w:p w:rsidR="00BC468A" w:rsidRDefault="00BC468A" w:rsidP="001046AA">
      <w:pPr>
        <w:pStyle w:val="Heading5"/>
      </w:pPr>
      <w:bookmarkStart w:id="140" w:name="_Toc403739951"/>
      <w:r>
        <w:t>Communications Interfaces</w:t>
      </w:r>
      <w:bookmarkEnd w:id="140"/>
    </w:p>
    <w:p w:rsidR="00BC468A" w:rsidRDefault="00BC468A" w:rsidP="001046AA">
      <w:pPr>
        <w:pStyle w:val="InstructionalText1"/>
      </w:pPr>
      <w:r>
        <w:t>This subsection should specify the various interfaces to communications such as local network protocols, e-mail, Transmission Control Protocol (TCP), modems.</w:t>
      </w:r>
    </w:p>
    <w:p w:rsidR="00BC468A" w:rsidRDefault="00BC468A" w:rsidP="001046AA">
      <w:pPr>
        <w:pStyle w:val="InstructionalText1"/>
      </w:pPr>
      <w:r>
        <w:t>Recommendation: Create a block diagram showing the communications interfaces.</w:t>
      </w:r>
    </w:p>
    <w:p w:rsidR="00BC468A" w:rsidRDefault="00BC468A" w:rsidP="001046AA">
      <w:pPr>
        <w:pStyle w:val="Heading5"/>
      </w:pPr>
      <w:bookmarkStart w:id="141" w:name="_Toc403739952"/>
      <w:r>
        <w:lastRenderedPageBreak/>
        <w:t>Memory Constraints</w:t>
      </w:r>
      <w:bookmarkEnd w:id="141"/>
    </w:p>
    <w:p w:rsidR="00BC468A" w:rsidRDefault="00BC468A" w:rsidP="001046AA">
      <w:pPr>
        <w:pStyle w:val="InstructionalText1"/>
      </w:pPr>
      <w:r>
        <w:t>This subsection should specify any applicable characteristics and limits on memory or partition size.</w:t>
      </w:r>
    </w:p>
    <w:p w:rsidR="00BC468A" w:rsidRDefault="00BC468A" w:rsidP="001046AA">
      <w:pPr>
        <w:pStyle w:val="Heading5"/>
      </w:pPr>
      <w:bookmarkStart w:id="142" w:name="_Toc403739953"/>
      <w:r>
        <w:t>Special Operations</w:t>
      </w:r>
      <w:bookmarkEnd w:id="142"/>
    </w:p>
    <w:p w:rsidR="00BC468A" w:rsidRDefault="00BC468A" w:rsidP="001046AA">
      <w:pPr>
        <w:pStyle w:val="InstructionalText1"/>
      </w:pPr>
      <w:r>
        <w:t xml:space="preserve">This subsection should specify the special operations required by the user such as backup, recovery, and archiving operations. </w:t>
      </w:r>
    </w:p>
    <w:p w:rsidR="00BC468A" w:rsidRDefault="00BC468A" w:rsidP="001046AA">
      <w:pPr>
        <w:pStyle w:val="InstructionalText1"/>
      </w:pPr>
      <w:r>
        <w:t>This section should also include any operations for external devices or COTS systems.</w:t>
      </w:r>
    </w:p>
    <w:p w:rsidR="00BC468A" w:rsidRDefault="00BC468A" w:rsidP="001046AA">
      <w:pPr>
        <w:pStyle w:val="Heading4"/>
      </w:pPr>
      <w:bookmarkStart w:id="143" w:name="_Toc403739954"/>
      <w:r>
        <w:t>Product Features</w:t>
      </w:r>
      <w:bookmarkEnd w:id="143"/>
    </w:p>
    <w:p w:rsidR="00BC468A" w:rsidRDefault="00BC468A" w:rsidP="001046AA">
      <w:pPr>
        <w:pStyle w:val="InstructionalText1"/>
      </w:pPr>
      <w:r>
        <w:t>This subsection should provide a summary of the major features of the software.</w:t>
      </w:r>
    </w:p>
    <w:p w:rsidR="00BC468A" w:rsidRDefault="00BC468A" w:rsidP="001046AA">
      <w:pPr>
        <w:pStyle w:val="InstructionalText1"/>
      </w:pPr>
      <w:r>
        <w:t>For example, an SDD for an accounting program might use this section to address customer account maintenance, customer statement, and invoice preparation without mentioning the vast amount of detail that each of those features requires.</w:t>
      </w:r>
    </w:p>
    <w:p w:rsidR="00BC468A" w:rsidRDefault="00BC468A" w:rsidP="001046AA">
      <w:pPr>
        <w:pStyle w:val="InstructionalText1"/>
      </w:pPr>
      <w:r>
        <w:t>Note: For clarity, remember these items when creating this section of the SDD:</w:t>
      </w:r>
    </w:p>
    <w:p w:rsidR="00BC468A" w:rsidRDefault="00BC468A" w:rsidP="001046AA">
      <w:pPr>
        <w:pStyle w:val="InstructionalBullet1"/>
      </w:pPr>
      <w:r>
        <w:t>The features should be organized in a way that makes the list of features understandable to the customer or to anyone else reading the document for the first time.</w:t>
      </w:r>
    </w:p>
    <w:p w:rsidR="00BC468A" w:rsidRDefault="00BC468A" w:rsidP="001046AA">
      <w:pPr>
        <w:pStyle w:val="InstructionalBullet1"/>
      </w:pPr>
      <w:r>
        <w:t>Textual or graphical methods can be used to show the different features and their relationships.</w:t>
      </w:r>
    </w:p>
    <w:p w:rsidR="00BC468A" w:rsidRDefault="00BC468A" w:rsidP="001046AA">
      <w:pPr>
        <w:pStyle w:val="InstructionalBullet1"/>
      </w:pPr>
      <w:r>
        <w:t>Such a diagram is not intended to show a design of a product, but simply shows the logical relationships among variables.</w:t>
      </w:r>
    </w:p>
    <w:p w:rsidR="00BC468A" w:rsidRDefault="00BC468A" w:rsidP="001046AA">
      <w:pPr>
        <w:pStyle w:val="Heading4"/>
      </w:pPr>
      <w:bookmarkStart w:id="144" w:name="_Toc403739955"/>
      <w:r>
        <w:t>User Characteristics</w:t>
      </w:r>
      <w:bookmarkEnd w:id="144"/>
    </w:p>
    <w:p w:rsidR="00BC468A" w:rsidRDefault="00BC468A" w:rsidP="001046AA">
      <w:pPr>
        <w:pStyle w:val="InstructionalText1"/>
      </w:pPr>
      <w:r>
        <w:t xml:space="preserve">This subsection should describe the general characteristics of the intended users of the product, including experience and technical expertise. It should not be used to state specific requirements but rather should provide the reasons why certain specific requirements are specified in the RSD. </w:t>
      </w:r>
    </w:p>
    <w:p w:rsidR="00BC468A" w:rsidRDefault="00BC468A" w:rsidP="001046AA">
      <w:pPr>
        <w:pStyle w:val="Heading4"/>
      </w:pPr>
      <w:bookmarkStart w:id="145" w:name="_Toc403739956"/>
      <w:r>
        <w:t>Dependencies and Constraints</w:t>
      </w:r>
      <w:bookmarkEnd w:id="145"/>
    </w:p>
    <w:p w:rsidR="00BC468A" w:rsidRDefault="00BC468A" w:rsidP="001046AA">
      <w:pPr>
        <w:pStyle w:val="InstructionalText1"/>
      </w:pPr>
      <w:r>
        <w:t>This subsection should provide a description of any other items that will limit the developer’s options. The following list includes items that limit the developer’s options.</w:t>
      </w:r>
    </w:p>
    <w:p w:rsidR="00BC468A" w:rsidRDefault="00BC468A" w:rsidP="001046AA">
      <w:pPr>
        <w:pStyle w:val="InstructionalBullet1"/>
      </w:pPr>
      <w:r>
        <w:t>Regulatory policies</w:t>
      </w:r>
    </w:p>
    <w:p w:rsidR="00BC468A" w:rsidRDefault="00BC468A" w:rsidP="001046AA">
      <w:pPr>
        <w:pStyle w:val="InstructionalBullet1"/>
      </w:pPr>
      <w:r>
        <w:t>Hardware limitations (for example, signal timing requirements)</w:t>
      </w:r>
    </w:p>
    <w:p w:rsidR="00BC468A" w:rsidRDefault="00BC468A" w:rsidP="001046AA">
      <w:pPr>
        <w:pStyle w:val="InstructionalBullet1"/>
      </w:pPr>
      <w:r>
        <w:t>Interfaces to other applications</w:t>
      </w:r>
    </w:p>
    <w:p w:rsidR="00BC468A" w:rsidRDefault="00BC468A" w:rsidP="001046AA">
      <w:pPr>
        <w:pStyle w:val="InstructionalBullet1"/>
      </w:pPr>
      <w:r>
        <w:t>Parallel operation</w:t>
      </w:r>
    </w:p>
    <w:p w:rsidR="00BC468A" w:rsidRDefault="00BC468A" w:rsidP="001046AA">
      <w:pPr>
        <w:pStyle w:val="InstructionalBullet1"/>
      </w:pPr>
      <w:r>
        <w:t>Audit functions</w:t>
      </w:r>
    </w:p>
    <w:p w:rsidR="00BC468A" w:rsidRDefault="00BC468A" w:rsidP="001046AA">
      <w:pPr>
        <w:pStyle w:val="InstructionalBullet1"/>
      </w:pPr>
      <w:r>
        <w:t>Control functions</w:t>
      </w:r>
    </w:p>
    <w:p w:rsidR="00BC468A" w:rsidRDefault="00BC468A" w:rsidP="001046AA">
      <w:pPr>
        <w:pStyle w:val="InstructionalBullet1"/>
      </w:pPr>
      <w:r>
        <w:t>Higher-order language requirements</w:t>
      </w:r>
    </w:p>
    <w:p w:rsidR="00BC468A" w:rsidRDefault="00BC468A" w:rsidP="001046AA">
      <w:pPr>
        <w:pStyle w:val="InstructionalBullet1"/>
      </w:pPr>
      <w:r>
        <w:t>Reliability requirements</w:t>
      </w:r>
    </w:p>
    <w:p w:rsidR="00BC468A" w:rsidRDefault="00BC468A" w:rsidP="001046AA">
      <w:pPr>
        <w:pStyle w:val="InstructionalBullet1"/>
      </w:pPr>
      <w:r>
        <w:t>Criticality of the application</w:t>
      </w:r>
    </w:p>
    <w:p w:rsidR="00BC468A" w:rsidRDefault="00BC468A" w:rsidP="001046AA">
      <w:pPr>
        <w:pStyle w:val="InstructionalBullet1"/>
      </w:pPr>
      <w:r>
        <w:lastRenderedPageBreak/>
        <w:t>Safety and security considerations</w:t>
      </w:r>
    </w:p>
    <w:p w:rsidR="00BC468A" w:rsidRDefault="00BC468A" w:rsidP="001046AA">
      <w:pPr>
        <w:pStyle w:val="InstructionalBullet1"/>
      </w:pPr>
      <w:r>
        <w:t>Usability (including 508 compliance)</w:t>
      </w:r>
    </w:p>
    <w:p w:rsidR="00BC468A" w:rsidRDefault="00BC468A" w:rsidP="001046AA">
      <w:pPr>
        <w:pStyle w:val="InstructionalText1"/>
      </w:pPr>
      <w:r>
        <w:t xml:space="preserve">This section of the SDD should contain all the software design to a level of detail sufficient to enable programmers to develop a system that satisfies the requirements defined in the RSD. It should be detailed so as to make it easy for technical staff to find the methods to complete the designed function. </w:t>
      </w:r>
    </w:p>
    <w:p w:rsidR="00BC468A" w:rsidRDefault="00BC468A" w:rsidP="001046AA">
      <w:pPr>
        <w:pStyle w:val="InstructionalText1"/>
      </w:pPr>
      <w:r>
        <w:t>These requirements should, at minimum, include the following items:</w:t>
      </w:r>
    </w:p>
    <w:p w:rsidR="00BC468A" w:rsidRDefault="00BC468A" w:rsidP="001046AA">
      <w:pPr>
        <w:pStyle w:val="InstructionalBullet1"/>
      </w:pPr>
      <w:r>
        <w:t>An indication of the associated requirement(s) in the RSD which is being designed</w:t>
      </w:r>
    </w:p>
    <w:p w:rsidR="00BC468A" w:rsidRDefault="00BC468A" w:rsidP="001046AA">
      <w:pPr>
        <w:pStyle w:val="InstructionalBullet1"/>
      </w:pPr>
      <w:r>
        <w:t>A description of the functionality being designed</w:t>
      </w:r>
    </w:p>
    <w:p w:rsidR="00BC468A" w:rsidRDefault="00BC468A" w:rsidP="001046AA">
      <w:pPr>
        <w:pStyle w:val="InstructionalBullet1"/>
      </w:pPr>
      <w:r>
        <w:t>The design entities (and their attributes) affected</w:t>
      </w:r>
    </w:p>
    <w:p w:rsidR="00BC468A" w:rsidRDefault="00BC468A" w:rsidP="001046AA">
      <w:pPr>
        <w:pStyle w:val="InstructionalBullet1"/>
      </w:pPr>
      <w:r>
        <w:t xml:space="preserve">The algorithm executed (where appropriate) to implement the functionality. </w:t>
      </w:r>
    </w:p>
    <w:p w:rsidR="00BC468A" w:rsidRDefault="00BC468A" w:rsidP="001046AA">
      <w:pPr>
        <w:pStyle w:val="InstructionalText1"/>
      </w:pPr>
      <w:r>
        <w:t>Because the Dependencies and Constraints section is often the largest and most important part of the SDD, the following principles apply:</w:t>
      </w:r>
    </w:p>
    <w:p w:rsidR="00BC468A" w:rsidRDefault="00BC468A" w:rsidP="001046AA">
      <w:pPr>
        <w:pStyle w:val="InstructionalBullet1"/>
      </w:pPr>
      <w:r>
        <w:t>Specific design should be cross-referenced to earlier, related documents (e.g., the RSD).</w:t>
      </w:r>
    </w:p>
    <w:p w:rsidR="00BC468A" w:rsidRDefault="00BC468A" w:rsidP="001046AA">
      <w:pPr>
        <w:pStyle w:val="InstructionalBullet1"/>
      </w:pPr>
      <w:r>
        <w:tab/>
        <w:t>All design should be uniquely identifiable.</w:t>
      </w:r>
    </w:p>
    <w:p w:rsidR="00BC468A" w:rsidRDefault="00BC468A" w:rsidP="001046AA">
      <w:pPr>
        <w:pStyle w:val="InstructionalBullet1"/>
      </w:pPr>
      <w:r>
        <w:t>Items in this section should be identified from a technical level rather than an end user level. (i.e., an option name should be identified rather than the menu text for that option).</w:t>
      </w:r>
    </w:p>
    <w:p w:rsidR="00BC468A" w:rsidRDefault="00BC468A" w:rsidP="001046AA">
      <w:pPr>
        <w:pStyle w:val="Heading3"/>
      </w:pPr>
      <w:bookmarkStart w:id="146" w:name="_Toc403739957"/>
      <w:r>
        <w:t>Specific Requirements</w:t>
      </w:r>
      <w:bookmarkEnd w:id="146"/>
    </w:p>
    <w:p w:rsidR="00BC468A" w:rsidRDefault="00BC468A" w:rsidP="001046AA">
      <w:pPr>
        <w:pStyle w:val="Heading4"/>
      </w:pPr>
      <w:bookmarkStart w:id="147" w:name="_Toc403739958"/>
      <w:r>
        <w:t>Database Repository</w:t>
      </w:r>
      <w:bookmarkEnd w:id="147"/>
    </w:p>
    <w:p w:rsidR="00BC468A" w:rsidRDefault="00BC468A" w:rsidP="001046AA">
      <w:pPr>
        <w:pStyle w:val="InstructionalText1"/>
      </w:pPr>
      <w:r>
        <w:t>The Database Repository section in the RSD can be referenced in this section.</w:t>
      </w:r>
    </w:p>
    <w:p w:rsidR="00BC468A" w:rsidRDefault="00BC468A" w:rsidP="001046AA">
      <w:pPr>
        <w:pStyle w:val="InstructionalText1"/>
      </w:pPr>
      <w:r>
        <w:t>If a logical database design is a part of the system, it should be listed here. Logical database design should specify the logical requirements for any information that is to be placed into a database. This may include:</w:t>
      </w:r>
    </w:p>
    <w:p w:rsidR="00BC468A" w:rsidRDefault="00BC468A" w:rsidP="001046AA">
      <w:pPr>
        <w:pStyle w:val="InstructionalBullet1"/>
      </w:pPr>
      <w:r>
        <w:t>Types of information used by various functions</w:t>
      </w:r>
    </w:p>
    <w:p w:rsidR="00BC468A" w:rsidRDefault="00BC468A" w:rsidP="001046AA">
      <w:pPr>
        <w:pStyle w:val="InstructionalBullet1"/>
      </w:pPr>
      <w:r>
        <w:t>Frequency of use</w:t>
      </w:r>
    </w:p>
    <w:p w:rsidR="00BC468A" w:rsidRDefault="00BC468A" w:rsidP="001046AA">
      <w:pPr>
        <w:pStyle w:val="InstructionalBullet1"/>
      </w:pPr>
      <w:r>
        <w:t>Accessing capabilities</w:t>
      </w:r>
    </w:p>
    <w:p w:rsidR="00BC468A" w:rsidRDefault="00BC468A" w:rsidP="001046AA">
      <w:pPr>
        <w:pStyle w:val="InstructionalBullet1"/>
      </w:pPr>
      <w:r>
        <w:t>Data entities and their relationships</w:t>
      </w:r>
    </w:p>
    <w:p w:rsidR="00BC468A" w:rsidRDefault="00BC468A" w:rsidP="001046AA">
      <w:pPr>
        <w:pStyle w:val="InstructionalBullet1"/>
      </w:pPr>
      <w:r>
        <w:t>Integrity constraints</w:t>
      </w:r>
    </w:p>
    <w:p w:rsidR="00BC468A" w:rsidRDefault="00BC468A" w:rsidP="001046AA">
      <w:pPr>
        <w:pStyle w:val="InstructionalBullet1"/>
      </w:pPr>
      <w:r>
        <w:t>Data retention requirements.</w:t>
      </w:r>
    </w:p>
    <w:p w:rsidR="00BC468A" w:rsidRDefault="00BC468A" w:rsidP="001046AA">
      <w:pPr>
        <w:pStyle w:val="InstructionalText1"/>
      </w:pPr>
      <w:r>
        <w:t>Recommendation: Create a block diagram showing the databases and where the data resides.</w:t>
      </w:r>
    </w:p>
    <w:p w:rsidR="006C2631" w:rsidRPr="006C2631" w:rsidRDefault="006C2631" w:rsidP="00DA5621">
      <w:pPr>
        <w:pStyle w:val="BodyText"/>
      </w:pPr>
      <w:r>
        <w:t>TBD – see section 5.1</w:t>
      </w:r>
    </w:p>
    <w:p w:rsidR="00BC468A" w:rsidRDefault="00BC468A" w:rsidP="001046AA">
      <w:pPr>
        <w:pStyle w:val="Heading4"/>
      </w:pPr>
      <w:bookmarkStart w:id="148" w:name="_Toc403739959"/>
      <w:r>
        <w:lastRenderedPageBreak/>
        <w:t>System Features</w:t>
      </w:r>
      <w:bookmarkEnd w:id="148"/>
    </w:p>
    <w:p w:rsidR="00BC468A" w:rsidRDefault="00BC468A" w:rsidP="001046AA">
      <w:pPr>
        <w:pStyle w:val="InstructionalText1"/>
      </w:pPr>
      <w:r>
        <w:t>Describe the system features, functional requirements, sub-requirements, etc. which can be organized in an outline format that matches the RSD. Specific formatting and organization of the paragraphs (i.e., section numbering) is left to the discretion of the author and is dependent on the level of detail essential to fully describe the design. Some designs may only require two levels; others may require multiple levels. The information necessary to define the items or to specify modifications to the items affected by the functionality being designed should be provided in the appropriate design element tables. Where feasible, instead of duplicating the RSD, it can be referenced via a link, to avoid unnecessary duplication. The key goal is to provide traceability to requirements.</w:t>
      </w:r>
    </w:p>
    <w:p w:rsidR="00E80783" w:rsidRDefault="00E80783" w:rsidP="00E80783">
      <w:pPr>
        <w:pStyle w:val="Heading2"/>
      </w:pPr>
      <w:bookmarkStart w:id="149" w:name="_Toc403739960"/>
      <w:r>
        <w:t>Network Detailed Design</w:t>
      </w:r>
      <w:bookmarkEnd w:id="149"/>
      <w:r>
        <w:t xml:space="preserve"> </w:t>
      </w:r>
    </w:p>
    <w:p w:rsidR="00E80783" w:rsidRDefault="00E80783" w:rsidP="00E80783">
      <w:pPr>
        <w:pStyle w:val="InstructionalText1"/>
      </w:pPr>
      <w:r>
        <w:t>Provide enough detailed information about the communication requirements to build and/or procure the communication components for the system.  This section should provide sufficient detail to support the procurement of hardware for the system installation. Include the following information in the form of detailed designs (as appropriate):</w:t>
      </w:r>
    </w:p>
    <w:p w:rsidR="00E80783" w:rsidRDefault="00E80783" w:rsidP="00E80783">
      <w:pPr>
        <w:pStyle w:val="InstructionalBullet1"/>
      </w:pPr>
      <w:r>
        <w:t>Details of servers and clients to be included on each area network</w:t>
      </w:r>
    </w:p>
    <w:p w:rsidR="00E80783" w:rsidRDefault="00E80783" w:rsidP="00E80783">
      <w:pPr>
        <w:pStyle w:val="InstructionalBullet1"/>
      </w:pPr>
      <w:r>
        <w:t>Specifications for bus timing requirements and bus control</w:t>
      </w:r>
    </w:p>
    <w:p w:rsidR="00E80783" w:rsidRDefault="00E80783" w:rsidP="00E80783">
      <w:pPr>
        <w:pStyle w:val="InstructionalBullet1"/>
      </w:pPr>
      <w:r>
        <w:t>Format(s) for data being exchanged between components</w:t>
      </w:r>
    </w:p>
    <w:p w:rsidR="00E80783" w:rsidRDefault="00E80783" w:rsidP="00E80783">
      <w:pPr>
        <w:pStyle w:val="InstructionalBullet1"/>
      </w:pPr>
      <w:r>
        <w:t>Diagrams showing connectivity between components, data flow (if applicable), and distances between components</w:t>
      </w:r>
    </w:p>
    <w:p w:rsidR="00E80783" w:rsidRDefault="00E80783" w:rsidP="00E80783">
      <w:pPr>
        <w:pStyle w:val="InstructionalBullet1"/>
      </w:pPr>
      <w:r>
        <w:t>LAN topology.</w:t>
      </w:r>
    </w:p>
    <w:p w:rsidR="00E80783" w:rsidRDefault="00E80783" w:rsidP="00E80783">
      <w:pPr>
        <w:pStyle w:val="Heading2"/>
      </w:pPr>
      <w:bookmarkStart w:id="150" w:name="_Toc403739961"/>
      <w:r>
        <w:t>Service Oriented Architecture / ESS Detailed Design</w:t>
      </w:r>
      <w:bookmarkEnd w:id="150"/>
      <w:r>
        <w:t xml:space="preserve"> </w:t>
      </w:r>
    </w:p>
    <w:p w:rsidR="00E80783" w:rsidRDefault="00E80783" w:rsidP="00E80783">
      <w:pPr>
        <w:pStyle w:val="InstructionalText1"/>
      </w:pPr>
      <w:r>
        <w:t>This section provides details of provided and consumed services as follows:</w:t>
      </w:r>
    </w:p>
    <w:p w:rsidR="00E80783" w:rsidRDefault="00E80783" w:rsidP="00E80783">
      <w:pPr>
        <w:pStyle w:val="InstructionalBullet1"/>
      </w:pPr>
      <w:r>
        <w:t xml:space="preserve">Consumed Services: Provide link to Service Description Document for each consumed service. </w:t>
      </w:r>
    </w:p>
    <w:p w:rsidR="00E80783" w:rsidRDefault="00E80783" w:rsidP="00E80783">
      <w:pPr>
        <w:pStyle w:val="InstructionalBullet1"/>
      </w:pPr>
      <w:r>
        <w:t xml:space="preserve">Provided Services: Give service design for each provided service. </w:t>
      </w:r>
    </w:p>
    <w:p w:rsidR="00E80783" w:rsidRDefault="00E80783" w:rsidP="00E80783">
      <w:pPr>
        <w:pStyle w:val="InstructionalText1"/>
      </w:pPr>
      <w:r>
        <w:t>The information you provide here will be used to upload to the ESS Registry and Repository.  At some point in the near future, we do not expect these SOA artifacts such as SLA, Service Description, etc. to be static documents. They will be dynamically generated from the ESS Registry and Repository tool in the form of reports. Any application and service integration design is also documented here.</w:t>
      </w:r>
    </w:p>
    <w:p w:rsidR="00E80783" w:rsidRDefault="00E80783" w:rsidP="00E80783">
      <w:pPr>
        <w:pStyle w:val="InstructionalText1"/>
      </w:pPr>
      <w:r>
        <w:t>A list of currently available Enterprise Shared Services is available here: &lt;insert link to ESS list&gt;</w:t>
      </w:r>
    </w:p>
    <w:p w:rsidR="00E80783" w:rsidRDefault="00E80783" w:rsidP="00E80783">
      <w:pPr>
        <w:pStyle w:val="Heading3"/>
      </w:pPr>
      <w:bookmarkStart w:id="151" w:name="_Toc403739962"/>
      <w:r>
        <w:t>Service Description for &lt;Consumed Service Name&gt;</w:t>
      </w:r>
      <w:bookmarkEnd w:id="151"/>
    </w:p>
    <w:p w:rsidR="00E80783" w:rsidRDefault="00E80783" w:rsidP="00E80783">
      <w:pPr>
        <w:pStyle w:val="InstructionalText1"/>
      </w:pPr>
      <w:r>
        <w:t xml:space="preserve">Provide link to Service Description document for the consumed service. This section will repeat for each consumed service. </w:t>
      </w:r>
      <w:r w:rsidR="009544EF">
        <w:t>T</w:t>
      </w:r>
      <w:r w:rsidR="009544EF" w:rsidRPr="009544EF">
        <w:t xml:space="preserve">he </w:t>
      </w:r>
      <w:r w:rsidR="009544EF">
        <w:t>Service Description</w:t>
      </w:r>
      <w:r w:rsidR="009544EF" w:rsidRPr="009544EF">
        <w:t xml:space="preserve"> includes</w:t>
      </w:r>
      <w:r w:rsidR="009544EF">
        <w:t xml:space="preserve"> </w:t>
      </w:r>
      <w:r w:rsidR="009544EF" w:rsidRPr="009544EF">
        <w:t>Service Interface and Service Level Definition (SLD) to address anticipated capacity requirements.</w:t>
      </w:r>
    </w:p>
    <w:p w:rsidR="00E80783" w:rsidRDefault="00E80783" w:rsidP="00E80783">
      <w:pPr>
        <w:pStyle w:val="Heading3"/>
      </w:pPr>
      <w:bookmarkStart w:id="152" w:name="_Toc403739963"/>
      <w:r>
        <w:lastRenderedPageBreak/>
        <w:t>Service Design for &lt;Provided Service Name&gt;</w:t>
      </w:r>
      <w:bookmarkEnd w:id="152"/>
    </w:p>
    <w:p w:rsidR="00E80783" w:rsidRDefault="00E80783" w:rsidP="00E80783">
      <w:pPr>
        <w:pStyle w:val="InstructionalText1"/>
      </w:pPr>
      <w:r>
        <w:t xml:space="preserve">This section should describe the detailed service design for each ESS and SOA service needed to obtain an intended result. </w:t>
      </w:r>
      <w:r w:rsidR="009544EF">
        <w:t>T</w:t>
      </w:r>
      <w:r w:rsidR="009544EF" w:rsidRPr="009544EF">
        <w:t xml:space="preserve">he </w:t>
      </w:r>
      <w:r w:rsidR="009544EF">
        <w:t xml:space="preserve">Service </w:t>
      </w:r>
      <w:r w:rsidR="009544EF" w:rsidRPr="009544EF">
        <w:t>Design includes</w:t>
      </w:r>
      <w:r w:rsidR="009544EF">
        <w:t xml:space="preserve"> </w:t>
      </w:r>
      <w:r w:rsidR="009544EF" w:rsidRPr="009544EF">
        <w:t>Service Interface and Service Level Definition (SLD) to address anticipated capacity requirements.</w:t>
      </w:r>
    </w:p>
    <w:p w:rsidR="00E80783" w:rsidRDefault="00E80783" w:rsidP="00E80783">
      <w:pPr>
        <w:pStyle w:val="InstructionalText1"/>
      </w:pPr>
      <w:r>
        <w:t xml:space="preserve">This section will repeat for each </w:t>
      </w:r>
      <w:r w:rsidRPr="00E80783">
        <w:rPr>
          <w:b/>
          <w:u w:val="single"/>
        </w:rPr>
        <w:t>provided</w:t>
      </w:r>
      <w:r>
        <w:t xml:space="preserve"> service. </w:t>
      </w:r>
    </w:p>
    <w:p w:rsidR="00E80783" w:rsidRDefault="00E80783" w:rsidP="00E80783">
      <w:pPr>
        <w:pStyle w:val="Heading4"/>
      </w:pPr>
      <w:bookmarkStart w:id="153" w:name="_Toc403739964"/>
      <w:r>
        <w:t>Introduction</w:t>
      </w:r>
      <w:bookmarkEnd w:id="153"/>
    </w:p>
    <w:p w:rsidR="00E80783" w:rsidRDefault="00E80783" w:rsidP="00E80783">
      <w:pPr>
        <w:pStyle w:val="Heading5"/>
      </w:pPr>
      <w:bookmarkStart w:id="154" w:name="_Toc403739965"/>
      <w:r>
        <w:t>Purpose and Scope of Service</w:t>
      </w:r>
      <w:bookmarkEnd w:id="154"/>
    </w:p>
    <w:p w:rsidR="00E80783" w:rsidRDefault="00E80783" w:rsidP="00E80783">
      <w:pPr>
        <w:pStyle w:val="InstructionalText1"/>
      </w:pPr>
      <w:r>
        <w:t xml:space="preserve">This service was described at a high level in the charter document. Please refer to it here via a link. </w:t>
      </w:r>
    </w:p>
    <w:p w:rsidR="00E80783" w:rsidRDefault="00E80783" w:rsidP="00E80783">
      <w:pPr>
        <w:pStyle w:val="Heading5"/>
      </w:pPr>
      <w:bookmarkStart w:id="155" w:name="_Toc403739966"/>
      <w:r>
        <w:t>Links to Other Documents</w:t>
      </w:r>
      <w:bookmarkEnd w:id="155"/>
      <w:r>
        <w:t xml:space="preserve"> </w:t>
      </w:r>
    </w:p>
    <w:p w:rsidR="00E80783" w:rsidRDefault="00E80783" w:rsidP="00E80783">
      <w:pPr>
        <w:pStyle w:val="InstructionalText1"/>
      </w:pPr>
      <w:r>
        <w:t>Provide links to other documents created for this service so far in the SOA lifecycle. At a minimum, provide links to:</w:t>
      </w:r>
    </w:p>
    <w:p w:rsidR="00E80783" w:rsidRDefault="00E80783" w:rsidP="00E80783">
      <w:pPr>
        <w:pStyle w:val="InstructionalBullet1"/>
      </w:pPr>
      <w:r>
        <w:t>Service Charter</w:t>
      </w:r>
    </w:p>
    <w:p w:rsidR="00E80783" w:rsidRDefault="00E80783" w:rsidP="00E80783">
      <w:pPr>
        <w:pStyle w:val="InstructionalBullet1"/>
      </w:pPr>
      <w:r>
        <w:t>Service Roadmap</w:t>
      </w:r>
    </w:p>
    <w:p w:rsidR="00E80783" w:rsidRDefault="00E80783" w:rsidP="00E80783">
      <w:pPr>
        <w:pStyle w:val="InstructionalBullet1"/>
      </w:pPr>
      <w:r>
        <w:t>Service Description</w:t>
      </w:r>
    </w:p>
    <w:p w:rsidR="00E80783" w:rsidRDefault="00E80783" w:rsidP="003405F3">
      <w:pPr>
        <w:pStyle w:val="Heading4"/>
      </w:pPr>
      <w:bookmarkStart w:id="156" w:name="_Toc403739967"/>
      <w:r>
        <w:t>Service Details</w:t>
      </w:r>
      <w:bookmarkEnd w:id="156"/>
    </w:p>
    <w:p w:rsidR="00E80783" w:rsidRDefault="00E80783" w:rsidP="003405F3">
      <w:pPr>
        <w:pStyle w:val="Heading5"/>
      </w:pPr>
      <w:bookmarkStart w:id="157" w:name="_Toc403739968"/>
      <w:r>
        <w:t>Service Identification</w:t>
      </w:r>
      <w:bookmarkEnd w:id="157"/>
    </w:p>
    <w:p w:rsidR="00490A94" w:rsidRDefault="00E80783" w:rsidP="003405F3">
      <w:pPr>
        <w:pStyle w:val="InstructionalText1"/>
      </w:pPr>
      <w:r>
        <w:t>This section will be written as a table to provide a quick reference to the service's what, where, why and how - cheat sheet.</w:t>
      </w:r>
    </w:p>
    <w:p w:rsidR="005258CC" w:rsidRPr="005258CC" w:rsidRDefault="005258CC" w:rsidP="005258CC">
      <w:pPr>
        <w:pStyle w:val="Caption"/>
      </w:pPr>
      <w:r>
        <w:t xml:space="preserve">Table </w:t>
      </w:r>
      <w:r w:rsidR="003542F0">
        <w:fldChar w:fldCharType="begin"/>
      </w:r>
      <w:r w:rsidR="003542F0">
        <w:instrText xml:space="preserve"> SEQ Table \* ARABIC </w:instrText>
      </w:r>
      <w:r w:rsidR="003542F0">
        <w:fldChar w:fldCharType="separate"/>
      </w:r>
      <w:r w:rsidR="009625B6">
        <w:rPr>
          <w:noProof/>
        </w:rPr>
        <w:t>11</w:t>
      </w:r>
      <w:r w:rsidR="003542F0">
        <w:rPr>
          <w:noProof/>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2"/>
        <w:gridCol w:w="5734"/>
      </w:tblGrid>
      <w:tr w:rsidR="008A6DFD" w:rsidRPr="008A6DFD" w:rsidTr="008A6DFD">
        <w:trPr>
          <w:cantSplit/>
          <w:tblHeader/>
        </w:trPr>
        <w:tc>
          <w:tcPr>
            <w:tcW w:w="2006" w:type="pct"/>
            <w:shd w:val="clear" w:color="auto" w:fill="F2F2F2" w:themeFill="background1" w:themeFillShade="F2"/>
          </w:tcPr>
          <w:p w:rsidR="008A6DFD" w:rsidRPr="008A6DFD" w:rsidRDefault="008A6DFD" w:rsidP="008A6DFD">
            <w:pPr>
              <w:pStyle w:val="TableHeading"/>
              <w:rPr>
                <w:rFonts w:eastAsia="Times"/>
              </w:rPr>
            </w:pPr>
            <w:bookmarkStart w:id="158" w:name="ColumnTitle_112"/>
            <w:bookmarkEnd w:id="158"/>
            <w:r w:rsidRPr="008A6DFD">
              <w:rPr>
                <w:rFonts w:eastAsia="Times"/>
              </w:rPr>
              <w:t>Service Attribute</w:t>
            </w:r>
          </w:p>
        </w:tc>
        <w:tc>
          <w:tcPr>
            <w:tcW w:w="2994" w:type="pct"/>
            <w:shd w:val="clear" w:color="auto" w:fill="F2F2F2" w:themeFill="background1" w:themeFillShade="F2"/>
          </w:tcPr>
          <w:p w:rsidR="008A6DFD" w:rsidRPr="008A6DFD" w:rsidRDefault="008A6DFD" w:rsidP="008A6DFD">
            <w:pPr>
              <w:pStyle w:val="TableHeading"/>
              <w:rPr>
                <w:rFonts w:eastAsia="Times"/>
              </w:rPr>
            </w:pPr>
            <w:r w:rsidRPr="008A6DFD">
              <w:rPr>
                <w:rFonts w:eastAsia="Times"/>
              </w:rPr>
              <w:t>Value</w:t>
            </w:r>
          </w:p>
        </w:tc>
      </w:tr>
      <w:tr w:rsidR="008A6DFD" w:rsidRPr="008A6DFD" w:rsidTr="008A6DFD">
        <w:trPr>
          <w:cantSplit/>
        </w:trPr>
        <w:tc>
          <w:tcPr>
            <w:tcW w:w="2006" w:type="pct"/>
          </w:tcPr>
          <w:p w:rsidR="008A6DFD" w:rsidRPr="008A6DFD" w:rsidRDefault="008A6DFD" w:rsidP="008A6DFD">
            <w:pPr>
              <w:pStyle w:val="InstructionalTable"/>
              <w:rPr>
                <w:rFonts w:eastAsia="Times"/>
              </w:rPr>
            </w:pPr>
            <w:r w:rsidRPr="008A6DFD">
              <w:rPr>
                <w:rFonts w:eastAsia="Times"/>
              </w:rPr>
              <w:t>Name and Alias (if any)</w:t>
            </w:r>
          </w:p>
        </w:tc>
        <w:tc>
          <w:tcPr>
            <w:tcW w:w="2994" w:type="pct"/>
          </w:tcPr>
          <w:p w:rsidR="008A6DFD" w:rsidRPr="008A6DFD" w:rsidRDefault="008A6DFD" w:rsidP="008A6DFD">
            <w:pPr>
              <w:pStyle w:val="InstructionalTable"/>
            </w:pPr>
            <w:r w:rsidRPr="008A6DFD">
              <w:t xml:space="preserve">Name of the service and other names for the service, which might be used by someone searching for this service. Please follow ESS naming standards.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Overview</w:t>
            </w:r>
          </w:p>
        </w:tc>
        <w:tc>
          <w:tcPr>
            <w:tcW w:w="2994" w:type="pct"/>
          </w:tcPr>
          <w:p w:rsidR="008A6DFD" w:rsidRPr="008A6DFD" w:rsidRDefault="008A6DFD" w:rsidP="008A6DFD">
            <w:pPr>
              <w:pStyle w:val="InstructionalTable"/>
            </w:pPr>
            <w:r w:rsidRPr="008A6DFD">
              <w:t xml:space="preserve">Brief textual overview of the service.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Version</w:t>
            </w:r>
          </w:p>
        </w:tc>
        <w:tc>
          <w:tcPr>
            <w:tcW w:w="2994" w:type="pct"/>
          </w:tcPr>
          <w:p w:rsidR="008A6DFD" w:rsidRPr="008A6DFD" w:rsidRDefault="008A6DFD" w:rsidP="008A6DFD">
            <w:pPr>
              <w:pStyle w:val="InstructionalTable"/>
            </w:pPr>
            <w:r w:rsidRPr="008A6DFD">
              <w:t>Version number of the service being described here</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Latest Status</w:t>
            </w:r>
          </w:p>
        </w:tc>
        <w:tc>
          <w:tcPr>
            <w:tcW w:w="2994" w:type="pct"/>
          </w:tcPr>
          <w:p w:rsidR="008A6DFD" w:rsidRPr="008A6DFD" w:rsidRDefault="008A6DFD" w:rsidP="008A6DFD">
            <w:pPr>
              <w:pStyle w:val="InstructionalTable"/>
            </w:pPr>
            <w:r w:rsidRPr="008A6DFD">
              <w:t>This field shows the latest status for the above referenced version of this service! The status of a service shows the progress of the service from initiation through development, deployment, and eventual retirement. The status also has a status date associated with the status - and we will be using the latest one here in this document. Valid values include: Inception, Design, Provisioning, Certification / Testing, Operation, Deprecated, Retired, Rejected - Owner has decided not to develop the service.</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lastRenderedPageBreak/>
              <w:t>Service Type</w:t>
            </w:r>
          </w:p>
        </w:tc>
        <w:tc>
          <w:tcPr>
            <w:tcW w:w="2994" w:type="pct"/>
          </w:tcPr>
          <w:p w:rsidR="008A6DFD" w:rsidRPr="008A6DFD" w:rsidRDefault="008A6DFD" w:rsidP="008A6DFD">
            <w:pPr>
              <w:pStyle w:val="InstructionalTable"/>
            </w:pPr>
            <w:r w:rsidRPr="008A6DFD">
              <w:t>Used to define applicable architecture patterns. Examples (from Open Group):</w:t>
            </w:r>
          </w:p>
          <w:p w:rsidR="008A6DFD" w:rsidRPr="008A6DFD" w:rsidRDefault="008A6DFD" w:rsidP="008A6DFD">
            <w:pPr>
              <w:pStyle w:val="InstructionalTable"/>
            </w:pPr>
            <w:r w:rsidRPr="008A6DFD">
              <w:t>• Interaction</w:t>
            </w:r>
          </w:p>
          <w:p w:rsidR="008A6DFD" w:rsidRPr="008A6DFD" w:rsidRDefault="008A6DFD" w:rsidP="008A6DFD">
            <w:pPr>
              <w:pStyle w:val="InstructionalTable"/>
            </w:pPr>
            <w:r w:rsidRPr="008A6DFD">
              <w:t>• Process</w:t>
            </w:r>
          </w:p>
          <w:p w:rsidR="008A6DFD" w:rsidRPr="008A6DFD" w:rsidRDefault="008A6DFD" w:rsidP="008A6DFD">
            <w:pPr>
              <w:pStyle w:val="InstructionalTable"/>
            </w:pPr>
            <w:r w:rsidRPr="008A6DFD">
              <w:t>• Information</w:t>
            </w:r>
          </w:p>
          <w:p w:rsidR="008A6DFD" w:rsidRPr="008A6DFD" w:rsidRDefault="008A6DFD" w:rsidP="008A6DFD">
            <w:pPr>
              <w:pStyle w:val="InstructionalTable"/>
            </w:pPr>
            <w:r w:rsidRPr="008A6DFD">
              <w:t>• Partner</w:t>
            </w:r>
          </w:p>
          <w:p w:rsidR="008A6DFD" w:rsidRPr="008A6DFD" w:rsidRDefault="008A6DFD" w:rsidP="008A6DFD">
            <w:pPr>
              <w:pStyle w:val="InstructionalTable"/>
            </w:pPr>
            <w:r w:rsidRPr="008A6DFD">
              <w:t>• Business Application</w:t>
            </w:r>
          </w:p>
          <w:p w:rsidR="008A6DFD" w:rsidRPr="008A6DFD" w:rsidRDefault="008A6DFD" w:rsidP="008A6DFD">
            <w:pPr>
              <w:pStyle w:val="InstructionalTable"/>
            </w:pPr>
            <w:r w:rsidRPr="008A6DFD">
              <w:t>• Access</w:t>
            </w:r>
          </w:p>
          <w:p w:rsidR="008A6DFD" w:rsidRPr="008A6DFD" w:rsidRDefault="008A6DFD" w:rsidP="008A6DFD">
            <w:pPr>
              <w:pStyle w:val="InstructionalTable"/>
            </w:pPr>
            <w:r w:rsidRPr="008A6DFD">
              <w:t>• Service Connectivity</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Architecture Layer</w:t>
            </w:r>
          </w:p>
        </w:tc>
        <w:tc>
          <w:tcPr>
            <w:tcW w:w="2994" w:type="pct"/>
          </w:tcPr>
          <w:p w:rsidR="008A6DFD" w:rsidRPr="008A6DFD" w:rsidRDefault="008A6DFD" w:rsidP="008A6DFD">
            <w:pPr>
              <w:pStyle w:val="InstructionalTable"/>
            </w:pPr>
            <w:r w:rsidRPr="008A6DFD">
              <w:t xml:space="preserve">Referred to as class in VA Service template. Used to define applicable architecture patterns and relationships to governing bodies. Examples: </w:t>
            </w:r>
          </w:p>
          <w:p w:rsidR="008A6DFD" w:rsidRPr="008A6DFD" w:rsidRDefault="008A6DFD" w:rsidP="008A6DFD">
            <w:pPr>
              <w:pStyle w:val="InstructionalTable"/>
            </w:pPr>
            <w:r w:rsidRPr="008A6DFD">
              <w:t>• Solution</w:t>
            </w:r>
          </w:p>
          <w:p w:rsidR="008A6DFD" w:rsidRPr="008A6DFD" w:rsidRDefault="008A6DFD" w:rsidP="008A6DFD">
            <w:pPr>
              <w:pStyle w:val="InstructionalTable"/>
            </w:pPr>
            <w:r w:rsidRPr="008A6DFD">
              <w:t>• Process</w:t>
            </w:r>
          </w:p>
          <w:p w:rsidR="008A6DFD" w:rsidRPr="008A6DFD" w:rsidRDefault="008A6DFD" w:rsidP="008A6DFD">
            <w:pPr>
              <w:pStyle w:val="InstructionalTable"/>
            </w:pPr>
            <w:r w:rsidRPr="008A6DFD">
              <w:t>• Information</w:t>
            </w:r>
          </w:p>
          <w:p w:rsidR="008A6DFD" w:rsidRPr="008A6DFD" w:rsidRDefault="008A6DFD" w:rsidP="008A6DFD">
            <w:pPr>
              <w:pStyle w:val="InstructionalTable"/>
            </w:pPr>
            <w:r w:rsidRPr="008A6DFD">
              <w:t>• Utility</w:t>
            </w:r>
          </w:p>
          <w:p w:rsidR="008A6DFD" w:rsidRPr="008A6DFD" w:rsidRDefault="008A6DFD" w:rsidP="008A6DFD">
            <w:pPr>
              <w:pStyle w:val="InstructionalTable"/>
            </w:pPr>
            <w:r w:rsidRPr="008A6DFD">
              <w:t>• Underlying</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Business Domain</w:t>
            </w:r>
          </w:p>
        </w:tc>
        <w:tc>
          <w:tcPr>
            <w:tcW w:w="2994" w:type="pct"/>
          </w:tcPr>
          <w:p w:rsidR="008A6DFD" w:rsidRPr="008A6DFD" w:rsidRDefault="008A6DFD" w:rsidP="008A6DFD">
            <w:pPr>
              <w:pStyle w:val="InstructionalTable"/>
            </w:pPr>
            <w:r w:rsidRPr="008A6DFD">
              <w:t xml:space="preserve">Business Vertical or Business Division where this service belongs.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Service Domain</w:t>
            </w:r>
          </w:p>
        </w:tc>
        <w:tc>
          <w:tcPr>
            <w:tcW w:w="2994" w:type="pct"/>
          </w:tcPr>
          <w:p w:rsidR="008A6DFD" w:rsidRPr="008A6DFD" w:rsidRDefault="008A6DFD" w:rsidP="008A6DFD">
            <w:pPr>
              <w:pStyle w:val="InstructionalTable"/>
            </w:pPr>
            <w:r w:rsidRPr="008A6DFD">
              <w:t xml:space="preserve">The service or technical domain that the service belongs to. Can be used to establish the namespace.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Business Organization and Owner</w:t>
            </w:r>
          </w:p>
        </w:tc>
        <w:tc>
          <w:tcPr>
            <w:tcW w:w="2994" w:type="pct"/>
          </w:tcPr>
          <w:p w:rsidR="008A6DFD" w:rsidRPr="008A6DFD" w:rsidRDefault="008A6DFD" w:rsidP="008A6DFD">
            <w:pPr>
              <w:pStyle w:val="InstructionalTable"/>
            </w:pPr>
            <w:r w:rsidRPr="008A6DFD">
              <w:t>Person who approves this service &amp; any changes.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Technical Organization and Owner</w:t>
            </w:r>
          </w:p>
        </w:tc>
        <w:tc>
          <w:tcPr>
            <w:tcW w:w="2994" w:type="pct"/>
          </w:tcPr>
          <w:p w:rsidR="008A6DFD" w:rsidRPr="008A6DFD" w:rsidRDefault="008A6DFD" w:rsidP="008A6DFD">
            <w:pPr>
              <w:pStyle w:val="InstructionalTable"/>
            </w:pPr>
            <w:r w:rsidRPr="008A6DFD">
              <w:t>Person responsible for provisioning (specifying, acquiring certifying) this service.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Development Organization and Owner</w:t>
            </w:r>
          </w:p>
        </w:tc>
        <w:tc>
          <w:tcPr>
            <w:tcW w:w="2994" w:type="pct"/>
          </w:tcPr>
          <w:p w:rsidR="008A6DFD" w:rsidRPr="008A6DFD" w:rsidRDefault="008A6DFD" w:rsidP="008A6DFD">
            <w:pPr>
              <w:pStyle w:val="InstructionalTable"/>
            </w:pPr>
            <w:r w:rsidRPr="008A6DFD">
              <w:t>Person who is responsible for the development processes and activities for this service.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Support Organization and Owner</w:t>
            </w:r>
          </w:p>
        </w:tc>
        <w:tc>
          <w:tcPr>
            <w:tcW w:w="2994" w:type="pct"/>
          </w:tcPr>
          <w:p w:rsidR="008A6DFD" w:rsidRPr="008A6DFD" w:rsidRDefault="008A6DFD" w:rsidP="008A6DFD">
            <w:pPr>
              <w:pStyle w:val="InstructionalTable"/>
            </w:pPr>
            <w:r w:rsidRPr="008A6DFD">
              <w:t>Person who is responsible for the support of this service while in production.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Target Consumer Organization(s) and Owner(s)</w:t>
            </w:r>
          </w:p>
        </w:tc>
        <w:tc>
          <w:tcPr>
            <w:tcW w:w="2994" w:type="pct"/>
          </w:tcPr>
          <w:p w:rsidR="008A6DFD" w:rsidRPr="008A6DFD" w:rsidRDefault="008A6DFD" w:rsidP="008A6DFD">
            <w:pPr>
              <w:pStyle w:val="InstructionalTable"/>
            </w:pPr>
            <w:r w:rsidRPr="008A6DFD">
              <w:t>Organizations and/or developers roles that service is intended for.</w:t>
            </w:r>
          </w:p>
        </w:tc>
      </w:tr>
    </w:tbl>
    <w:p w:rsidR="00490A94" w:rsidRDefault="00DD7F63" w:rsidP="00DD7F63">
      <w:pPr>
        <w:pStyle w:val="Heading5"/>
      </w:pPr>
      <w:bookmarkStart w:id="159" w:name="_Toc403739969"/>
      <w:r w:rsidRPr="00DD7F63">
        <w:t>Service Versions</w:t>
      </w:r>
      <w:bookmarkEnd w:id="159"/>
    </w:p>
    <w:p w:rsidR="005258CC" w:rsidRPr="005258CC" w:rsidRDefault="005258CC" w:rsidP="005258CC">
      <w:pPr>
        <w:pStyle w:val="Caption"/>
      </w:pPr>
      <w:r>
        <w:t xml:space="preserve">Table </w:t>
      </w:r>
      <w:r w:rsidR="003542F0">
        <w:fldChar w:fldCharType="begin"/>
      </w:r>
      <w:r w:rsidR="003542F0">
        <w:instrText xml:space="preserve"> SEQ Table \* ARABIC </w:instrText>
      </w:r>
      <w:r w:rsidR="003542F0">
        <w:fldChar w:fldCharType="separate"/>
      </w:r>
      <w:r w:rsidR="009625B6">
        <w:rPr>
          <w:noProof/>
        </w:rPr>
        <w:t>12</w:t>
      </w:r>
      <w:r w:rsidR="003542F0">
        <w:rPr>
          <w:noProof/>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2520"/>
        <w:gridCol w:w="4698"/>
      </w:tblGrid>
      <w:tr w:rsidR="00DD7F63" w:rsidRPr="00DD7F63" w:rsidTr="00DD7F63">
        <w:trPr>
          <w:cantSplit/>
        </w:trPr>
        <w:tc>
          <w:tcPr>
            <w:tcW w:w="1231" w:type="pct"/>
            <w:shd w:val="clear" w:color="auto" w:fill="F2F2F2" w:themeFill="background1" w:themeFillShade="F2"/>
          </w:tcPr>
          <w:p w:rsidR="00DD7F63" w:rsidRPr="00DD7F63" w:rsidRDefault="00DD7F63" w:rsidP="00DD7F63">
            <w:pPr>
              <w:pStyle w:val="TableHeading"/>
              <w:rPr>
                <w:rFonts w:eastAsia="Times"/>
              </w:rPr>
            </w:pPr>
            <w:bookmarkStart w:id="160" w:name="ColumnTitle_113"/>
            <w:bookmarkEnd w:id="160"/>
            <w:r w:rsidRPr="00DD7F63">
              <w:rPr>
                <w:rFonts w:eastAsia="Times"/>
              </w:rPr>
              <w:t>Version Numbers</w:t>
            </w:r>
          </w:p>
        </w:tc>
        <w:tc>
          <w:tcPr>
            <w:tcW w:w="1316" w:type="pct"/>
            <w:shd w:val="clear" w:color="auto" w:fill="F2F2F2" w:themeFill="background1" w:themeFillShade="F2"/>
          </w:tcPr>
          <w:p w:rsidR="00DD7F63" w:rsidRPr="00DD7F63" w:rsidRDefault="00DD7F63" w:rsidP="00DD7F63">
            <w:pPr>
              <w:pStyle w:val="TableHeading"/>
              <w:rPr>
                <w:rFonts w:eastAsia="Times"/>
              </w:rPr>
            </w:pPr>
            <w:r w:rsidRPr="00DD7F63">
              <w:rPr>
                <w:rFonts w:eastAsia="Times"/>
              </w:rPr>
              <w:t xml:space="preserve">Current Status of Version </w:t>
            </w:r>
          </w:p>
        </w:tc>
        <w:tc>
          <w:tcPr>
            <w:tcW w:w="2453" w:type="pct"/>
            <w:shd w:val="clear" w:color="auto" w:fill="F2F2F2" w:themeFill="background1" w:themeFillShade="F2"/>
          </w:tcPr>
          <w:p w:rsidR="00DD7F63" w:rsidRPr="00DD7F63" w:rsidRDefault="00DD7F63" w:rsidP="00DD7F63">
            <w:pPr>
              <w:pStyle w:val="TableHeading"/>
              <w:rPr>
                <w:rFonts w:eastAsia="Times"/>
              </w:rPr>
            </w:pPr>
            <w:r w:rsidRPr="00DD7F63">
              <w:rPr>
                <w:rFonts w:eastAsia="Times"/>
              </w:rPr>
              <w:t>A Brief Description of the change implemented in that version</w:t>
            </w:r>
          </w:p>
        </w:tc>
      </w:tr>
      <w:tr w:rsidR="00DD7F63" w:rsidRPr="00DD7F63" w:rsidTr="00DD7F63">
        <w:trPr>
          <w:cantSplit/>
        </w:trPr>
        <w:tc>
          <w:tcPr>
            <w:tcW w:w="1231" w:type="pct"/>
          </w:tcPr>
          <w:p w:rsidR="00DD7F63" w:rsidRPr="00DD7F63" w:rsidRDefault="00DD7F63" w:rsidP="00DD7F63">
            <w:pPr>
              <w:pStyle w:val="InstructionalTable"/>
            </w:pPr>
            <w:r w:rsidRPr="00DD7F63">
              <w:t>This version</w:t>
            </w:r>
          </w:p>
        </w:tc>
        <w:tc>
          <w:tcPr>
            <w:tcW w:w="1316" w:type="pct"/>
          </w:tcPr>
          <w:p w:rsidR="00DD7F63" w:rsidRPr="00DD7F63" w:rsidRDefault="00DD7F63" w:rsidP="00DD7F63">
            <w:pPr>
              <w:pStyle w:val="InstructionalTable"/>
            </w:pPr>
            <w:r w:rsidRPr="00DD7F63">
              <w:t>Being Designed</w:t>
            </w:r>
          </w:p>
        </w:tc>
        <w:tc>
          <w:tcPr>
            <w:tcW w:w="2453" w:type="pct"/>
          </w:tcPr>
          <w:p w:rsidR="00DD7F63" w:rsidRPr="00DD7F63" w:rsidRDefault="00DD7F63" w:rsidP="00DD7F63">
            <w:pPr>
              <w:pStyle w:val="InstructionalTable"/>
            </w:pPr>
          </w:p>
        </w:tc>
      </w:tr>
      <w:tr w:rsidR="00DD7F63" w:rsidRPr="00DD7F63" w:rsidTr="00DD7F63">
        <w:trPr>
          <w:cantSplit/>
        </w:trPr>
        <w:tc>
          <w:tcPr>
            <w:tcW w:w="1231" w:type="pct"/>
          </w:tcPr>
          <w:p w:rsidR="00DD7F63" w:rsidRPr="00DD7F63" w:rsidRDefault="00DD7F63" w:rsidP="00DD7F63">
            <w:pPr>
              <w:pStyle w:val="InstructionalTable"/>
            </w:pPr>
            <w:r w:rsidRPr="00DD7F63">
              <w:t>Example: version 2</w:t>
            </w:r>
          </w:p>
        </w:tc>
        <w:tc>
          <w:tcPr>
            <w:tcW w:w="1316" w:type="pct"/>
          </w:tcPr>
          <w:p w:rsidR="00DD7F63" w:rsidRPr="00DD7F63" w:rsidRDefault="00DD7F63" w:rsidP="00DD7F63">
            <w:pPr>
              <w:pStyle w:val="InstructionalTable"/>
            </w:pPr>
            <w:r w:rsidRPr="00DD7F63">
              <w:t>Example: In production. Will be retired with this release.</w:t>
            </w:r>
          </w:p>
        </w:tc>
        <w:tc>
          <w:tcPr>
            <w:tcW w:w="2453" w:type="pct"/>
          </w:tcPr>
          <w:p w:rsidR="00DD7F63" w:rsidRPr="00DD7F63" w:rsidRDefault="00DD7F63" w:rsidP="00DD7F63">
            <w:pPr>
              <w:pStyle w:val="InstructionalTable"/>
            </w:pPr>
            <w:r w:rsidRPr="00DD7F63">
              <w:t xml:space="preserve">Example: This release added the ability to look up a person by address. </w:t>
            </w:r>
          </w:p>
          <w:p w:rsidR="00DD7F63" w:rsidRPr="00DD7F63" w:rsidRDefault="00DD7F63" w:rsidP="00DD7F63">
            <w:pPr>
              <w:pStyle w:val="InstructionalTable"/>
            </w:pPr>
            <w:r w:rsidRPr="00DD7F63">
              <w:t>Provide a link to each version of the service.</w:t>
            </w:r>
          </w:p>
        </w:tc>
      </w:tr>
      <w:tr w:rsidR="00DD7F63" w:rsidRPr="00DD7F63" w:rsidTr="00DD7F63">
        <w:trPr>
          <w:cantSplit/>
        </w:trPr>
        <w:tc>
          <w:tcPr>
            <w:tcW w:w="1231" w:type="pct"/>
          </w:tcPr>
          <w:p w:rsidR="00DD7F63" w:rsidRPr="00DD7F63" w:rsidRDefault="00DD7F63" w:rsidP="00DD7F63">
            <w:pPr>
              <w:pStyle w:val="InstructionalTable"/>
            </w:pPr>
            <w:r w:rsidRPr="00DD7F63">
              <w:t>Example: version 1</w:t>
            </w:r>
          </w:p>
        </w:tc>
        <w:tc>
          <w:tcPr>
            <w:tcW w:w="1316" w:type="pct"/>
          </w:tcPr>
          <w:p w:rsidR="00DD7F63" w:rsidRPr="00DD7F63" w:rsidRDefault="00DD7F63" w:rsidP="00DD7F63">
            <w:pPr>
              <w:pStyle w:val="InstructionalTable"/>
            </w:pPr>
            <w:r w:rsidRPr="00DD7F63">
              <w:t>Example: Retired.</w:t>
            </w:r>
          </w:p>
        </w:tc>
        <w:tc>
          <w:tcPr>
            <w:tcW w:w="2453" w:type="pct"/>
          </w:tcPr>
          <w:p w:rsidR="00DD7F63" w:rsidRPr="00DD7F63" w:rsidRDefault="00DD7F63" w:rsidP="00DD7F63">
            <w:pPr>
              <w:pStyle w:val="InstructionalTable"/>
            </w:pPr>
            <w:r w:rsidRPr="00DD7F63">
              <w:t xml:space="preserve">Example: This release provided the base minimum functionality to look up a person by name. </w:t>
            </w:r>
          </w:p>
          <w:p w:rsidR="00DD7F63" w:rsidRPr="00DD7F63" w:rsidRDefault="00DD7F63" w:rsidP="00DD7F63">
            <w:pPr>
              <w:pStyle w:val="InstructionalTable"/>
            </w:pPr>
            <w:r w:rsidRPr="00DD7F63">
              <w:t>Provide a link to each version of the service.</w:t>
            </w:r>
          </w:p>
        </w:tc>
      </w:tr>
    </w:tbl>
    <w:p w:rsidR="00621A21" w:rsidRDefault="00621A21" w:rsidP="00621A21">
      <w:pPr>
        <w:pStyle w:val="Heading5"/>
      </w:pPr>
      <w:bookmarkStart w:id="161" w:name="_Toc403739970"/>
      <w:r>
        <w:lastRenderedPageBreak/>
        <w:t>Summary of Design and Platform Details</w:t>
      </w:r>
      <w:bookmarkEnd w:id="161"/>
      <w:r>
        <w:t xml:space="preserve"> </w:t>
      </w:r>
    </w:p>
    <w:p w:rsidR="00621A21" w:rsidRDefault="00621A21" w:rsidP="00621A21">
      <w:pPr>
        <w:pStyle w:val="Heading6"/>
      </w:pPr>
      <w:bookmarkStart w:id="162" w:name="_Toc403739971"/>
      <w:r>
        <w:t>SOA Pattern(s) Implemented</w:t>
      </w:r>
      <w:bookmarkEnd w:id="162"/>
    </w:p>
    <w:p w:rsidR="00621A21" w:rsidRDefault="00621A21" w:rsidP="00621A21">
      <w:pPr>
        <w:pStyle w:val="InstructionalText1"/>
      </w:pPr>
      <w:r>
        <w:t xml:space="preserve">Name of the SOA pattern implemented – for instance, this may be a Pub/Sub model. Just a name and reference to the document or book with the pattern is sufficient for popular patterns or VA's own patterns. If you are using some esoteric pattern, more details will help.  </w:t>
      </w:r>
    </w:p>
    <w:p w:rsidR="00621A21" w:rsidRDefault="00621A21" w:rsidP="00621A21">
      <w:pPr>
        <w:pStyle w:val="Heading6"/>
      </w:pPr>
      <w:bookmarkStart w:id="163" w:name="_Toc403739972"/>
      <w:r>
        <w:t>COTS Platform vendor names and versions for hosting platform</w:t>
      </w:r>
      <w:bookmarkEnd w:id="163"/>
    </w:p>
    <w:p w:rsidR="00621A21" w:rsidRDefault="00621A21" w:rsidP="00621A21">
      <w:pPr>
        <w:pStyle w:val="InstructionalText1"/>
      </w:pPr>
      <w:r>
        <w:t>Example, TIBCO.</w:t>
      </w:r>
    </w:p>
    <w:p w:rsidR="00621A21" w:rsidRPr="00D35D5C" w:rsidRDefault="00621A21" w:rsidP="00D35D5C">
      <w:pPr>
        <w:pStyle w:val="Heading4"/>
      </w:pPr>
      <w:bookmarkStart w:id="164" w:name="_Toc403739973"/>
      <w:r w:rsidRPr="00D35D5C">
        <w:t>Dependencies</w:t>
      </w:r>
      <w:bookmarkEnd w:id="164"/>
    </w:p>
    <w:p w:rsidR="00621A21" w:rsidRDefault="00621A21" w:rsidP="00621A21">
      <w:pPr>
        <w:pStyle w:val="InstructionalText1"/>
      </w:pPr>
      <w:r>
        <w:t>The Dependency Model identifies other services, systems, databases, etc. that [Service Name] is dependent upon or interacts with to perform its function.</w:t>
      </w:r>
    </w:p>
    <w:p w:rsidR="00621A21" w:rsidRDefault="00621A21" w:rsidP="00621A21">
      <w:pPr>
        <w:pStyle w:val="InstructionalText1"/>
      </w:pPr>
      <w:r>
        <w:t xml:space="preserve"> This section should clearly identify all sources and external systems that are accessed by this service to fulfill the service consumers’ request.  This section should include diagrams to show as much detail as necessary to inform the developer. Provide a context diagram for the service. </w:t>
      </w:r>
    </w:p>
    <w:p w:rsidR="00621A21" w:rsidRDefault="00621A21" w:rsidP="00621A21">
      <w:pPr>
        <w:pStyle w:val="InstructionalText1"/>
      </w:pPr>
      <w:r>
        <w:t xml:space="preserve">Note: Here our primary audience includes the providers of the service. So this document in general will emphasize system components and sub-systems as much as external interactions. </w:t>
      </w:r>
    </w:p>
    <w:p w:rsidR="00621A21" w:rsidRPr="00D35D5C" w:rsidRDefault="00621A21" w:rsidP="00D35D5C">
      <w:pPr>
        <w:pStyle w:val="Heading4"/>
      </w:pPr>
      <w:bookmarkStart w:id="165" w:name="_Toc403739974"/>
      <w:r w:rsidRPr="00D35D5C">
        <w:t>Service Design Details</w:t>
      </w:r>
      <w:bookmarkEnd w:id="165"/>
    </w:p>
    <w:p w:rsidR="00621A21" w:rsidRDefault="00621A21" w:rsidP="00621A21">
      <w:pPr>
        <w:pStyle w:val="InstructionalText1"/>
      </w:pPr>
      <w:r>
        <w:t xml:space="preserve">The next sub-section on Interface Technical Specs </w:t>
      </w:r>
      <w:r w:rsidRPr="00621A21">
        <w:rPr>
          <w:b/>
          <w:u w:val="single"/>
        </w:rPr>
        <w:t>could be</w:t>
      </w:r>
      <w:r>
        <w:t xml:space="preserve"> just a copy from the corresponding sub-section in Interface section in the Service Description Document. Here, you could provide more detail necessary for building this service but </w:t>
      </w:r>
      <w:r w:rsidRPr="00621A21">
        <w:rPr>
          <w:b/>
          <w:u w:val="single"/>
        </w:rPr>
        <w:t>the interface spec needs to be consistent between this document and the Service Description Document</w:t>
      </w:r>
      <w:r>
        <w:t>. This section contains all information necessary to fully describe an interface published by this service</w:t>
      </w:r>
      <w:r w:rsidR="00E17E2C">
        <w:t>...</w:t>
      </w:r>
      <w:r>
        <w:t xml:space="preserve"> </w:t>
      </w:r>
    </w:p>
    <w:p w:rsidR="00621A21" w:rsidRDefault="00621A21" w:rsidP="00865C08">
      <w:pPr>
        <w:pStyle w:val="Heading5"/>
      </w:pPr>
      <w:bookmarkStart w:id="166" w:name="_Toc403739975"/>
      <w:r>
        <w:t>Interface Technical Specs</w:t>
      </w:r>
      <w:bookmarkEnd w:id="166"/>
    </w:p>
    <w:p w:rsidR="00621A21" w:rsidRDefault="00621A21" w:rsidP="00865C08">
      <w:pPr>
        <w:pStyle w:val="InstructionalText1"/>
      </w:pPr>
      <w:r>
        <w:t xml:space="preserve">The technical specification allows developers of service consumers to locate and discover the service for run time consumption. </w:t>
      </w:r>
    </w:p>
    <w:p w:rsidR="00621A21" w:rsidRDefault="00621A21" w:rsidP="00865C08">
      <w:pPr>
        <w:pStyle w:val="Heading6"/>
      </w:pPr>
      <w:bookmarkStart w:id="167" w:name="_Toc403739976"/>
      <w:r>
        <w:t>Service Invocation Type</w:t>
      </w:r>
      <w:bookmarkEnd w:id="167"/>
      <w:r>
        <w:t xml:space="preserve"> </w:t>
      </w:r>
    </w:p>
    <w:p w:rsidR="00621A21" w:rsidRDefault="00621A21" w:rsidP="00865C08">
      <w:pPr>
        <w:pStyle w:val="InstructionalText1"/>
      </w:pPr>
      <w:r>
        <w:t xml:space="preserve">Such as: SOAP over HTTP, REST. </w:t>
      </w:r>
    </w:p>
    <w:p w:rsidR="00621A21" w:rsidRDefault="00621A21" w:rsidP="00865C08">
      <w:pPr>
        <w:pStyle w:val="Heading6"/>
      </w:pPr>
      <w:bookmarkStart w:id="168" w:name="_Toc403739977"/>
      <w:r>
        <w:t>Service Interface Type</w:t>
      </w:r>
      <w:bookmarkEnd w:id="168"/>
      <w:r>
        <w:t xml:space="preserve"> </w:t>
      </w:r>
    </w:p>
    <w:p w:rsidR="00621A21" w:rsidRDefault="00621A21" w:rsidP="00865C08">
      <w:pPr>
        <w:pStyle w:val="InstructionalText1"/>
      </w:pPr>
      <w:r>
        <w:t>Such as: WSDL via Web Service 2.0</w:t>
      </w:r>
    </w:p>
    <w:p w:rsidR="00621A21" w:rsidRDefault="00621A21" w:rsidP="00865C08">
      <w:pPr>
        <w:pStyle w:val="Heading6"/>
      </w:pPr>
      <w:bookmarkStart w:id="169" w:name="_Toc403739978"/>
      <w:r>
        <w:t>Service Name</w:t>
      </w:r>
      <w:bookmarkEnd w:id="169"/>
    </w:p>
    <w:p w:rsidR="00621A21" w:rsidRDefault="00621A21" w:rsidP="00865C08">
      <w:pPr>
        <w:pStyle w:val="InstructionalText1"/>
      </w:pPr>
      <w:r>
        <w:t xml:space="preserve">Technical Service Name. Comply with ESS naming standards. </w:t>
      </w:r>
    </w:p>
    <w:p w:rsidR="00621A21" w:rsidRDefault="00621A21" w:rsidP="00865C08">
      <w:pPr>
        <w:pStyle w:val="Heading6"/>
      </w:pPr>
      <w:bookmarkStart w:id="170" w:name="_Toc403739979"/>
      <w:r>
        <w:t>Interface</w:t>
      </w:r>
      <w:bookmarkEnd w:id="170"/>
    </w:p>
    <w:p w:rsidR="00621A21" w:rsidRDefault="00621A21" w:rsidP="00865C08">
      <w:pPr>
        <w:pStyle w:val="InstructionalText1"/>
      </w:pPr>
      <w:r>
        <w:t>Link to WSDL or other interface document.</w:t>
      </w:r>
    </w:p>
    <w:p w:rsidR="00621A21" w:rsidRDefault="00621A21" w:rsidP="00865C08">
      <w:pPr>
        <w:pStyle w:val="Heading6"/>
      </w:pPr>
      <w:bookmarkStart w:id="171" w:name="_Toc403739980"/>
      <w:r>
        <w:t>End Points</w:t>
      </w:r>
      <w:bookmarkEnd w:id="171"/>
    </w:p>
    <w:p w:rsidR="00621A21" w:rsidRDefault="00621A21" w:rsidP="00865C08">
      <w:pPr>
        <w:pStyle w:val="InstructionalText1"/>
      </w:pPr>
      <w:r>
        <w:t xml:space="preserve">Provide if known! Calls that can be made into the service. Can be referenced to the WSDL or can be in a separate table.  </w:t>
      </w:r>
    </w:p>
    <w:p w:rsidR="00621A21" w:rsidRDefault="00621A21" w:rsidP="00865C08">
      <w:pPr>
        <w:pStyle w:val="Heading6"/>
      </w:pPr>
      <w:bookmarkStart w:id="172" w:name="_Toc403739981"/>
      <w:r>
        <w:t>Operations or Methods</w:t>
      </w:r>
      <w:bookmarkEnd w:id="172"/>
    </w:p>
    <w:p w:rsidR="00621A21" w:rsidRDefault="00621A21" w:rsidP="00865C08">
      <w:pPr>
        <w:pStyle w:val="InstructionalText1"/>
      </w:pPr>
      <w:r>
        <w:t xml:space="preserve">In the table below, the technical names of the operations, inputs and outputs are used. Inputs and outputs, if parameters, must have a data type. </w:t>
      </w:r>
    </w:p>
    <w:p w:rsidR="00621A21" w:rsidRDefault="00621A21" w:rsidP="00865C08">
      <w:pPr>
        <w:pStyle w:val="InstructionalText1"/>
      </w:pPr>
      <w:r>
        <w:lastRenderedPageBreak/>
        <w:t xml:space="preserve">Non-primitive data types must be defined in the Service Information Model section. </w:t>
      </w:r>
    </w:p>
    <w:p w:rsidR="00621A21" w:rsidRDefault="00621A21" w:rsidP="00865C08">
      <w:pPr>
        <w:pStyle w:val="InstructionalText1"/>
      </w:pPr>
      <w:r>
        <w:t>This table could be generated automatically from the WSDL content or its equivalent.</w:t>
      </w:r>
    </w:p>
    <w:p w:rsidR="00621A21" w:rsidRDefault="00621A21" w:rsidP="00865C08">
      <w:pPr>
        <w:pStyle w:val="InstructionalText1"/>
      </w:pPr>
      <w:r>
        <w:t xml:space="preserve">Style can take any of these values: Parameters or Document; and One-way or Request-response or Solicit-response or Notification. </w:t>
      </w:r>
    </w:p>
    <w:p w:rsidR="00621A21" w:rsidRDefault="00621A21" w:rsidP="00865C08">
      <w:pPr>
        <w:pStyle w:val="InstructionalText1"/>
      </w:pPr>
      <w:r>
        <w:t>Use a separate column for the operation purpose if you wish.</w:t>
      </w:r>
    </w:p>
    <w:p w:rsidR="005258CC" w:rsidRDefault="00621A21" w:rsidP="005258CC">
      <w:pPr>
        <w:pStyle w:val="InstructionalText1"/>
      </w:pPr>
      <w:r>
        <w:t>You might use abbreviations in the Faults column and explain the abbreviations used below the table. For example, NF = Not Found, MI = Missing Input.</w:t>
      </w:r>
    </w:p>
    <w:p w:rsidR="005258CC" w:rsidRPr="005258CC" w:rsidRDefault="005258CC" w:rsidP="005258CC">
      <w:pPr>
        <w:pStyle w:val="Caption"/>
      </w:pPr>
      <w:r>
        <w:t xml:space="preserve">Table </w:t>
      </w:r>
      <w:r w:rsidR="003542F0">
        <w:fldChar w:fldCharType="begin"/>
      </w:r>
      <w:r w:rsidR="003542F0">
        <w:instrText xml:space="preserve"> SEQ Table \* ARABIC </w:instrText>
      </w:r>
      <w:r w:rsidR="003542F0">
        <w:fldChar w:fldCharType="separate"/>
      </w:r>
      <w:r w:rsidR="009625B6">
        <w:rPr>
          <w:noProof/>
        </w:rPr>
        <w:t>13</w:t>
      </w:r>
      <w:r w:rsidR="003542F0">
        <w:rPr>
          <w:noProof/>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249"/>
        <w:gridCol w:w="1147"/>
        <w:gridCol w:w="1733"/>
        <w:gridCol w:w="1544"/>
        <w:gridCol w:w="1676"/>
      </w:tblGrid>
      <w:tr w:rsidR="009B5C77" w:rsidRPr="009B5C77" w:rsidTr="009B5C77">
        <w:trPr>
          <w:cantSplit/>
        </w:trPr>
        <w:tc>
          <w:tcPr>
            <w:tcW w:w="1163" w:type="pct"/>
            <w:shd w:val="clear" w:color="auto" w:fill="F2F2F2" w:themeFill="background1" w:themeFillShade="F2"/>
          </w:tcPr>
          <w:p w:rsidR="009B5C77" w:rsidRPr="009B5C77" w:rsidRDefault="009B5C77" w:rsidP="009B5C77">
            <w:pPr>
              <w:pStyle w:val="TableHeading"/>
              <w:rPr>
                <w:rFonts w:eastAsia="Times"/>
              </w:rPr>
            </w:pPr>
            <w:bookmarkStart w:id="173" w:name="ColumnTitle_114"/>
            <w:bookmarkEnd w:id="173"/>
            <w:r w:rsidRPr="009B5C77">
              <w:rPr>
                <w:rFonts w:eastAsia="Times"/>
              </w:rPr>
              <w:t>Operation Name</w:t>
            </w:r>
          </w:p>
        </w:tc>
        <w:tc>
          <w:tcPr>
            <w:tcW w:w="652"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Inputs</w:t>
            </w:r>
          </w:p>
        </w:tc>
        <w:tc>
          <w:tcPr>
            <w:tcW w:w="599"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Outputs</w:t>
            </w:r>
          </w:p>
        </w:tc>
        <w:tc>
          <w:tcPr>
            <w:tcW w:w="905"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Transactional Qualities if relevant (Updating?, Atomic?, Can participate in transaction?)</w:t>
            </w:r>
          </w:p>
        </w:tc>
        <w:tc>
          <w:tcPr>
            <w:tcW w:w="806"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Pre and Post Conditions</w:t>
            </w:r>
          </w:p>
        </w:tc>
        <w:tc>
          <w:tcPr>
            <w:tcW w:w="875"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Exception (s)</w:t>
            </w:r>
          </w:p>
        </w:tc>
      </w:tr>
      <w:tr w:rsidR="009B5C77" w:rsidRPr="009B5C77" w:rsidTr="009B5C77">
        <w:trPr>
          <w:cantSplit/>
        </w:trPr>
        <w:tc>
          <w:tcPr>
            <w:tcW w:w="1163" w:type="pct"/>
          </w:tcPr>
          <w:p w:rsidR="009B5C77" w:rsidRPr="009B5C77" w:rsidRDefault="009B5C77" w:rsidP="009B5C77">
            <w:pPr>
              <w:pStyle w:val="TableText"/>
              <w:rPr>
                <w:rFonts w:eastAsia="Times"/>
              </w:rPr>
            </w:pPr>
          </w:p>
        </w:tc>
        <w:tc>
          <w:tcPr>
            <w:tcW w:w="652" w:type="pct"/>
          </w:tcPr>
          <w:p w:rsidR="009B5C77" w:rsidRPr="009B5C77" w:rsidRDefault="009B5C77" w:rsidP="009B5C77">
            <w:pPr>
              <w:pStyle w:val="TableText"/>
              <w:rPr>
                <w:rFonts w:eastAsia="Times"/>
              </w:rPr>
            </w:pPr>
          </w:p>
        </w:tc>
        <w:tc>
          <w:tcPr>
            <w:tcW w:w="599" w:type="pct"/>
          </w:tcPr>
          <w:p w:rsidR="009B5C77" w:rsidRPr="009B5C77" w:rsidRDefault="009B5C77" w:rsidP="009B5C77">
            <w:pPr>
              <w:pStyle w:val="TableText"/>
              <w:rPr>
                <w:rFonts w:eastAsia="Times"/>
              </w:rPr>
            </w:pPr>
          </w:p>
        </w:tc>
        <w:tc>
          <w:tcPr>
            <w:tcW w:w="905" w:type="pct"/>
          </w:tcPr>
          <w:p w:rsidR="009B5C77" w:rsidRPr="009B5C77" w:rsidRDefault="009B5C77" w:rsidP="009B5C77">
            <w:pPr>
              <w:pStyle w:val="TableText"/>
              <w:rPr>
                <w:rFonts w:eastAsia="Times"/>
              </w:rPr>
            </w:pPr>
          </w:p>
        </w:tc>
        <w:tc>
          <w:tcPr>
            <w:tcW w:w="806" w:type="pct"/>
          </w:tcPr>
          <w:p w:rsidR="009B5C77" w:rsidRPr="009B5C77" w:rsidRDefault="009B5C77" w:rsidP="009B5C77">
            <w:pPr>
              <w:pStyle w:val="TableText"/>
              <w:rPr>
                <w:rFonts w:eastAsia="Times"/>
              </w:rPr>
            </w:pPr>
          </w:p>
        </w:tc>
        <w:tc>
          <w:tcPr>
            <w:tcW w:w="875" w:type="pct"/>
          </w:tcPr>
          <w:p w:rsidR="009B5C77" w:rsidRPr="009B5C77" w:rsidRDefault="009B5C77" w:rsidP="009B5C77">
            <w:pPr>
              <w:pStyle w:val="TableText"/>
              <w:rPr>
                <w:rFonts w:eastAsia="Times"/>
              </w:rPr>
            </w:pPr>
          </w:p>
        </w:tc>
      </w:tr>
      <w:tr w:rsidR="009B5C77" w:rsidRPr="009B5C77" w:rsidTr="009B5C77">
        <w:trPr>
          <w:cantSplit/>
        </w:trPr>
        <w:tc>
          <w:tcPr>
            <w:tcW w:w="1163" w:type="pct"/>
          </w:tcPr>
          <w:p w:rsidR="009B5C77" w:rsidRPr="009B5C77" w:rsidRDefault="009B5C77" w:rsidP="009B5C77">
            <w:pPr>
              <w:pStyle w:val="TableText"/>
              <w:rPr>
                <w:rFonts w:eastAsia="Times"/>
              </w:rPr>
            </w:pPr>
          </w:p>
        </w:tc>
        <w:tc>
          <w:tcPr>
            <w:tcW w:w="652" w:type="pct"/>
          </w:tcPr>
          <w:p w:rsidR="009B5C77" w:rsidRPr="009B5C77" w:rsidRDefault="009B5C77" w:rsidP="009B5C77">
            <w:pPr>
              <w:pStyle w:val="TableText"/>
              <w:rPr>
                <w:rFonts w:eastAsia="Times"/>
              </w:rPr>
            </w:pPr>
          </w:p>
        </w:tc>
        <w:tc>
          <w:tcPr>
            <w:tcW w:w="599" w:type="pct"/>
          </w:tcPr>
          <w:p w:rsidR="009B5C77" w:rsidRPr="009B5C77" w:rsidRDefault="009B5C77" w:rsidP="009B5C77">
            <w:pPr>
              <w:pStyle w:val="TableText"/>
              <w:rPr>
                <w:rFonts w:eastAsia="Times"/>
              </w:rPr>
            </w:pPr>
          </w:p>
        </w:tc>
        <w:tc>
          <w:tcPr>
            <w:tcW w:w="905" w:type="pct"/>
          </w:tcPr>
          <w:p w:rsidR="009B5C77" w:rsidRPr="009B5C77" w:rsidRDefault="009B5C77" w:rsidP="009B5C77">
            <w:pPr>
              <w:pStyle w:val="TableText"/>
              <w:rPr>
                <w:rFonts w:eastAsia="Times"/>
              </w:rPr>
            </w:pPr>
          </w:p>
        </w:tc>
        <w:tc>
          <w:tcPr>
            <w:tcW w:w="806" w:type="pct"/>
          </w:tcPr>
          <w:p w:rsidR="009B5C77" w:rsidRPr="009B5C77" w:rsidRDefault="009B5C77" w:rsidP="009B5C77">
            <w:pPr>
              <w:pStyle w:val="TableText"/>
              <w:rPr>
                <w:rFonts w:eastAsia="Times"/>
              </w:rPr>
            </w:pPr>
          </w:p>
        </w:tc>
        <w:tc>
          <w:tcPr>
            <w:tcW w:w="875" w:type="pct"/>
          </w:tcPr>
          <w:p w:rsidR="009B5C77" w:rsidRPr="009B5C77" w:rsidRDefault="009B5C77" w:rsidP="009B5C77">
            <w:pPr>
              <w:pStyle w:val="TableText"/>
              <w:rPr>
                <w:rFonts w:eastAsia="Times"/>
              </w:rPr>
            </w:pPr>
          </w:p>
        </w:tc>
      </w:tr>
    </w:tbl>
    <w:p w:rsidR="009B5C77" w:rsidRDefault="009B5C77" w:rsidP="009B5C77">
      <w:pPr>
        <w:pStyle w:val="InstructionalText1"/>
      </w:pPr>
      <w:r>
        <w:t xml:space="preserve">Provide a link to the Service Information model so that the consumer of your system knows the schema for the input and output parameters. </w:t>
      </w:r>
    </w:p>
    <w:p w:rsidR="009B5C77" w:rsidRDefault="009B5C77" w:rsidP="009B5C77">
      <w:pPr>
        <w:pStyle w:val="Heading6"/>
      </w:pPr>
      <w:bookmarkStart w:id="174" w:name="_Toc403739982"/>
      <w:r>
        <w:t>Message Schemas</w:t>
      </w:r>
      <w:bookmarkEnd w:id="174"/>
    </w:p>
    <w:p w:rsidR="009B5C77" w:rsidRDefault="009B5C77" w:rsidP="009B5C77">
      <w:pPr>
        <w:pStyle w:val="InstructionalText1"/>
      </w:pPr>
      <w:r>
        <w:t>Provide definitions or links to definitions of the message(s) related to the service operations.  These may be dependent on the implementation style and protocol binding of the interface.</w:t>
      </w:r>
    </w:p>
    <w:p w:rsidR="009B5C77" w:rsidRDefault="009B5C77" w:rsidP="0099398E">
      <w:pPr>
        <w:pStyle w:val="Heading5"/>
      </w:pPr>
      <w:bookmarkStart w:id="175" w:name="_Toc403739983"/>
      <w:r>
        <w:t>Information Model</w:t>
      </w:r>
      <w:bookmarkEnd w:id="175"/>
    </w:p>
    <w:p w:rsidR="009B5C77" w:rsidRDefault="009B5C77" w:rsidP="009B5C77">
      <w:pPr>
        <w:pStyle w:val="InstructionalText1"/>
      </w:pPr>
      <w:r>
        <w:t xml:space="preserve">Even though this section looks similar to the corresponding section 3.2 in Service Description, remember that the primary objective here is to facilitate construction and to gain approvals from governing bodies. So you will provide more of a “white box” view of the design here to help your developers code the service. </w:t>
      </w:r>
    </w:p>
    <w:p w:rsidR="009B5C77" w:rsidRDefault="009B5C77" w:rsidP="0099398E">
      <w:pPr>
        <w:pStyle w:val="Heading6"/>
      </w:pPr>
      <w:bookmarkStart w:id="176" w:name="_Toc403739984"/>
      <w:r>
        <w:t>Class Diagram and Description of Entities Involved</w:t>
      </w:r>
      <w:bookmarkEnd w:id="176"/>
    </w:p>
    <w:p w:rsidR="009B5C77" w:rsidRDefault="009B5C77" w:rsidP="009B5C77">
      <w:pPr>
        <w:pStyle w:val="InstructionalText1"/>
      </w:pPr>
      <w:r>
        <w:t>Map out all entities involved in the service: input, output, exceptions, entities manipulated in persistent media/DBs, intermediate entities created in memory etc.</w:t>
      </w:r>
    </w:p>
    <w:p w:rsidR="009B5C77" w:rsidRDefault="009B5C77" w:rsidP="0099398E">
      <w:pPr>
        <w:pStyle w:val="Heading6"/>
      </w:pPr>
      <w:bookmarkStart w:id="177" w:name="_Toc403739985"/>
      <w:r>
        <w:t>Mappings from ELDM to Standards Based Schemas</w:t>
      </w:r>
      <w:bookmarkEnd w:id="177"/>
    </w:p>
    <w:p w:rsidR="009B5C77" w:rsidRDefault="009B5C77" w:rsidP="009B5C77">
      <w:pPr>
        <w:pStyle w:val="InstructionalText1"/>
      </w:pPr>
      <w:r>
        <w:t xml:space="preserve">Provide mappings from your native schema to any standards based schemas your service will use to communicate outside. For instance, if you are using HL7 based messages then you will show how data is converted from your native schema to HL7. </w:t>
      </w:r>
    </w:p>
    <w:p w:rsidR="009B5C77" w:rsidRDefault="009B5C77" w:rsidP="0099398E">
      <w:pPr>
        <w:pStyle w:val="Heading5"/>
      </w:pPr>
      <w:bookmarkStart w:id="178" w:name="_Toc403739986"/>
      <w:r>
        <w:t>Behavior Model (AKA Use Case Realization)</w:t>
      </w:r>
      <w:bookmarkEnd w:id="178"/>
    </w:p>
    <w:p w:rsidR="009B5C77" w:rsidRDefault="009B5C77" w:rsidP="0099398E">
      <w:pPr>
        <w:pStyle w:val="InstructionalText1"/>
      </w:pPr>
      <w:r>
        <w:t>The Behavior Model defines the actions and processes supported by the service.  Actions and methods represented in the use cases and sequence diagrams shown below are further defined by the operation contracts and the message payloads.</w:t>
      </w:r>
    </w:p>
    <w:p w:rsidR="009B5C77" w:rsidRDefault="009B5C77" w:rsidP="0099398E">
      <w:pPr>
        <w:pStyle w:val="Heading6"/>
      </w:pPr>
      <w:bookmarkStart w:id="179" w:name="_Toc403739987"/>
      <w:r>
        <w:lastRenderedPageBreak/>
        <w:t>Use Cases (Use Case Model)</w:t>
      </w:r>
      <w:bookmarkEnd w:id="179"/>
    </w:p>
    <w:p w:rsidR="009B5C77" w:rsidRDefault="009B5C77" w:rsidP="0099398E">
      <w:pPr>
        <w:pStyle w:val="InstructionalText1"/>
      </w:pPr>
      <w:r>
        <w:t xml:space="preserve">How does this service fit into the larger use case model of the consumer? You may need multiple models for multiple consumers. Focus is </w:t>
      </w:r>
      <w:r w:rsidRPr="0099398E">
        <w:rPr>
          <w:b/>
          <w:u w:val="single"/>
        </w:rPr>
        <w:t>not</w:t>
      </w:r>
      <w:r>
        <w:t xml:space="preserve"> on the internal workings of the new service instead of the calls made from external consumers. </w:t>
      </w:r>
      <w:r w:rsidRPr="0099398E">
        <w:rPr>
          <w:u w:val="single"/>
        </w:rPr>
        <w:t>Just a summary or the Use Case Diagram may be sufficient</w:t>
      </w:r>
      <w:r>
        <w:t xml:space="preserve">.  List the alternative and exception flows. Reference the detailed design documents via a URL. </w:t>
      </w:r>
    </w:p>
    <w:p w:rsidR="009B5C77" w:rsidRDefault="009B5C77" w:rsidP="0099398E">
      <w:pPr>
        <w:pStyle w:val="Heading6"/>
      </w:pPr>
      <w:bookmarkStart w:id="180" w:name="_Toc403739988"/>
      <w:r>
        <w:t>Interaction Diagrams</w:t>
      </w:r>
      <w:bookmarkEnd w:id="180"/>
      <w:r>
        <w:t xml:space="preserve"> </w:t>
      </w:r>
    </w:p>
    <w:p w:rsidR="009B5C77" w:rsidRDefault="009B5C77" w:rsidP="0099398E">
      <w:pPr>
        <w:pStyle w:val="InstructionalText1"/>
      </w:pPr>
      <w:r>
        <w:t xml:space="preserve">Cut and paste screen shot from RSA or similar tool or provide link to the model. Provide description to help developers build your service. The interaction diagrams should depict external interactions and internal sequences of calls between internal components. The sequence diagram should cut through all layers to show the main, alternate and exception flows. </w:t>
      </w:r>
    </w:p>
    <w:p w:rsidR="009B5C77" w:rsidRDefault="009B5C77" w:rsidP="0099398E">
      <w:pPr>
        <w:pStyle w:val="Heading4"/>
      </w:pPr>
      <w:bookmarkStart w:id="181" w:name="_Toc403739989"/>
      <w:r>
        <w:t>Gap Analysis</w:t>
      </w:r>
      <w:bookmarkEnd w:id="181"/>
    </w:p>
    <w:p w:rsidR="009B5C77" w:rsidRDefault="009B5C77" w:rsidP="0099398E">
      <w:pPr>
        <w:pStyle w:val="InstructionalText1"/>
      </w:pPr>
      <w:r>
        <w:t>Provide a Gap Analysis (</w:t>
      </w:r>
      <w:r w:rsidR="00E17E2C">
        <w:t>Reference)</w:t>
      </w:r>
      <w:r>
        <w:t xml:space="preserve"> to demonstrate compliance of this service with various standards, policies, guidelines and laws. The Gap Analysis may take the form of a matrix as shown in the sample below. This will help the governance boards expedite your request.</w:t>
      </w:r>
    </w:p>
    <w:p w:rsidR="005258CC" w:rsidRDefault="005258CC" w:rsidP="005258CC">
      <w:pPr>
        <w:pStyle w:val="BodyText"/>
      </w:pPr>
    </w:p>
    <w:p w:rsidR="005258CC" w:rsidRDefault="005258CC" w:rsidP="005258CC">
      <w:pPr>
        <w:pStyle w:val="BodyText"/>
      </w:pPr>
    </w:p>
    <w:p w:rsidR="005258CC" w:rsidRDefault="005258CC" w:rsidP="005258CC">
      <w:pPr>
        <w:pStyle w:val="BodyText"/>
      </w:pPr>
    </w:p>
    <w:p w:rsidR="005258CC" w:rsidRPr="005258CC" w:rsidRDefault="005258CC" w:rsidP="005258CC">
      <w:pPr>
        <w:pStyle w:val="Caption"/>
      </w:pPr>
      <w:r>
        <w:t xml:space="preserve">Table </w:t>
      </w:r>
      <w:r w:rsidR="003542F0">
        <w:fldChar w:fldCharType="begin"/>
      </w:r>
      <w:r w:rsidR="003542F0">
        <w:instrText xml:space="preserve"> SEQ Table \* ARABIC </w:instrText>
      </w:r>
      <w:r w:rsidR="003542F0">
        <w:fldChar w:fldCharType="separate"/>
      </w:r>
      <w:r w:rsidR="009625B6">
        <w:rPr>
          <w:noProof/>
        </w:rPr>
        <w:t>14</w:t>
      </w:r>
      <w:r w:rsidR="003542F0">
        <w:rPr>
          <w:noProof/>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316"/>
        <w:gridCol w:w="1258"/>
        <w:gridCol w:w="1280"/>
        <w:gridCol w:w="3874"/>
      </w:tblGrid>
      <w:tr w:rsidR="002F0CE7" w:rsidRPr="002F0CE7" w:rsidTr="008A3D94">
        <w:trPr>
          <w:cantSplit/>
          <w:tblHeader/>
        </w:trPr>
        <w:tc>
          <w:tcPr>
            <w:tcW w:w="965" w:type="pct"/>
            <w:shd w:val="clear" w:color="auto" w:fill="F2F2F2" w:themeFill="background1" w:themeFillShade="F2"/>
          </w:tcPr>
          <w:p w:rsidR="002F0CE7" w:rsidRPr="002F0CE7" w:rsidRDefault="002F0CE7" w:rsidP="002F0CE7">
            <w:pPr>
              <w:pStyle w:val="TableHeading"/>
            </w:pPr>
            <w:bookmarkStart w:id="182" w:name="ColumnTitle_115"/>
            <w:bookmarkEnd w:id="182"/>
            <w:r w:rsidRPr="002F0CE7">
              <w:t>Design Elements</w:t>
            </w:r>
            <w:r w:rsidRPr="002F0CE7">
              <w:sym w:font="Wingdings" w:char="F0E0"/>
            </w:r>
          </w:p>
          <w:p w:rsidR="002F0CE7" w:rsidRPr="002F0CE7" w:rsidRDefault="002F0CE7" w:rsidP="002F0CE7">
            <w:pPr>
              <w:pStyle w:val="TableHeading"/>
            </w:pPr>
            <w:r w:rsidRPr="002F0CE7">
              <w:t>Policies / SLD elements etc↓</w:t>
            </w:r>
          </w:p>
        </w:tc>
        <w:tc>
          <w:tcPr>
            <w:tcW w:w="687"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A</w:t>
            </w:r>
          </w:p>
        </w:tc>
        <w:tc>
          <w:tcPr>
            <w:tcW w:w="657"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B</w:t>
            </w:r>
          </w:p>
        </w:tc>
        <w:tc>
          <w:tcPr>
            <w:tcW w:w="668"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C</w:t>
            </w:r>
          </w:p>
        </w:tc>
        <w:tc>
          <w:tcPr>
            <w:tcW w:w="2023" w:type="pct"/>
            <w:shd w:val="clear" w:color="auto" w:fill="F2F2F2" w:themeFill="background1" w:themeFillShade="F2"/>
          </w:tcPr>
          <w:p w:rsidR="002F0CE7" w:rsidRPr="002F0CE7" w:rsidRDefault="002F0CE7" w:rsidP="002F0CE7">
            <w:pPr>
              <w:pStyle w:val="TableHeading"/>
            </w:pPr>
            <w:r w:rsidRPr="002F0CE7">
              <w:t>Comment for non-conformance</w:t>
            </w:r>
          </w:p>
        </w:tc>
      </w:tr>
      <w:tr w:rsidR="002F0CE7" w:rsidRPr="002F0CE7" w:rsidTr="008A3D94">
        <w:trPr>
          <w:cantSplit/>
        </w:trPr>
        <w:tc>
          <w:tcPr>
            <w:tcW w:w="965" w:type="pct"/>
          </w:tcPr>
          <w:p w:rsidR="002F0CE7" w:rsidRPr="002F0CE7" w:rsidRDefault="002F0CE7" w:rsidP="002F0CE7">
            <w:pPr>
              <w:pStyle w:val="InstructionalTable"/>
            </w:pPr>
            <w:r w:rsidRPr="002F0CE7">
              <w:t>Policy X</w:t>
            </w:r>
          </w:p>
        </w:tc>
        <w:tc>
          <w:tcPr>
            <w:tcW w:w="687" w:type="pct"/>
          </w:tcPr>
          <w:p w:rsidR="002F0CE7" w:rsidRPr="002F0CE7" w:rsidRDefault="002F0CE7" w:rsidP="002F0CE7">
            <w:pPr>
              <w:pStyle w:val="InstructionalTable"/>
            </w:pPr>
            <w:r w:rsidRPr="002F0CE7">
              <w:t>Match</w:t>
            </w: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TableText"/>
            </w:pPr>
          </w:p>
        </w:tc>
      </w:tr>
      <w:tr w:rsidR="002F0CE7" w:rsidRPr="002F0CE7" w:rsidTr="008A3D94">
        <w:trPr>
          <w:cantSplit/>
        </w:trPr>
        <w:tc>
          <w:tcPr>
            <w:tcW w:w="965" w:type="pct"/>
          </w:tcPr>
          <w:p w:rsidR="002F0CE7" w:rsidRPr="002F0CE7" w:rsidRDefault="002F0CE7" w:rsidP="002F0CE7">
            <w:pPr>
              <w:pStyle w:val="InstructionalTable"/>
            </w:pPr>
            <w:r w:rsidRPr="002F0CE7">
              <w:t>Policy Y</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InstructionalTable"/>
            </w:pPr>
            <w:r w:rsidRPr="002F0CE7">
              <w:t>Partial</w:t>
            </w: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TableText"/>
            </w:pPr>
          </w:p>
        </w:tc>
      </w:tr>
      <w:tr w:rsidR="002F0CE7" w:rsidRPr="002F0CE7" w:rsidTr="008A3D94">
        <w:trPr>
          <w:cantSplit/>
        </w:trPr>
        <w:tc>
          <w:tcPr>
            <w:tcW w:w="965" w:type="pct"/>
          </w:tcPr>
          <w:p w:rsidR="002F0CE7" w:rsidRPr="002F0CE7" w:rsidRDefault="002F0CE7" w:rsidP="002F0CE7">
            <w:pPr>
              <w:pStyle w:val="InstructionalTable"/>
            </w:pPr>
            <w:r w:rsidRPr="002F0CE7">
              <w:t>Policy Z</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InstructionalTable"/>
            </w:pPr>
            <w:r w:rsidRPr="002F0CE7">
              <w:t xml:space="preserve">Commercial encryption server in prod will have to address this policy. </w:t>
            </w:r>
          </w:p>
        </w:tc>
      </w:tr>
      <w:tr w:rsidR="002F0CE7" w:rsidRPr="002F0CE7" w:rsidTr="008A3D94">
        <w:trPr>
          <w:cantSplit/>
        </w:trPr>
        <w:tc>
          <w:tcPr>
            <w:tcW w:w="965" w:type="pct"/>
          </w:tcPr>
          <w:p w:rsidR="002F0CE7" w:rsidRPr="002F0CE7" w:rsidRDefault="002F0CE7" w:rsidP="002F0CE7">
            <w:pPr>
              <w:pStyle w:val="InstructionalTable"/>
            </w:pPr>
            <w:r w:rsidRPr="002F0CE7">
              <w:t>Policy A</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InstructionalTable"/>
            </w:pPr>
            <w:r w:rsidRPr="002F0CE7">
              <w:t xml:space="preserve">Compliance with this policy not required until next year. </w:t>
            </w:r>
          </w:p>
        </w:tc>
      </w:tr>
      <w:tr w:rsidR="002F0CE7" w:rsidRPr="002F0CE7" w:rsidTr="008A3D94">
        <w:trPr>
          <w:cantSplit/>
          <w:trHeight w:val="908"/>
        </w:trPr>
        <w:tc>
          <w:tcPr>
            <w:tcW w:w="965" w:type="pct"/>
          </w:tcPr>
          <w:p w:rsidR="002F0CE7" w:rsidRPr="002F0CE7" w:rsidRDefault="002F0CE7" w:rsidP="002F0CE7">
            <w:pPr>
              <w:pStyle w:val="InstructionalTable"/>
            </w:pPr>
            <w:r w:rsidRPr="002F0CE7">
              <w:t xml:space="preserve">New / Additional Features </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InstructionalTable"/>
            </w:pPr>
            <w:r w:rsidRPr="002F0CE7">
              <w:t>New element minimizes manual intervention</w:t>
            </w:r>
          </w:p>
        </w:tc>
        <w:tc>
          <w:tcPr>
            <w:tcW w:w="2023" w:type="pct"/>
          </w:tcPr>
          <w:p w:rsidR="002F0CE7" w:rsidRPr="002F0CE7" w:rsidRDefault="002F0CE7" w:rsidP="002F0CE7">
            <w:pPr>
              <w:pStyle w:val="TableText"/>
            </w:pPr>
          </w:p>
        </w:tc>
      </w:tr>
    </w:tbl>
    <w:p w:rsidR="008A3D94" w:rsidRDefault="008A3D94" w:rsidP="008A3D94">
      <w:pPr>
        <w:pStyle w:val="Heading5"/>
      </w:pPr>
      <w:bookmarkStart w:id="183" w:name="_Toc403739990"/>
      <w:r>
        <w:t xml:space="preserve">Variances </w:t>
      </w:r>
      <w:r w:rsidR="00E17E2C">
        <w:t>from Enterprise</w:t>
      </w:r>
      <w:r>
        <w:t xml:space="preserve"> Target Architecture</w:t>
      </w:r>
      <w:bookmarkEnd w:id="183"/>
      <w:r>
        <w:t xml:space="preserve"> </w:t>
      </w:r>
    </w:p>
    <w:p w:rsidR="008A3D94" w:rsidRDefault="008A3D94" w:rsidP="008A3D94">
      <w:pPr>
        <w:pStyle w:val="InstructionalText1"/>
      </w:pPr>
      <w:r>
        <w:t xml:space="preserve">This list of “variances” will become a submission to the ESS dispensation process. </w:t>
      </w:r>
    </w:p>
    <w:p w:rsidR="008A3D94" w:rsidRDefault="008A3D94" w:rsidP="008A3D94">
      <w:pPr>
        <w:pStyle w:val="Heading5"/>
      </w:pPr>
      <w:bookmarkStart w:id="184" w:name="_Toc403739991"/>
      <w:r>
        <w:t>Variances from SLDs</w:t>
      </w:r>
      <w:bookmarkEnd w:id="184"/>
    </w:p>
    <w:p w:rsidR="008A3D94" w:rsidRDefault="008A3D94" w:rsidP="008A3D94">
      <w:pPr>
        <w:pStyle w:val="InstructionalText1"/>
      </w:pPr>
      <w:r>
        <w:t xml:space="preserve">This list of “variances” will become a submission to the ESS dispensation process. </w:t>
      </w:r>
    </w:p>
    <w:p w:rsidR="008A3D94" w:rsidRDefault="008A3D94" w:rsidP="008A3D94">
      <w:pPr>
        <w:pStyle w:val="Heading5"/>
      </w:pPr>
      <w:bookmarkStart w:id="185" w:name="_Toc403739992"/>
      <w:r>
        <w:t>Variances from Standards and Policies</w:t>
      </w:r>
      <w:bookmarkEnd w:id="185"/>
    </w:p>
    <w:p w:rsidR="008A3D94" w:rsidRDefault="008A3D94" w:rsidP="008A3D94">
      <w:pPr>
        <w:pStyle w:val="InstructionalText1"/>
      </w:pPr>
      <w:r>
        <w:t xml:space="preserve"> This list of “variances” will become a submission to the ESS dispensation process. </w:t>
      </w:r>
    </w:p>
    <w:p w:rsidR="008A3D94" w:rsidRDefault="008A3D94" w:rsidP="008A3D94">
      <w:pPr>
        <w:pStyle w:val="Heading5"/>
      </w:pPr>
      <w:bookmarkStart w:id="186" w:name="_Toc403739993"/>
      <w:r>
        <w:lastRenderedPageBreak/>
        <w:t>Justification for Exceptions and Mitigation</w:t>
      </w:r>
      <w:bookmarkEnd w:id="186"/>
    </w:p>
    <w:p w:rsidR="008A3D94" w:rsidRPr="008A3D94" w:rsidRDefault="008A3D94" w:rsidP="008A3D94">
      <w:pPr>
        <w:pStyle w:val="BodyText"/>
        <w:rPr>
          <w:rStyle w:val="InstructionalText1Char"/>
        </w:rPr>
      </w:pPr>
      <w:r w:rsidRPr="008A3D94">
        <w:rPr>
          <w:rStyle w:val="InstructionalText1Char"/>
        </w:rPr>
        <w:t>This section will list out any non-functional and functional requirements that are not being met.</w:t>
      </w:r>
      <w:r>
        <w:t xml:space="preserve"> </w:t>
      </w:r>
      <w:r w:rsidRPr="008A3D94">
        <w:rPr>
          <w:rStyle w:val="InstructionalText1Char"/>
        </w:rPr>
        <w:t>The non-conformance may be in violation of elements of SLDs, enterprise architecture (TRM Technology Reference Model), privacy policies or guidelines. For each exception provide:</w:t>
      </w:r>
    </w:p>
    <w:p w:rsidR="008A3D94" w:rsidRDefault="008A3D94" w:rsidP="00170C81">
      <w:pPr>
        <w:pStyle w:val="InstructionalBullet1"/>
        <w:numPr>
          <w:ilvl w:val="0"/>
          <w:numId w:val="15"/>
        </w:numPr>
      </w:pPr>
      <w:r>
        <w:t xml:space="preserve">Reasons for non-conformance (cost, time, technology, </w:t>
      </w:r>
      <w:r w:rsidR="00E17E2C">
        <w:t>etc.</w:t>
      </w:r>
      <w:r>
        <w:t>)</w:t>
      </w:r>
    </w:p>
    <w:p w:rsidR="008A3D94" w:rsidRDefault="008A3D94" w:rsidP="00170C81">
      <w:pPr>
        <w:pStyle w:val="InstructionalBullet1"/>
        <w:numPr>
          <w:ilvl w:val="0"/>
          <w:numId w:val="15"/>
        </w:numPr>
      </w:pPr>
      <w:r>
        <w:t>Mitigating actions taken to reduce the impact of non-conformance</w:t>
      </w:r>
    </w:p>
    <w:p w:rsidR="008A3D94" w:rsidRDefault="008A3D94" w:rsidP="00170C81">
      <w:pPr>
        <w:pStyle w:val="InstructionalBullet1"/>
        <w:numPr>
          <w:ilvl w:val="0"/>
          <w:numId w:val="15"/>
        </w:numPr>
      </w:pPr>
      <w:r>
        <w:t xml:space="preserve">Plan (roadmap) to come back into conformance </w:t>
      </w:r>
    </w:p>
    <w:p w:rsidR="008A3D94" w:rsidRDefault="008A3D94" w:rsidP="008A3D94">
      <w:pPr>
        <w:pStyle w:val="InstructionalText1"/>
      </w:pPr>
      <w:r>
        <w:t xml:space="preserve">This list can grow depending on what the Review bodies may ask for. </w:t>
      </w:r>
    </w:p>
    <w:p w:rsidR="008A3D94" w:rsidRDefault="008A3D94" w:rsidP="008A3D94">
      <w:pPr>
        <w:pStyle w:val="Heading1"/>
      </w:pPr>
      <w:bookmarkStart w:id="187" w:name="_Toc403739994"/>
      <w:r>
        <w:t>External System Interface Design</w:t>
      </w:r>
      <w:bookmarkEnd w:id="187"/>
    </w:p>
    <w:p w:rsidR="008A3D94" w:rsidRDefault="008A3D94" w:rsidP="008A3D94">
      <w:pPr>
        <w:pStyle w:val="InstructionalText1"/>
      </w:pPr>
      <w:r>
        <w:t>This section details interfaces external to system, that are NOT services (ESS/SOA). Typically, these may include, RPCs, Flat Data Files etc.</w:t>
      </w:r>
    </w:p>
    <w:p w:rsidR="008A3D94" w:rsidRDefault="008A3D94" w:rsidP="008A3D94">
      <w:pPr>
        <w:pStyle w:val="InstructionalText1"/>
      </w:pPr>
      <w:r>
        <w:t xml:space="preserve">External systems are systems that are not within the scope of the system under development, regardless of whether the other systems are managed by the vendor or its client. </w:t>
      </w:r>
    </w:p>
    <w:p w:rsidR="008A3D94" w:rsidRDefault="008A3D94" w:rsidP="008A3D94">
      <w:pPr>
        <w:pStyle w:val="InstructionalText1"/>
      </w:pPr>
      <w:r>
        <w:t xml:space="preserve">In this section, describe the interface(s) between the system under development (i.e., the system that is the subject of this SDD) and external systems and/or subsystem(s). </w:t>
      </w:r>
    </w:p>
    <w:p w:rsidR="008A3D94" w:rsidRDefault="008A3D94" w:rsidP="008A3D94">
      <w:pPr>
        <w:pStyle w:val="InstructionalText1"/>
      </w:pPr>
      <w:r>
        <w:t>It is best to illustrate these sections with annotated diagrams to clearly identify the various elements of the interfaces.</w:t>
      </w:r>
    </w:p>
    <w:p w:rsidR="008A3D94" w:rsidRDefault="008A3D94" w:rsidP="008A3D94">
      <w:pPr>
        <w:pStyle w:val="Heading2"/>
      </w:pPr>
      <w:bookmarkStart w:id="188" w:name="_Toc403739995"/>
      <w:r>
        <w:t>Interface Architecture</w:t>
      </w:r>
      <w:bookmarkEnd w:id="188"/>
      <w:r>
        <w:t xml:space="preserve"> </w:t>
      </w:r>
    </w:p>
    <w:p w:rsidR="008A3D94" w:rsidRDefault="008A3D94" w:rsidP="008A3D94">
      <w:pPr>
        <w:pStyle w:val="InstructionalText1"/>
      </w:pPr>
      <w:r>
        <w:t>Describe the interface(s) between the system being designed and other systems. Include the interface architecture(s) being implemented, such as wide area networks, gateways, etc. Provide diagrams showing the communications path(s) between this system and other systems.</w:t>
      </w:r>
    </w:p>
    <w:p w:rsidR="008A3D94" w:rsidRDefault="008A3D94" w:rsidP="008A3D94">
      <w:pPr>
        <w:pStyle w:val="Heading2"/>
      </w:pPr>
      <w:bookmarkStart w:id="189" w:name="_Toc403739996"/>
      <w:r>
        <w:t>Interface Detailed Design</w:t>
      </w:r>
      <w:bookmarkEnd w:id="189"/>
    </w:p>
    <w:p w:rsidR="008A3D94" w:rsidRDefault="008A3D94" w:rsidP="008A3D94">
      <w:pPr>
        <w:pStyle w:val="InstructionalText1"/>
      </w:pPr>
      <w:r>
        <w:t>Provide sufficient detail about the interface requirements for the development team to format, transmit, and/or receive data across the interface.</w:t>
      </w:r>
    </w:p>
    <w:p w:rsidR="008A3D94" w:rsidRDefault="008A3D94" w:rsidP="008A3D94">
      <w:pPr>
        <w:pStyle w:val="InstructionalText1"/>
      </w:pPr>
      <w:r>
        <w:t xml:space="preserve">Include the following information (as appropriate): </w:t>
      </w:r>
    </w:p>
    <w:p w:rsidR="008A3D94" w:rsidRDefault="008A3D94" w:rsidP="008A3D94">
      <w:pPr>
        <w:pStyle w:val="InstructionalBullet1"/>
      </w:pPr>
      <w:r>
        <w:t>Data format requirements; if data must be reformatted before it is transmitted or after incoming data is received. Describe the tools and/or methods for the reformat process.</w:t>
      </w:r>
    </w:p>
    <w:p w:rsidR="008A3D94" w:rsidRDefault="008A3D94" w:rsidP="008A3D94">
      <w:pPr>
        <w:pStyle w:val="InstructionalBullet1"/>
      </w:pPr>
      <w:r>
        <w:t>Specifications for hand-shaking protocols between systems; content and format of hand-shake messages, timing for exchanging these messages, and errors handling.</w:t>
      </w:r>
    </w:p>
    <w:p w:rsidR="008A3D94" w:rsidRDefault="008A3D94" w:rsidP="008A3D94">
      <w:pPr>
        <w:pStyle w:val="InstructionalBullet1"/>
      </w:pPr>
      <w:r>
        <w:t>Format(s) for reports exchanged between the systems.</w:t>
      </w:r>
    </w:p>
    <w:p w:rsidR="008A3D94" w:rsidRDefault="008A3D94" w:rsidP="008A3D94">
      <w:pPr>
        <w:pStyle w:val="InstructionalBullet1"/>
      </w:pPr>
      <w:r>
        <w:t xml:space="preserve">Graphical representation of the connectivity between systems, showing the direction of data flow. </w:t>
      </w:r>
    </w:p>
    <w:p w:rsidR="008A3D94" w:rsidRDefault="008A3D94" w:rsidP="008A3D94">
      <w:pPr>
        <w:pStyle w:val="InstructionalBullet1"/>
      </w:pPr>
      <w:r>
        <w:t>Query and response descriptions.</w:t>
      </w:r>
    </w:p>
    <w:p w:rsidR="008A3D94" w:rsidRDefault="008A3D94" w:rsidP="008A3D94">
      <w:pPr>
        <w:pStyle w:val="InstructionalBullet1"/>
      </w:pPr>
      <w:r>
        <w:t>Describe the individual data elements that the interfacing entity(s) will provide, store, send, access, and receive, such as:</w:t>
      </w:r>
    </w:p>
    <w:p w:rsidR="008A3D94" w:rsidRDefault="008A3D94" w:rsidP="008A3D94">
      <w:pPr>
        <w:pStyle w:val="InstructionalBullet1"/>
      </w:pPr>
      <w:r>
        <w:t>Names/identifiers</w:t>
      </w:r>
    </w:p>
    <w:p w:rsidR="008A3D94" w:rsidRDefault="008A3D94" w:rsidP="008A3D94">
      <w:pPr>
        <w:pStyle w:val="InstructionalBullet1"/>
        <w:numPr>
          <w:ilvl w:val="1"/>
          <w:numId w:val="8"/>
        </w:numPr>
      </w:pPr>
      <w:r>
        <w:t>Data Element Name</w:t>
      </w:r>
    </w:p>
    <w:p w:rsidR="008A3D94" w:rsidRDefault="008A3D94" w:rsidP="008A3D94">
      <w:pPr>
        <w:pStyle w:val="InstructionalBullet1"/>
        <w:numPr>
          <w:ilvl w:val="1"/>
          <w:numId w:val="8"/>
        </w:numPr>
      </w:pPr>
      <w:r>
        <w:lastRenderedPageBreak/>
        <w:t>Data Format/Length</w:t>
      </w:r>
    </w:p>
    <w:p w:rsidR="008A3D94" w:rsidRDefault="008A3D94" w:rsidP="008A3D94">
      <w:pPr>
        <w:pStyle w:val="InstructionalBullet1"/>
        <w:numPr>
          <w:ilvl w:val="1"/>
          <w:numId w:val="8"/>
        </w:numPr>
      </w:pPr>
      <w:r>
        <w:t>Data Type</w:t>
      </w:r>
    </w:p>
    <w:p w:rsidR="008A3D94" w:rsidRDefault="008A3D94" w:rsidP="008A3D94">
      <w:pPr>
        <w:pStyle w:val="InstructionalBullet1"/>
        <w:numPr>
          <w:ilvl w:val="1"/>
          <w:numId w:val="8"/>
        </w:numPr>
      </w:pPr>
      <w:r>
        <w:t>Definition</w:t>
      </w:r>
    </w:p>
    <w:p w:rsidR="008A3D94" w:rsidRDefault="008A3D94" w:rsidP="008A3D94">
      <w:pPr>
        <w:pStyle w:val="InstructionalBullet1"/>
        <w:numPr>
          <w:ilvl w:val="1"/>
          <w:numId w:val="8"/>
        </w:numPr>
      </w:pPr>
      <w:r>
        <w:t>Non-Technical Name</w:t>
      </w:r>
    </w:p>
    <w:p w:rsidR="008A3D94" w:rsidRDefault="008A3D94" w:rsidP="008A3D94">
      <w:pPr>
        <w:pStyle w:val="InstructionalBullet1"/>
        <w:numPr>
          <w:ilvl w:val="1"/>
          <w:numId w:val="8"/>
        </w:numPr>
      </w:pPr>
      <w:r>
        <w:t>Non-Technical Synonyms</w:t>
      </w:r>
    </w:p>
    <w:p w:rsidR="008A3D94" w:rsidRDefault="008A3D94" w:rsidP="008A3D94">
      <w:pPr>
        <w:pStyle w:val="InstructionalBullet1"/>
        <w:numPr>
          <w:ilvl w:val="1"/>
          <w:numId w:val="8"/>
        </w:numPr>
      </w:pPr>
      <w:r>
        <w:t>Specifications</w:t>
      </w:r>
    </w:p>
    <w:p w:rsidR="008A3D94" w:rsidRDefault="008A3D94" w:rsidP="008A3D94">
      <w:pPr>
        <w:pStyle w:val="InstructionalBullet1"/>
        <w:numPr>
          <w:ilvl w:val="1"/>
          <w:numId w:val="8"/>
        </w:numPr>
      </w:pPr>
      <w:r>
        <w:t>Synonyms</w:t>
      </w:r>
    </w:p>
    <w:p w:rsidR="008A3D94" w:rsidRDefault="008A3D94" w:rsidP="008A3D94">
      <w:pPr>
        <w:pStyle w:val="InstructionalBullet1"/>
      </w:pPr>
      <w:r>
        <w:t>Range or enumeration of possible values (e.g., 0-99)</w:t>
      </w:r>
    </w:p>
    <w:p w:rsidR="008A3D94" w:rsidRDefault="008A3D94" w:rsidP="008A3D94">
      <w:pPr>
        <w:pStyle w:val="InstructionalBullet1"/>
      </w:pPr>
      <w:r>
        <w:t>Accuracy and precision (number of significant digits)</w:t>
      </w:r>
    </w:p>
    <w:p w:rsidR="008A3D94" w:rsidRDefault="008A3D94" w:rsidP="008A3D94">
      <w:pPr>
        <w:pStyle w:val="InstructionalBullet1"/>
      </w:pPr>
      <w:r>
        <w:t>Priority, timing, frequency, sequencing, and other constraints</w:t>
      </w:r>
    </w:p>
    <w:p w:rsidR="008A3D94" w:rsidRDefault="008A3D94" w:rsidP="008A3D94">
      <w:pPr>
        <w:pStyle w:val="InstructionalBullet1"/>
      </w:pPr>
      <w:r>
        <w:t>Security and privacy constraints</w:t>
      </w:r>
    </w:p>
    <w:p w:rsidR="008A3D94" w:rsidRDefault="008A3D94" w:rsidP="008A3D94">
      <w:pPr>
        <w:pStyle w:val="InstructionalBullet1"/>
      </w:pPr>
      <w:r>
        <w:t>Sources (setting/sending entities) and recipients (using/receiving entities).</w:t>
      </w:r>
    </w:p>
    <w:p w:rsidR="008A3D94" w:rsidRDefault="008A3D94" w:rsidP="00273139">
      <w:pPr>
        <w:pStyle w:val="InstructionalText1"/>
      </w:pPr>
      <w:r>
        <w:t>Describe the data element assemblies (records, messages, files etc.) that the interfacing entity(s) will provide, store, and send, such as:</w:t>
      </w:r>
    </w:p>
    <w:p w:rsidR="008A3D94" w:rsidRDefault="008A3D94" w:rsidP="004F6FB2">
      <w:pPr>
        <w:pStyle w:val="InstructionalBullet1"/>
      </w:pPr>
      <w:r>
        <w:t>Names/identifiers</w:t>
      </w:r>
    </w:p>
    <w:p w:rsidR="008A3D94" w:rsidRDefault="008A3D94" w:rsidP="004F6FB2">
      <w:pPr>
        <w:pStyle w:val="InstructionalBullet1"/>
        <w:numPr>
          <w:ilvl w:val="1"/>
          <w:numId w:val="8"/>
        </w:numPr>
      </w:pPr>
      <w:r>
        <w:t>Technical Name, e.g., data structure name</w:t>
      </w:r>
    </w:p>
    <w:p w:rsidR="008A3D94" w:rsidRDefault="008A3D94" w:rsidP="004F6FB2">
      <w:pPr>
        <w:pStyle w:val="InstructionalBullet1"/>
        <w:numPr>
          <w:ilvl w:val="1"/>
          <w:numId w:val="8"/>
        </w:numPr>
      </w:pPr>
      <w:r>
        <w:t>Non-technical Names, e.g. synonyms</w:t>
      </w:r>
    </w:p>
    <w:p w:rsidR="008A3D94" w:rsidRDefault="008A3D94" w:rsidP="004F6FB2">
      <w:pPr>
        <w:pStyle w:val="InstructionalBullet1"/>
      </w:pPr>
      <w:r>
        <w:t>Data elements</w:t>
      </w:r>
    </w:p>
    <w:p w:rsidR="008A3D94" w:rsidRDefault="008A3D94" w:rsidP="004F6FB2">
      <w:pPr>
        <w:pStyle w:val="InstructionalBullet1"/>
      </w:pPr>
      <w:r>
        <w:t>Medium/structure of data elements/assemblies</w:t>
      </w:r>
    </w:p>
    <w:p w:rsidR="008A3D94" w:rsidRDefault="008A3D94" w:rsidP="004F6FB2">
      <w:pPr>
        <w:pStyle w:val="InstructionalBullet1"/>
      </w:pPr>
      <w:r>
        <w:t>Visual characteristics (e.g. layouts, fonts, icons etc.)</w:t>
      </w:r>
    </w:p>
    <w:p w:rsidR="008A3D94" w:rsidRDefault="008A3D94" w:rsidP="004F6FB2">
      <w:pPr>
        <w:pStyle w:val="InstructionalBullet1"/>
      </w:pPr>
      <w:r>
        <w:t>Relationships among assemblies</w:t>
      </w:r>
    </w:p>
    <w:p w:rsidR="008A3D94" w:rsidRDefault="008A3D94" w:rsidP="004F6FB2">
      <w:pPr>
        <w:pStyle w:val="InstructionalBullet1"/>
      </w:pPr>
      <w:r>
        <w:t>Security and privacy constraints</w:t>
      </w:r>
    </w:p>
    <w:p w:rsidR="008A3D94" w:rsidRDefault="008A3D94" w:rsidP="004F6FB2">
      <w:pPr>
        <w:pStyle w:val="InstructionalBullet1"/>
      </w:pPr>
      <w:r>
        <w:t>Sources and recipients.</w:t>
      </w:r>
    </w:p>
    <w:p w:rsidR="008A3D94" w:rsidRDefault="008A3D94" w:rsidP="004F6FB2">
      <w:pPr>
        <w:pStyle w:val="InstructionalText1"/>
      </w:pPr>
      <w:r>
        <w:t>Describe the communication methods that the interfacing entity(s) will use for the interface, such as:</w:t>
      </w:r>
    </w:p>
    <w:p w:rsidR="008A3D94" w:rsidRDefault="008A3D94" w:rsidP="004F6FB2">
      <w:pPr>
        <w:pStyle w:val="InstructionalBullet1"/>
      </w:pPr>
      <w:r>
        <w:t>Communication links, bands, frequencies, and media</w:t>
      </w:r>
    </w:p>
    <w:p w:rsidR="008A3D94" w:rsidRDefault="008A3D94" w:rsidP="004F6FB2">
      <w:pPr>
        <w:pStyle w:val="InstructionalBullet1"/>
      </w:pPr>
      <w:r>
        <w:t>Message formatting</w:t>
      </w:r>
    </w:p>
    <w:p w:rsidR="008A3D94" w:rsidRDefault="008A3D94" w:rsidP="004F6FB2">
      <w:pPr>
        <w:pStyle w:val="InstructionalBullet1"/>
      </w:pPr>
      <w:r>
        <w:t>Flow control (e.g. sequence numbering)</w:t>
      </w:r>
    </w:p>
    <w:p w:rsidR="008A3D94" w:rsidRDefault="008A3D94" w:rsidP="004F6FB2">
      <w:pPr>
        <w:pStyle w:val="InstructionalBullet1"/>
      </w:pPr>
      <w:r>
        <w:t>Data transfer rate</w:t>
      </w:r>
    </w:p>
    <w:p w:rsidR="008A3D94" w:rsidRDefault="008A3D94" w:rsidP="004F6FB2">
      <w:pPr>
        <w:pStyle w:val="InstructionalBullet1"/>
      </w:pPr>
      <w:r>
        <w:t>Routing</w:t>
      </w:r>
    </w:p>
    <w:p w:rsidR="008A3D94" w:rsidRDefault="008A3D94" w:rsidP="004F6FB2">
      <w:pPr>
        <w:pStyle w:val="InstructionalBullet1"/>
      </w:pPr>
      <w:r>
        <w:t>Transmission services</w:t>
      </w:r>
    </w:p>
    <w:p w:rsidR="008A3D94" w:rsidRDefault="008A3D94" w:rsidP="004F6FB2">
      <w:pPr>
        <w:pStyle w:val="InstructionalBullet1"/>
      </w:pPr>
      <w:r>
        <w:t>Safety</w:t>
      </w:r>
    </w:p>
    <w:p w:rsidR="008A3D94" w:rsidRDefault="008A3D94" w:rsidP="004F6FB2">
      <w:pPr>
        <w:pStyle w:val="InstructionalBullet1"/>
      </w:pPr>
      <w:r>
        <w:t>Security and privacy considerations.</w:t>
      </w:r>
    </w:p>
    <w:p w:rsidR="008A3D94" w:rsidRDefault="008A3D94" w:rsidP="004F6FB2">
      <w:pPr>
        <w:pStyle w:val="InstructionalText1"/>
      </w:pPr>
      <w:r>
        <w:t>Describe characteristics of the protocols that the interfacing entity(s) will use for the interface, such as:</w:t>
      </w:r>
    </w:p>
    <w:p w:rsidR="008A3D94" w:rsidRDefault="008A3D94" w:rsidP="004F6FB2">
      <w:pPr>
        <w:pStyle w:val="InstructionalBullet1"/>
      </w:pPr>
      <w:r>
        <w:t>Priority/layer of the protocol</w:t>
      </w:r>
    </w:p>
    <w:p w:rsidR="008A3D94" w:rsidRDefault="008A3D94" w:rsidP="004F6FB2">
      <w:pPr>
        <w:pStyle w:val="InstructionalBullet1"/>
      </w:pPr>
      <w:r>
        <w:t>Packeting</w:t>
      </w:r>
    </w:p>
    <w:p w:rsidR="008A3D94" w:rsidRDefault="008A3D94" w:rsidP="004F6FB2">
      <w:pPr>
        <w:pStyle w:val="InstructionalBullet1"/>
      </w:pPr>
      <w:r>
        <w:lastRenderedPageBreak/>
        <w:t xml:space="preserve">Legality checks, error control </w:t>
      </w:r>
    </w:p>
    <w:p w:rsidR="008A3D94" w:rsidRDefault="008A3D94" w:rsidP="004F6FB2">
      <w:pPr>
        <w:pStyle w:val="InstructionalBullet1"/>
      </w:pPr>
      <w:r>
        <w:t>Recovery procedures</w:t>
      </w:r>
    </w:p>
    <w:p w:rsidR="008A3D94" w:rsidRDefault="008A3D94" w:rsidP="004F6FB2">
      <w:pPr>
        <w:pStyle w:val="InstructionalBullet1"/>
      </w:pPr>
      <w:r>
        <w:t>Synchronization</w:t>
      </w:r>
    </w:p>
    <w:p w:rsidR="008A3D94" w:rsidRDefault="008A3D94" w:rsidP="004F6FB2">
      <w:pPr>
        <w:pStyle w:val="InstructionalBullet1"/>
      </w:pPr>
      <w:r>
        <w:t>Status, identification, and other reporting features.</w:t>
      </w:r>
    </w:p>
    <w:p w:rsidR="008A3D94" w:rsidRDefault="008A3D94" w:rsidP="004F6FB2">
      <w:pPr>
        <w:pStyle w:val="InstructionalText1"/>
      </w:pPr>
      <w:r>
        <w:t>Where appropriate describe other characteristics, such as physical compatibility of the interfacing entity(s) (dimensions, tolerances, loads, voltages, plug compatibility, etc.)</w:t>
      </w:r>
    </w:p>
    <w:p w:rsidR="008A3D94" w:rsidRDefault="008A3D94" w:rsidP="004F6FB2">
      <w:pPr>
        <w:pStyle w:val="Heading1"/>
      </w:pPr>
      <w:r>
        <w:t xml:space="preserve"> </w:t>
      </w:r>
      <w:bookmarkStart w:id="190" w:name="_Toc403739997"/>
      <w:r>
        <w:t>Human-Machine Interface</w:t>
      </w:r>
      <w:bookmarkEnd w:id="190"/>
    </w:p>
    <w:p w:rsidR="008A3D94" w:rsidRDefault="008A3D94" w:rsidP="004F6FB2">
      <w:pPr>
        <w:pStyle w:val="InstructionalText1"/>
      </w:pPr>
      <w:r>
        <w:t>Describe the human-machine interface (i.e., GUI) relative to the user. Additional information may be added if the suggested headings are inadequate.</w:t>
      </w:r>
    </w:p>
    <w:p w:rsidR="008A3D94" w:rsidRDefault="008A3D94" w:rsidP="004F6FB2">
      <w:pPr>
        <w:pStyle w:val="Heading2"/>
      </w:pPr>
      <w:bookmarkStart w:id="191" w:name="_Toc403739998"/>
      <w:r>
        <w:t>Interface Design Rules</w:t>
      </w:r>
      <w:bookmarkEnd w:id="191"/>
    </w:p>
    <w:p w:rsidR="008A3D94" w:rsidRDefault="008A3D94" w:rsidP="004F6FB2">
      <w:pPr>
        <w:pStyle w:val="InstructionalText1"/>
      </w:pPr>
      <w:r>
        <w:t>Identify conventions and standards for designing the GUI.</w:t>
      </w:r>
    </w:p>
    <w:p w:rsidR="008A3D94" w:rsidRDefault="008A3D94" w:rsidP="004F6FB2">
      <w:pPr>
        <w:pStyle w:val="Heading2"/>
      </w:pPr>
      <w:bookmarkStart w:id="192" w:name="_Toc403739999"/>
      <w:r>
        <w:t>Inputs</w:t>
      </w:r>
      <w:bookmarkEnd w:id="192"/>
    </w:p>
    <w:p w:rsidR="008A3D94" w:rsidRDefault="008A3D94" w:rsidP="004F6FB2">
      <w:pPr>
        <w:pStyle w:val="InstructionalText1"/>
      </w:pPr>
      <w:r>
        <w:t xml:space="preserve">Identify the input media used by the user (i.e., operator) for providing information to the system, such as data entry screens, optical character readers, bar scanners, etc. </w:t>
      </w:r>
    </w:p>
    <w:p w:rsidR="008A3D94" w:rsidRDefault="008A3D94" w:rsidP="004F6FB2">
      <w:pPr>
        <w:pStyle w:val="InstructionalText1"/>
      </w:pPr>
      <w:r>
        <w:t>Identify the messages associated with operator inputs, including the following:</w:t>
      </w:r>
    </w:p>
    <w:p w:rsidR="008A3D94" w:rsidRDefault="008A3D94" w:rsidP="004F6FB2">
      <w:pPr>
        <w:pStyle w:val="InstructionalBullet1"/>
      </w:pPr>
      <w:r>
        <w:t>Form(s) if the input data is keyed or scanned for data entry</w:t>
      </w:r>
    </w:p>
    <w:p w:rsidR="008A3D94" w:rsidRDefault="008A3D94" w:rsidP="004F6FB2">
      <w:pPr>
        <w:pStyle w:val="InstructionalBullet1"/>
      </w:pPr>
      <w:r>
        <w:t>Access restrictions</w:t>
      </w:r>
    </w:p>
    <w:p w:rsidR="008A3D94" w:rsidRDefault="008A3D94" w:rsidP="004F6FB2">
      <w:pPr>
        <w:pStyle w:val="InstructionalBullet1"/>
      </w:pPr>
      <w:r>
        <w:t>Security considerations.</w:t>
      </w:r>
    </w:p>
    <w:p w:rsidR="008A3D94" w:rsidRDefault="008A3D94" w:rsidP="004F6FB2">
      <w:pPr>
        <w:pStyle w:val="Heading2"/>
      </w:pPr>
      <w:bookmarkStart w:id="193" w:name="_Toc403740000"/>
      <w:r>
        <w:t>Outputs</w:t>
      </w:r>
      <w:bookmarkEnd w:id="193"/>
    </w:p>
    <w:p w:rsidR="008A3D94" w:rsidRDefault="008A3D94" w:rsidP="004F6FB2">
      <w:pPr>
        <w:pStyle w:val="InstructionalText1"/>
      </w:pPr>
      <w:r>
        <w:t>Describe the system output design relative to the user. System outputs include reports, data display screens, query results, etc.</w:t>
      </w:r>
    </w:p>
    <w:p w:rsidR="008A3D94" w:rsidRDefault="008A3D94" w:rsidP="004F6FB2">
      <w:pPr>
        <w:pStyle w:val="InstructionalText1"/>
      </w:pPr>
      <w:r>
        <w:t xml:space="preserve">Identify the following, if appropriate: </w:t>
      </w:r>
    </w:p>
    <w:p w:rsidR="008A3D94" w:rsidRDefault="008A3D94" w:rsidP="004F6FB2">
      <w:pPr>
        <w:pStyle w:val="InstructionalBullet1"/>
      </w:pPr>
      <w:r>
        <w:t>Access restrictions or security considerations</w:t>
      </w:r>
    </w:p>
    <w:p w:rsidR="008A3D94" w:rsidRDefault="008A3D94" w:rsidP="004F6FB2">
      <w:pPr>
        <w:pStyle w:val="InstructionalBullet1"/>
      </w:pPr>
      <w:r>
        <w:t>Description of the purpose of the output</w:t>
      </w:r>
    </w:p>
    <w:p w:rsidR="008A3D94" w:rsidRDefault="008A3D94" w:rsidP="004F6FB2">
      <w:pPr>
        <w:pStyle w:val="InstructionalBullet1"/>
      </w:pPr>
      <w:r>
        <w:t>Report requirements, including frequency of periodic reports</w:t>
      </w:r>
    </w:p>
    <w:p w:rsidR="008A3D94" w:rsidRDefault="008A3D94" w:rsidP="004F6FB2">
      <w:pPr>
        <w:pStyle w:val="InstructionalBullet1"/>
      </w:pPr>
      <w:r>
        <w:t>Screen contents. (Provide a graphic representation of each layout. Define all data elements associated with the layout).</w:t>
      </w:r>
    </w:p>
    <w:p w:rsidR="008A3D94" w:rsidRDefault="008A3D94" w:rsidP="004F6FB2">
      <w:pPr>
        <w:pStyle w:val="Heading2"/>
      </w:pPr>
      <w:bookmarkStart w:id="194" w:name="_Toc403740001"/>
      <w:r>
        <w:t>Navigation Hierarchy</w:t>
      </w:r>
      <w:bookmarkEnd w:id="194"/>
    </w:p>
    <w:p w:rsidR="008A3D94" w:rsidRDefault="008A3D94" w:rsidP="004F6FB2">
      <w:pPr>
        <w:pStyle w:val="InstructionalText1"/>
      </w:pPr>
      <w:r>
        <w:t>Provide a diagram of the navigation hierarchy that shows how a user moves through the GUI.</w:t>
      </w:r>
    </w:p>
    <w:p w:rsidR="008A3D94" w:rsidRDefault="008A3D94" w:rsidP="00556190">
      <w:pPr>
        <w:pStyle w:val="Heading3"/>
      </w:pPr>
      <w:bookmarkStart w:id="195" w:name="_Toc403740002"/>
      <w:r>
        <w:t>Screen [x.1]</w:t>
      </w:r>
      <w:bookmarkEnd w:id="195"/>
    </w:p>
    <w:p w:rsidR="008A3D94" w:rsidRDefault="008A3D94" w:rsidP="00556190">
      <w:pPr>
        <w:pStyle w:val="InstructionalText1"/>
      </w:pPr>
      <w:r>
        <w:t>Provide the layout of all input data screens or GUIs. Provide a graphic representation of each GUI, for example, a low-resolution screenshot. Define all data elements associated with each screen or GUI, or reference the data dictionary. Label each data input screen and/or GUI.</w:t>
      </w:r>
    </w:p>
    <w:p w:rsidR="008A3D94" w:rsidRDefault="008A3D94" w:rsidP="00556190">
      <w:pPr>
        <w:pStyle w:val="Heading3"/>
      </w:pPr>
      <w:bookmarkStart w:id="196" w:name="_Toc403740003"/>
      <w:r>
        <w:lastRenderedPageBreak/>
        <w:t>Screen [x.2]</w:t>
      </w:r>
      <w:bookmarkEnd w:id="196"/>
    </w:p>
    <w:p w:rsidR="008A3D94" w:rsidRDefault="008A3D94" w:rsidP="00556190">
      <w:pPr>
        <w:pStyle w:val="InstructionalText1"/>
      </w:pPr>
      <w:r>
        <w:t xml:space="preserve">Provide a graphic representation of each GUI, for example, a low-resolution screenshot. Define all data elements associated with each screen or GUI, or reference the data dictionary. </w:t>
      </w:r>
    </w:p>
    <w:p w:rsidR="008A3D94" w:rsidRDefault="008A3D94" w:rsidP="00556190">
      <w:pPr>
        <w:pStyle w:val="Heading3"/>
      </w:pPr>
      <w:bookmarkStart w:id="197" w:name="_Toc403740004"/>
      <w:r>
        <w:t>Screen [x.3]</w:t>
      </w:r>
      <w:bookmarkEnd w:id="197"/>
    </w:p>
    <w:p w:rsidR="008A3D94" w:rsidRDefault="008A3D94" w:rsidP="00556190">
      <w:pPr>
        <w:pStyle w:val="InstructionalText1"/>
      </w:pPr>
      <w:r>
        <w:t xml:space="preserve">Provide a graphic representation of each GUI, for example, a low-resolution screenshot. Define all data elements associated with each screen or GUI, or reference the data dictionary. </w:t>
      </w:r>
    </w:p>
    <w:p w:rsidR="008A3D94" w:rsidRDefault="008A3D94" w:rsidP="00556190">
      <w:pPr>
        <w:pStyle w:val="Heading1"/>
      </w:pPr>
      <w:r>
        <w:t xml:space="preserve"> </w:t>
      </w:r>
      <w:bookmarkStart w:id="198" w:name="_Toc403740005"/>
      <w:r>
        <w:t>Security and Privacy</w:t>
      </w:r>
      <w:bookmarkEnd w:id="198"/>
    </w:p>
    <w:p w:rsidR="008A3D94" w:rsidRDefault="008A3D94" w:rsidP="00556190">
      <w:pPr>
        <w:pStyle w:val="Heading2"/>
      </w:pPr>
      <w:bookmarkStart w:id="199" w:name="_Toc403740006"/>
      <w:r>
        <w:t>Security</w:t>
      </w:r>
      <w:bookmarkEnd w:id="199"/>
    </w:p>
    <w:p w:rsidR="008A3D94" w:rsidRDefault="008A3D94" w:rsidP="00556190">
      <w:pPr>
        <w:pStyle w:val="InstructionalText1"/>
      </w:pPr>
      <w:r>
        <w:t>Describe specific security mechanisms at the application level, as guided by NIST 800-53 revision 3 (or most current version). Also, summarize the security mechanisms to be provided by the VA GSSs. Reference the Security Risk Assessment.</w:t>
      </w:r>
    </w:p>
    <w:p w:rsidR="008A3D94" w:rsidRDefault="008A3D94" w:rsidP="00556190">
      <w:pPr>
        <w:pStyle w:val="InstructionalText1"/>
      </w:pPr>
      <w:r>
        <w:t>The following information will be provided to address security controls:</w:t>
      </w:r>
    </w:p>
    <w:p w:rsidR="008A3D94" w:rsidRDefault="008A3D94" w:rsidP="00556190">
      <w:pPr>
        <w:pStyle w:val="InstructionalText1"/>
      </w:pPr>
      <w:r>
        <w:t>A high-level description of the security controls, grouped according to the 18 control families identified in NIST 800-53 revision 3 (or most current version). A description of all 18 control families must be addressed; if a control family is not applicable, then state that control family does not apply and explain why it does not apply.</w:t>
      </w:r>
    </w:p>
    <w:p w:rsidR="008A3D94" w:rsidRDefault="008A3D94" w:rsidP="00556190">
      <w:pPr>
        <w:pStyle w:val="InstructionalText1"/>
      </w:pPr>
      <w:r>
        <w:t>A description of the specific security controls that will be provided by existing VA infrastructure or VA GSSs.</w:t>
      </w:r>
    </w:p>
    <w:p w:rsidR="008A3D94" w:rsidRDefault="008A3D94" w:rsidP="00556190">
      <w:pPr>
        <w:pStyle w:val="InstructionalText1"/>
      </w:pPr>
      <w:r>
        <w:t>Describe the planned use by the application of the infrastructure’s centralized security mechanisms and VA GSSs (in particular, the identification and authentication, access control, and audit mechanisms), and infrastructure mechanisms, (e.g., Directory Services) to store user account information. Sufficient detail should be provided to show the feasibility of the integration and/or inter operation of application security mechanisms with infrastructure security mechanisms.</w:t>
      </w:r>
    </w:p>
    <w:p w:rsidR="008A3D94" w:rsidRDefault="008A3D94" w:rsidP="00556190">
      <w:pPr>
        <w:pStyle w:val="Heading2"/>
      </w:pPr>
      <w:bookmarkStart w:id="200" w:name="_Toc403740007"/>
      <w:r>
        <w:t>Privacy</w:t>
      </w:r>
      <w:bookmarkEnd w:id="200"/>
    </w:p>
    <w:p w:rsidR="009B5C77" w:rsidRDefault="008A3D94" w:rsidP="00CE3AF7">
      <w:pPr>
        <w:pStyle w:val="InstructionalText1"/>
      </w:pPr>
      <w:r>
        <w:t>Identify privacy design considerations. Describe specific privacy mechanisms at the application. Describe how the application’s privacy requirements will be met. Reference the System Security Plan (SSP) and Privacy Impact Assessment (PIA).</w:t>
      </w:r>
      <w:r w:rsidR="00CE3AF7">
        <w:t xml:space="preserve"> </w:t>
      </w:r>
    </w:p>
    <w:p w:rsidR="009B5C77" w:rsidRPr="009B5C77" w:rsidRDefault="009B5C77" w:rsidP="009B5C77">
      <w:pPr>
        <w:pStyle w:val="BodyText"/>
        <w:sectPr w:rsidR="009B5C77" w:rsidRPr="009B5C77" w:rsidSect="0066022A">
          <w:pgSz w:w="12240" w:h="15840" w:code="1"/>
          <w:pgMar w:top="1440" w:right="1440" w:bottom="1440" w:left="1440" w:header="720" w:footer="720" w:gutter="0"/>
          <w:pgNumType w:start="1"/>
          <w:cols w:space="720"/>
          <w:docGrid w:linePitch="360"/>
        </w:sectPr>
      </w:pPr>
    </w:p>
    <w:p w:rsidR="00AD4E85" w:rsidRDefault="004E698E" w:rsidP="004E698E">
      <w:pPr>
        <w:pStyle w:val="Appendix1"/>
        <w:numPr>
          <w:ilvl w:val="0"/>
          <w:numId w:val="0"/>
        </w:numPr>
        <w:ind w:left="720" w:hanging="720"/>
      </w:pPr>
      <w:bookmarkStart w:id="201" w:name="_Toc403740008"/>
      <w:r>
        <w:lastRenderedPageBreak/>
        <w:t>Attachment A – Approval Signatures</w:t>
      </w:r>
      <w:bookmarkEnd w:id="201"/>
    </w:p>
    <w:p w:rsidR="004E698E" w:rsidRDefault="004E698E" w:rsidP="004E698E">
      <w:pPr>
        <w:pStyle w:val="BodyText"/>
      </w:pPr>
      <w:r>
        <w:t>This section is used to document the approval of the System Design Document. The review should be conducted face to face where signatures can be obtained ‘live’ during the review. If unable to conduct a face-to-face meeting then it should be held via LiveMeeting and concurrence captured during the meeting. The Scribe should add /es/name by each position cited. Example provided below.</w:t>
      </w:r>
    </w:p>
    <w:p w:rsidR="00AD4E85" w:rsidRDefault="004E698E" w:rsidP="004E698E">
      <w:pPr>
        <w:pStyle w:val="BodyText"/>
      </w:pPr>
      <w:r>
        <w:t xml:space="preserve">The Chair of the governing Integrated Project Team (IPT), Business Sponsor, IT Program Manager, </w:t>
      </w:r>
      <w:r w:rsidR="00CB2113">
        <w:t xml:space="preserve">and </w:t>
      </w:r>
      <w:r>
        <w:t>Project Manager</w:t>
      </w:r>
      <w:r w:rsidR="00CB2113">
        <w:t xml:space="preserve"> </w:t>
      </w:r>
      <w:r>
        <w:t>are required to sign.</w:t>
      </w: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Integrated Project Team (IPT) Chair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Business Sponsor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IT Program Manager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98595B" w:rsidP="0098595B">
      <w:pPr>
        <w:pStyle w:val="InstructionalText1"/>
      </w:pPr>
      <w:r>
        <w:t>&lt; Project Manager &gt;</w:t>
      </w:r>
    </w:p>
    <w:p w:rsidR="004E698E" w:rsidRDefault="004E698E"/>
    <w:p w:rsidR="004E698E" w:rsidRDefault="004E698E">
      <w:r>
        <w:br w:type="page"/>
      </w:r>
    </w:p>
    <w:p w:rsidR="00912533" w:rsidRDefault="00912533" w:rsidP="00912533">
      <w:pPr>
        <w:pStyle w:val="Appendix1"/>
      </w:pPr>
      <w:bookmarkStart w:id="202" w:name="_Toc403740009"/>
      <w:r w:rsidRPr="00912533">
        <w:lastRenderedPageBreak/>
        <w:t>Additional Information</w:t>
      </w:r>
      <w:bookmarkEnd w:id="202"/>
      <w:r w:rsidRPr="00912533">
        <w:t xml:space="preserve"> </w:t>
      </w:r>
    </w:p>
    <w:p w:rsidR="00912533" w:rsidRDefault="00912533" w:rsidP="00912533">
      <w:pPr>
        <w:pStyle w:val="InstructionalText1"/>
      </w:pPr>
      <w:r w:rsidRPr="00912533">
        <w:t>Attach any addition information that supplements the design specification.</w:t>
      </w:r>
    </w:p>
    <w:p w:rsidR="00912533" w:rsidRDefault="00912533" w:rsidP="00912533">
      <w:pPr>
        <w:pStyle w:val="Appendix11"/>
      </w:pPr>
      <w:bookmarkStart w:id="203" w:name="_Toc403740010"/>
      <w:r>
        <w:t>RTM</w:t>
      </w:r>
      <w:bookmarkEnd w:id="203"/>
    </w:p>
    <w:p w:rsidR="00912533" w:rsidRDefault="00912533" w:rsidP="00912533">
      <w:pPr>
        <w:pStyle w:val="InstructionalText1"/>
      </w:pPr>
      <w:r>
        <w:t>Include an RTM that traces modules and data structures to the software requirements. A reference to the location of the RTM is also acceptable.</w:t>
      </w:r>
    </w:p>
    <w:p w:rsidR="00912533" w:rsidRDefault="00912533" w:rsidP="00912533">
      <w:pPr>
        <w:pStyle w:val="Appendix11"/>
      </w:pPr>
      <w:bookmarkStart w:id="204" w:name="_Toc403740011"/>
      <w:r>
        <w:t>Packaging and Installation</w:t>
      </w:r>
      <w:bookmarkEnd w:id="204"/>
    </w:p>
    <w:p w:rsidR="00912533" w:rsidRDefault="00912533" w:rsidP="00912533">
      <w:pPr>
        <w:pStyle w:val="InstructionalText1"/>
      </w:pPr>
      <w:r>
        <w:t>Outline any special considerations for software packaging and installation.</w:t>
      </w:r>
    </w:p>
    <w:p w:rsidR="00912533" w:rsidRDefault="00912533" w:rsidP="00912533">
      <w:pPr>
        <w:pStyle w:val="Appendix11"/>
      </w:pPr>
      <w:bookmarkStart w:id="205" w:name="_Toc403740012"/>
      <w:r>
        <w:t>Design Metrics</w:t>
      </w:r>
      <w:bookmarkEnd w:id="205"/>
    </w:p>
    <w:p w:rsidR="00912533" w:rsidRDefault="00912533" w:rsidP="00912533">
      <w:pPr>
        <w:pStyle w:val="InstructionalText1"/>
      </w:pPr>
      <w:r>
        <w:t>Describe all metrics to be used during the design activity.</w:t>
      </w:r>
    </w:p>
    <w:p w:rsidR="00912533" w:rsidRDefault="00912533" w:rsidP="00912533">
      <w:pPr>
        <w:pStyle w:val="Appendix11"/>
      </w:pPr>
      <w:bookmarkStart w:id="206" w:name="_Toc403740013"/>
      <w:r>
        <w:t>Acronym List and Glossary</w:t>
      </w:r>
      <w:bookmarkEnd w:id="206"/>
      <w:r>
        <w:t xml:space="preserve"> </w:t>
      </w:r>
    </w:p>
    <w:p w:rsidR="00912533" w:rsidRDefault="00912533" w:rsidP="00912533">
      <w:pPr>
        <w:pStyle w:val="InstructionalText1"/>
      </w:pPr>
      <w:r>
        <w:t>Identify and define all acronyms and terms that establish meaning within the context of the plan.</w:t>
      </w:r>
    </w:p>
    <w:p w:rsidR="00912533" w:rsidRPr="00912533" w:rsidRDefault="005258CC" w:rsidP="005258CC">
      <w:pPr>
        <w:pStyle w:val="Caption"/>
      </w:pPr>
      <w:r>
        <w:t xml:space="preserve">Table </w:t>
      </w:r>
      <w:r w:rsidR="003542F0">
        <w:fldChar w:fldCharType="begin"/>
      </w:r>
      <w:r w:rsidR="003542F0">
        <w:instrText xml:space="preserve"> SEQ Table \* ARABIC </w:instrText>
      </w:r>
      <w:r w:rsidR="003542F0">
        <w:fldChar w:fldCharType="separate"/>
      </w:r>
      <w:r w:rsidR="009625B6">
        <w:rPr>
          <w:noProof/>
        </w:rPr>
        <w:t>15</w:t>
      </w:r>
      <w:r w:rsidR="003542F0">
        <w:rPr>
          <w:noProof/>
        </w:rPr>
        <w:fldChar w:fldCharType="end"/>
      </w:r>
      <w:r w:rsidR="00912533">
        <w:t>: Glossary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6678"/>
      </w:tblGrid>
      <w:tr w:rsidR="00B64E6E" w:rsidRPr="00B64E6E" w:rsidTr="00B64E6E">
        <w:trPr>
          <w:cantSplit/>
          <w:tblHeader/>
        </w:trPr>
        <w:tc>
          <w:tcPr>
            <w:tcW w:w="1513" w:type="pct"/>
            <w:shd w:val="clear" w:color="auto" w:fill="F2F2F2" w:themeFill="background1" w:themeFillShade="F2"/>
          </w:tcPr>
          <w:p w:rsidR="00B64E6E" w:rsidRPr="00B64E6E" w:rsidRDefault="00B64E6E" w:rsidP="00B64E6E">
            <w:pPr>
              <w:pStyle w:val="TableHeading"/>
            </w:pPr>
            <w:bookmarkStart w:id="207" w:name="ColumnTitle_116"/>
            <w:bookmarkEnd w:id="207"/>
            <w:r w:rsidRPr="00B64E6E">
              <w:t>Term</w:t>
            </w:r>
          </w:p>
        </w:tc>
        <w:tc>
          <w:tcPr>
            <w:tcW w:w="3487" w:type="pct"/>
            <w:shd w:val="clear" w:color="auto" w:fill="F2F2F2" w:themeFill="background1" w:themeFillShade="F2"/>
          </w:tcPr>
          <w:p w:rsidR="00B64E6E" w:rsidRPr="00B64E6E" w:rsidRDefault="00B64E6E" w:rsidP="00B64E6E">
            <w:pPr>
              <w:pStyle w:val="TableHeading"/>
            </w:pPr>
            <w:r w:rsidRPr="00B64E6E">
              <w:t>Meaning</w:t>
            </w: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bl>
    <w:p w:rsidR="00B64E6E" w:rsidRDefault="00B64E6E" w:rsidP="00B64E6E">
      <w:pPr>
        <w:pStyle w:val="Appendix11"/>
      </w:pPr>
      <w:bookmarkStart w:id="208" w:name="_Toc403740014"/>
      <w:r>
        <w:t>Required Technical Documents</w:t>
      </w:r>
      <w:bookmarkEnd w:id="208"/>
      <w:r>
        <w:t xml:space="preserve"> </w:t>
      </w:r>
    </w:p>
    <w:p w:rsidR="00B64E6E" w:rsidRDefault="00B64E6E" w:rsidP="00B64E6E">
      <w:pPr>
        <w:pStyle w:val="InstructionalText1"/>
      </w:pPr>
      <w:r>
        <w:t>The following documents must be submitted for review to support proper approval:</w:t>
      </w:r>
    </w:p>
    <w:p w:rsidR="00B64E6E" w:rsidRDefault="00B64E6E" w:rsidP="00B64E6E">
      <w:pPr>
        <w:pStyle w:val="InstructionalBullet1"/>
      </w:pPr>
      <w:r>
        <w:t>Conformance Validation Statement (CVS) - Section 508</w:t>
      </w:r>
    </w:p>
    <w:p w:rsidR="00B64E6E" w:rsidRDefault="00B64E6E" w:rsidP="00B64E6E">
      <w:pPr>
        <w:pStyle w:val="InstructionalBullet1"/>
      </w:pPr>
      <w:r>
        <w:t>For additional information regarding how to obtain proper approval for this project, refer to the following documents:</w:t>
      </w:r>
    </w:p>
    <w:p w:rsidR="00B64E6E" w:rsidRDefault="00B64E6E" w:rsidP="00B64E6E">
      <w:pPr>
        <w:pStyle w:val="InstructionalBullet1"/>
      </w:pPr>
      <w:r>
        <w:t>IT Infrastructure Standards</w:t>
      </w:r>
    </w:p>
    <w:p w:rsidR="00B64E6E" w:rsidRDefault="00B64E6E" w:rsidP="00B64E6E">
      <w:pPr>
        <w:pStyle w:val="InstructionalBullet1"/>
      </w:pPr>
      <w:r>
        <w:t>Systems Engineering and Design Review (SEDR) process</w:t>
      </w:r>
    </w:p>
    <w:p w:rsidR="00B64E6E" w:rsidRDefault="00B64E6E" w:rsidP="00B64E6E">
      <w:pPr>
        <w:pStyle w:val="InstructionalBullet1"/>
      </w:pPr>
      <w:r>
        <w:t>Enterprise Architecture Web page</w:t>
      </w:r>
    </w:p>
    <w:p w:rsidR="00996A52" w:rsidRPr="00996A52" w:rsidRDefault="00B64E6E" w:rsidP="00B64E6E">
      <w:pPr>
        <w:pStyle w:val="InstructionalBullet1"/>
        <w:rPr>
          <w:sz w:val="28"/>
          <w:szCs w:val="32"/>
        </w:rPr>
      </w:pPr>
      <w:r>
        <w:t>One-VA TRM</w:t>
      </w:r>
    </w:p>
    <w:p w:rsidR="00F542EF" w:rsidRDefault="00F542EF" w:rsidP="00F542EF">
      <w:pPr>
        <w:pStyle w:val="Appendix11"/>
      </w:pPr>
      <w:bookmarkStart w:id="209" w:name="_Toc403740015"/>
      <w:r>
        <w:t>Attach Documents</w:t>
      </w:r>
      <w:bookmarkEnd w:id="209"/>
      <w:r>
        <w:t xml:space="preserve"> </w:t>
      </w:r>
    </w:p>
    <w:p w:rsidR="00532E1F" w:rsidRPr="00FA1BF4" w:rsidRDefault="00F542EF" w:rsidP="00B74C97">
      <w:pPr>
        <w:pStyle w:val="InstructionalBullet1"/>
        <w:numPr>
          <w:ilvl w:val="0"/>
          <w:numId w:val="0"/>
        </w:numPr>
      </w:pPr>
      <w:r>
        <w:t>Once the SDD is approved, submit the AERB D</w:t>
      </w:r>
      <w:r w:rsidRPr="00F542EF">
        <w:t>esign</w:t>
      </w:r>
      <w:r>
        <w:t xml:space="preserve"> C</w:t>
      </w:r>
      <w:r w:rsidRPr="00F542EF">
        <w:t>ompliance</w:t>
      </w:r>
      <w:r>
        <w:t xml:space="preserve"> D</w:t>
      </w:r>
      <w:r w:rsidRPr="00F542EF">
        <w:t>ecision</w:t>
      </w:r>
      <w:r>
        <w:t xml:space="preserve"> C</w:t>
      </w:r>
      <w:r w:rsidRPr="00F542EF">
        <w:t xml:space="preserve">ertificate </w:t>
      </w:r>
      <w:r>
        <w:t>as an attachment to the completed and approved SDD.</w:t>
      </w:r>
    </w:p>
    <w:sectPr w:rsidR="00532E1F" w:rsidRPr="00FA1BF4" w:rsidSect="00922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FC5" w:rsidRDefault="00174FC5">
      <w:r>
        <w:separator/>
      </w:r>
    </w:p>
    <w:p w:rsidR="00174FC5" w:rsidRDefault="00174FC5"/>
  </w:endnote>
  <w:endnote w:type="continuationSeparator" w:id="0">
    <w:p w:rsidR="00174FC5" w:rsidRDefault="00174FC5">
      <w:r>
        <w:continuationSeparator/>
      </w:r>
    </w:p>
    <w:p w:rsidR="00174FC5" w:rsidRDefault="00174FC5"/>
  </w:endnote>
  <w:endnote w:type="continuationNotice" w:id="1">
    <w:p w:rsidR="00174FC5" w:rsidRDefault="00174F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2F0" w:rsidRDefault="003542F0" w:rsidP="00E44943">
    <w:pPr>
      <w:pStyle w:val="Footer"/>
    </w:pPr>
    <w:r>
      <w:t>IRDS</w:t>
    </w:r>
  </w:p>
  <w:p w:rsidR="003542F0" w:rsidRDefault="003542F0" w:rsidP="00922D53">
    <w:pPr>
      <w:pStyle w:val="Footer"/>
      <w:jc w:val="center"/>
      <w:rPr>
        <w:rStyle w:val="PageNumber"/>
      </w:rPr>
    </w:pPr>
    <w:r>
      <w:t>S</w:t>
    </w:r>
    <w:r w:rsidRPr="00372F2A">
      <w:t>ystem Design Document</w:t>
    </w:r>
    <w:r>
      <w:tab/>
    </w:r>
    <w:r>
      <w:rPr>
        <w:rStyle w:val="PageNumber"/>
      </w:rPr>
      <w:fldChar w:fldCharType="begin"/>
    </w:r>
    <w:r>
      <w:rPr>
        <w:rStyle w:val="PageNumber"/>
      </w:rPr>
      <w:instrText xml:space="preserve"> PAGE </w:instrText>
    </w:r>
    <w:r>
      <w:rPr>
        <w:rStyle w:val="PageNumber"/>
      </w:rPr>
      <w:fldChar w:fldCharType="separate"/>
    </w:r>
    <w:r w:rsidR="00C36EAE">
      <w:rPr>
        <w:rStyle w:val="PageNumber"/>
        <w:noProof/>
      </w:rPr>
      <w:t>35</w:t>
    </w:r>
    <w:r>
      <w:rPr>
        <w:rStyle w:val="PageNumber"/>
      </w:rPr>
      <w:fldChar w:fldCharType="end"/>
    </w:r>
    <w:r>
      <w:rPr>
        <w:rStyle w:val="PageNumber"/>
      </w:rPr>
      <w:tab/>
      <w:t>November 2014</w:t>
    </w:r>
  </w:p>
  <w:p w:rsidR="003542F0" w:rsidRPr="00FD2649" w:rsidRDefault="003542F0" w:rsidP="00FD2649">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FC5" w:rsidRDefault="00174FC5">
      <w:r>
        <w:separator/>
      </w:r>
    </w:p>
    <w:p w:rsidR="00174FC5" w:rsidRDefault="00174FC5"/>
  </w:footnote>
  <w:footnote w:type="continuationSeparator" w:id="0">
    <w:p w:rsidR="00174FC5" w:rsidRDefault="00174FC5">
      <w:r>
        <w:continuationSeparator/>
      </w:r>
    </w:p>
    <w:p w:rsidR="00174FC5" w:rsidRDefault="00174FC5"/>
  </w:footnote>
  <w:footnote w:type="continuationNotice" w:id="1">
    <w:p w:rsidR="00174FC5" w:rsidRDefault="00174FC5"/>
  </w:footnote>
  <w:footnote w:id="2">
    <w:p w:rsidR="003542F0" w:rsidRDefault="003542F0">
      <w:pPr>
        <w:pStyle w:val="FootnoteText"/>
      </w:pPr>
      <w:r>
        <w:rPr>
          <w:rStyle w:val="FootnoteReference"/>
        </w:rPr>
        <w:footnoteRef/>
      </w:r>
      <w:r>
        <w:t xml:space="preserve"> </w:t>
      </w:r>
      <w:r w:rsidRPr="00762A74">
        <w:t>https://opensourceehr.atlassian.net/secure/Dashboard.jspa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428038F"/>
    <w:multiLevelType w:val="hybridMultilevel"/>
    <w:tmpl w:val="4A5AB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9">
    <w:nsid w:val="22390DC4"/>
    <w:multiLevelType w:val="hybridMultilevel"/>
    <w:tmpl w:val="58042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6FF3434"/>
    <w:multiLevelType w:val="hybridMultilevel"/>
    <w:tmpl w:val="8D765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3">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4">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FA0767"/>
    <w:multiLevelType w:val="hybridMultilevel"/>
    <w:tmpl w:val="470E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8">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2">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CD78D4"/>
    <w:multiLevelType w:val="hybridMultilevel"/>
    <w:tmpl w:val="B9928E34"/>
    <w:lvl w:ilvl="0" w:tplc="9F283670">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8">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77A6530"/>
    <w:multiLevelType w:val="hybridMultilevel"/>
    <w:tmpl w:val="C1B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40">
    <w:nsid w:val="7D7F4585"/>
    <w:multiLevelType w:val="hybridMultilevel"/>
    <w:tmpl w:val="3FB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42">
    <w:nsid w:val="7F9D0A3D"/>
    <w:multiLevelType w:val="hybridMultilevel"/>
    <w:tmpl w:val="13309FF2"/>
    <w:lvl w:ilvl="0" w:tplc="04090001">
      <w:start w:val="1"/>
      <w:numFmt w:val="bullet"/>
      <w:lvlText w:val=""/>
      <w:lvlJc w:val="left"/>
      <w:pPr>
        <w:ind w:left="720" w:hanging="360"/>
      </w:pPr>
      <w:rPr>
        <w:rFonts w:ascii="Symbol" w:hAnsi="Symbol" w:hint="default"/>
      </w:rPr>
    </w:lvl>
    <w:lvl w:ilvl="1" w:tplc="622EE55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4"/>
  </w:num>
  <w:num w:numId="4">
    <w:abstractNumId w:val="35"/>
  </w:num>
  <w:num w:numId="5">
    <w:abstractNumId w:val="41"/>
  </w:num>
  <w:num w:numId="6">
    <w:abstractNumId w:val="23"/>
  </w:num>
  <w:num w:numId="7">
    <w:abstractNumId w:val="13"/>
  </w:num>
  <w:num w:numId="8">
    <w:abstractNumId w:val="8"/>
  </w:num>
  <w:num w:numId="9">
    <w:abstractNumId w:val="17"/>
  </w:num>
  <w:num w:numId="10">
    <w:abstractNumId w:val="21"/>
  </w:num>
  <w:num w:numId="11">
    <w:abstractNumId w:val="15"/>
  </w:num>
  <w:num w:numId="12">
    <w:abstractNumId w:val="27"/>
  </w:num>
  <w:num w:numId="13">
    <w:abstractNumId w:val="3"/>
  </w:num>
  <w:num w:numId="14">
    <w:abstractNumId w:val="19"/>
  </w:num>
  <w:num w:numId="15">
    <w:abstractNumId w:val="12"/>
  </w:num>
  <w:num w:numId="16">
    <w:abstractNumId w:val="0"/>
  </w:num>
  <w:num w:numId="17">
    <w:abstractNumId w:val="14"/>
  </w:num>
  <w:num w:numId="18">
    <w:abstractNumId w:val="1"/>
  </w:num>
  <w:num w:numId="19">
    <w:abstractNumId w:val="11"/>
  </w:num>
  <w:num w:numId="20">
    <w:abstractNumId w:val="29"/>
  </w:num>
  <w:num w:numId="21">
    <w:abstractNumId w:val="9"/>
  </w:num>
  <w:num w:numId="22">
    <w:abstractNumId w:val="18"/>
  </w:num>
  <w:num w:numId="23">
    <w:abstractNumId w:val="38"/>
  </w:num>
  <w:num w:numId="24">
    <w:abstractNumId w:val="16"/>
  </w:num>
  <w:num w:numId="25">
    <w:abstractNumId w:val="25"/>
  </w:num>
  <w:num w:numId="26">
    <w:abstractNumId w:val="6"/>
  </w:num>
  <w:num w:numId="27">
    <w:abstractNumId w:val="24"/>
  </w:num>
  <w:num w:numId="28">
    <w:abstractNumId w:val="20"/>
  </w:num>
  <w:num w:numId="29">
    <w:abstractNumId w:val="39"/>
  </w:num>
  <w:num w:numId="30">
    <w:abstractNumId w:val="31"/>
  </w:num>
  <w:num w:numId="31">
    <w:abstractNumId w:val="7"/>
  </w:num>
  <w:num w:numId="32">
    <w:abstractNumId w:val="36"/>
  </w:num>
  <w:num w:numId="33">
    <w:abstractNumId w:val="10"/>
  </w:num>
  <w:num w:numId="34">
    <w:abstractNumId w:val="22"/>
  </w:num>
  <w:num w:numId="35">
    <w:abstractNumId w:val="32"/>
  </w:num>
  <w:num w:numId="36">
    <w:abstractNumId w:val="37"/>
  </w:num>
  <w:num w:numId="37">
    <w:abstractNumId w:val="40"/>
  </w:num>
  <w:num w:numId="38">
    <w:abstractNumId w:val="2"/>
  </w:num>
  <w:num w:numId="39">
    <w:abstractNumId w:val="30"/>
  </w:num>
  <w:num w:numId="40">
    <w:abstractNumId w:val="28"/>
  </w:num>
  <w:num w:numId="41">
    <w:abstractNumId w:val="5"/>
  </w:num>
  <w:num w:numId="42">
    <w:abstractNumId w:val="26"/>
  </w:num>
  <w:num w:numId="43">
    <w:abstractNumId w:val="4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hideSpellingErrors/>
  <w:hideGrammaticalErrors/>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B64"/>
    <w:rsid w:val="000063A7"/>
    <w:rsid w:val="0000675B"/>
    <w:rsid w:val="00006DB8"/>
    <w:rsid w:val="00007B9F"/>
    <w:rsid w:val="00010140"/>
    <w:rsid w:val="000114B6"/>
    <w:rsid w:val="00011EE6"/>
    <w:rsid w:val="0001226E"/>
    <w:rsid w:val="000171DA"/>
    <w:rsid w:val="000263BB"/>
    <w:rsid w:val="00030C06"/>
    <w:rsid w:val="000335D8"/>
    <w:rsid w:val="00033B64"/>
    <w:rsid w:val="000406F8"/>
    <w:rsid w:val="00040DCD"/>
    <w:rsid w:val="0004636C"/>
    <w:rsid w:val="000512B6"/>
    <w:rsid w:val="00051BC7"/>
    <w:rsid w:val="0005526E"/>
    <w:rsid w:val="00061CEE"/>
    <w:rsid w:val="00064BC6"/>
    <w:rsid w:val="00065853"/>
    <w:rsid w:val="00070AB2"/>
    <w:rsid w:val="00071609"/>
    <w:rsid w:val="00072A6C"/>
    <w:rsid w:val="00072EA7"/>
    <w:rsid w:val="0007778C"/>
    <w:rsid w:val="00081912"/>
    <w:rsid w:val="00086A3C"/>
    <w:rsid w:val="00086D68"/>
    <w:rsid w:val="0009184E"/>
    <w:rsid w:val="00094ABC"/>
    <w:rsid w:val="000A1C25"/>
    <w:rsid w:val="000B23F8"/>
    <w:rsid w:val="000B550D"/>
    <w:rsid w:val="000C00A4"/>
    <w:rsid w:val="000C0394"/>
    <w:rsid w:val="000D2A67"/>
    <w:rsid w:val="000D4019"/>
    <w:rsid w:val="000E1DF1"/>
    <w:rsid w:val="000E20FD"/>
    <w:rsid w:val="000E3F48"/>
    <w:rsid w:val="000F3438"/>
    <w:rsid w:val="00101B1F"/>
    <w:rsid w:val="0010320F"/>
    <w:rsid w:val="00104399"/>
    <w:rsid w:val="001046AA"/>
    <w:rsid w:val="0010664C"/>
    <w:rsid w:val="00107971"/>
    <w:rsid w:val="0011027C"/>
    <w:rsid w:val="00114473"/>
    <w:rsid w:val="0012060D"/>
    <w:rsid w:val="001213AC"/>
    <w:rsid w:val="0012406E"/>
    <w:rsid w:val="001317F4"/>
    <w:rsid w:val="001412E9"/>
    <w:rsid w:val="001419FD"/>
    <w:rsid w:val="00151087"/>
    <w:rsid w:val="00155BFE"/>
    <w:rsid w:val="001574A4"/>
    <w:rsid w:val="00160824"/>
    <w:rsid w:val="00161ED8"/>
    <w:rsid w:val="001624C3"/>
    <w:rsid w:val="001645B5"/>
    <w:rsid w:val="00165AB8"/>
    <w:rsid w:val="00170C81"/>
    <w:rsid w:val="00170E4B"/>
    <w:rsid w:val="00172D7F"/>
    <w:rsid w:val="00173138"/>
    <w:rsid w:val="00174FC5"/>
    <w:rsid w:val="00175C2D"/>
    <w:rsid w:val="00180235"/>
    <w:rsid w:val="00186009"/>
    <w:rsid w:val="00193504"/>
    <w:rsid w:val="001A3C5C"/>
    <w:rsid w:val="001A4835"/>
    <w:rsid w:val="001A49AC"/>
    <w:rsid w:val="001A75D9"/>
    <w:rsid w:val="001C6D26"/>
    <w:rsid w:val="001D3222"/>
    <w:rsid w:val="001D6650"/>
    <w:rsid w:val="001D736D"/>
    <w:rsid w:val="001E2B83"/>
    <w:rsid w:val="001E4B39"/>
    <w:rsid w:val="001E72BA"/>
    <w:rsid w:val="001F0675"/>
    <w:rsid w:val="001F3FB8"/>
    <w:rsid w:val="001F4A24"/>
    <w:rsid w:val="00210591"/>
    <w:rsid w:val="0021065A"/>
    <w:rsid w:val="00217034"/>
    <w:rsid w:val="002201CD"/>
    <w:rsid w:val="00223848"/>
    <w:rsid w:val="00224399"/>
    <w:rsid w:val="00225651"/>
    <w:rsid w:val="002273CA"/>
    <w:rsid w:val="00234111"/>
    <w:rsid w:val="00234F91"/>
    <w:rsid w:val="00252277"/>
    <w:rsid w:val="00252BD5"/>
    <w:rsid w:val="00254BCD"/>
    <w:rsid w:val="00256419"/>
    <w:rsid w:val="00256F04"/>
    <w:rsid w:val="00266D60"/>
    <w:rsid w:val="00273139"/>
    <w:rsid w:val="0028049C"/>
    <w:rsid w:val="00280A53"/>
    <w:rsid w:val="00282EDE"/>
    <w:rsid w:val="00292B10"/>
    <w:rsid w:val="002934EF"/>
    <w:rsid w:val="002A0C8C"/>
    <w:rsid w:val="002A2EE5"/>
    <w:rsid w:val="002A4907"/>
    <w:rsid w:val="002B182E"/>
    <w:rsid w:val="002B5571"/>
    <w:rsid w:val="002C0A44"/>
    <w:rsid w:val="002C17AF"/>
    <w:rsid w:val="002C45EE"/>
    <w:rsid w:val="002C4D27"/>
    <w:rsid w:val="002C6335"/>
    <w:rsid w:val="002D0C49"/>
    <w:rsid w:val="002D1B52"/>
    <w:rsid w:val="002D5204"/>
    <w:rsid w:val="002D7BC4"/>
    <w:rsid w:val="002E1D8C"/>
    <w:rsid w:val="002E3419"/>
    <w:rsid w:val="002E3457"/>
    <w:rsid w:val="002E751D"/>
    <w:rsid w:val="002F0076"/>
    <w:rsid w:val="002F0CE7"/>
    <w:rsid w:val="002F4E85"/>
    <w:rsid w:val="002F5410"/>
    <w:rsid w:val="00303850"/>
    <w:rsid w:val="003110DB"/>
    <w:rsid w:val="00314B90"/>
    <w:rsid w:val="003213C1"/>
    <w:rsid w:val="0032241E"/>
    <w:rsid w:val="003224BE"/>
    <w:rsid w:val="00326966"/>
    <w:rsid w:val="00330BCD"/>
    <w:rsid w:val="00334811"/>
    <w:rsid w:val="003375D1"/>
    <w:rsid w:val="003405F3"/>
    <w:rsid w:val="003417C9"/>
    <w:rsid w:val="00342E0C"/>
    <w:rsid w:val="00343444"/>
    <w:rsid w:val="003457E4"/>
    <w:rsid w:val="00346959"/>
    <w:rsid w:val="00353152"/>
    <w:rsid w:val="003541E8"/>
    <w:rsid w:val="003542F0"/>
    <w:rsid w:val="003565ED"/>
    <w:rsid w:val="00356B8C"/>
    <w:rsid w:val="00372700"/>
    <w:rsid w:val="00372E70"/>
    <w:rsid w:val="00372F2A"/>
    <w:rsid w:val="00376DD4"/>
    <w:rsid w:val="00387344"/>
    <w:rsid w:val="00392B05"/>
    <w:rsid w:val="003963A9"/>
    <w:rsid w:val="003A1672"/>
    <w:rsid w:val="003A5295"/>
    <w:rsid w:val="003C2662"/>
    <w:rsid w:val="003C7B01"/>
    <w:rsid w:val="003D3923"/>
    <w:rsid w:val="003D3DD5"/>
    <w:rsid w:val="003D59EF"/>
    <w:rsid w:val="003D7EA1"/>
    <w:rsid w:val="003E1F9E"/>
    <w:rsid w:val="003E26D0"/>
    <w:rsid w:val="003F30DB"/>
    <w:rsid w:val="003F4789"/>
    <w:rsid w:val="00404FB2"/>
    <w:rsid w:val="00412978"/>
    <w:rsid w:val="004145D9"/>
    <w:rsid w:val="00414897"/>
    <w:rsid w:val="00416F75"/>
    <w:rsid w:val="00423003"/>
    <w:rsid w:val="00423A58"/>
    <w:rsid w:val="00433816"/>
    <w:rsid w:val="00440A78"/>
    <w:rsid w:val="00445BF7"/>
    <w:rsid w:val="00451181"/>
    <w:rsid w:val="00452DB6"/>
    <w:rsid w:val="00462EF3"/>
    <w:rsid w:val="00467F6F"/>
    <w:rsid w:val="00471674"/>
    <w:rsid w:val="0047411F"/>
    <w:rsid w:val="00474BBC"/>
    <w:rsid w:val="0048016C"/>
    <w:rsid w:val="0048455F"/>
    <w:rsid w:val="00490A94"/>
    <w:rsid w:val="004929C8"/>
    <w:rsid w:val="004A28E1"/>
    <w:rsid w:val="004B64EC"/>
    <w:rsid w:val="004C68A2"/>
    <w:rsid w:val="004D1F3B"/>
    <w:rsid w:val="004D3344"/>
    <w:rsid w:val="004D3806"/>
    <w:rsid w:val="004D3CB7"/>
    <w:rsid w:val="004D3FB6"/>
    <w:rsid w:val="004D42BA"/>
    <w:rsid w:val="004D5CD2"/>
    <w:rsid w:val="004E698E"/>
    <w:rsid w:val="004F0590"/>
    <w:rsid w:val="004F0FB3"/>
    <w:rsid w:val="004F1CA9"/>
    <w:rsid w:val="004F3A80"/>
    <w:rsid w:val="004F6FB2"/>
    <w:rsid w:val="00504BC1"/>
    <w:rsid w:val="00507868"/>
    <w:rsid w:val="005100F6"/>
    <w:rsid w:val="00510914"/>
    <w:rsid w:val="00511BCB"/>
    <w:rsid w:val="00515F2A"/>
    <w:rsid w:val="005258CC"/>
    <w:rsid w:val="00527B5C"/>
    <w:rsid w:val="0053083E"/>
    <w:rsid w:val="00530D34"/>
    <w:rsid w:val="00531CD9"/>
    <w:rsid w:val="005327F9"/>
    <w:rsid w:val="00532B92"/>
    <w:rsid w:val="00532E1F"/>
    <w:rsid w:val="0053580E"/>
    <w:rsid w:val="005417BF"/>
    <w:rsid w:val="00542C96"/>
    <w:rsid w:val="00543E06"/>
    <w:rsid w:val="0055148B"/>
    <w:rsid w:val="00554545"/>
    <w:rsid w:val="00554B8F"/>
    <w:rsid w:val="00556190"/>
    <w:rsid w:val="00560721"/>
    <w:rsid w:val="005647C7"/>
    <w:rsid w:val="00564FC1"/>
    <w:rsid w:val="005669F5"/>
    <w:rsid w:val="00566D6A"/>
    <w:rsid w:val="00575CFA"/>
    <w:rsid w:val="00576377"/>
    <w:rsid w:val="00577B5B"/>
    <w:rsid w:val="00584F2F"/>
    <w:rsid w:val="00585881"/>
    <w:rsid w:val="00586A6B"/>
    <w:rsid w:val="00594383"/>
    <w:rsid w:val="005A1C16"/>
    <w:rsid w:val="005A722B"/>
    <w:rsid w:val="005B4D58"/>
    <w:rsid w:val="005B6E23"/>
    <w:rsid w:val="005B6E70"/>
    <w:rsid w:val="005B7CDD"/>
    <w:rsid w:val="005D18C5"/>
    <w:rsid w:val="005D3B22"/>
    <w:rsid w:val="005D5396"/>
    <w:rsid w:val="005D5CB2"/>
    <w:rsid w:val="005E0272"/>
    <w:rsid w:val="005E2AF9"/>
    <w:rsid w:val="005E70C0"/>
    <w:rsid w:val="005E751C"/>
    <w:rsid w:val="005F7851"/>
    <w:rsid w:val="00600235"/>
    <w:rsid w:val="00605201"/>
    <w:rsid w:val="00606743"/>
    <w:rsid w:val="00614A5E"/>
    <w:rsid w:val="00620BFA"/>
    <w:rsid w:val="006215E8"/>
    <w:rsid w:val="00621A21"/>
    <w:rsid w:val="006244C7"/>
    <w:rsid w:val="00635F54"/>
    <w:rsid w:val="00642849"/>
    <w:rsid w:val="0064769E"/>
    <w:rsid w:val="00647B03"/>
    <w:rsid w:val="0065253E"/>
    <w:rsid w:val="0065443F"/>
    <w:rsid w:val="0066022A"/>
    <w:rsid w:val="00663B92"/>
    <w:rsid w:val="006640DF"/>
    <w:rsid w:val="00665BF6"/>
    <w:rsid w:val="006670D2"/>
    <w:rsid w:val="00667E47"/>
    <w:rsid w:val="00677451"/>
    <w:rsid w:val="00680463"/>
    <w:rsid w:val="00680563"/>
    <w:rsid w:val="00684A5D"/>
    <w:rsid w:val="00691431"/>
    <w:rsid w:val="00691A64"/>
    <w:rsid w:val="00693B1E"/>
    <w:rsid w:val="00694966"/>
    <w:rsid w:val="006A0FC5"/>
    <w:rsid w:val="006A13FA"/>
    <w:rsid w:val="006A20A1"/>
    <w:rsid w:val="006A60E5"/>
    <w:rsid w:val="006A7603"/>
    <w:rsid w:val="006B044E"/>
    <w:rsid w:val="006B7D8F"/>
    <w:rsid w:val="006C1C5C"/>
    <w:rsid w:val="006C2631"/>
    <w:rsid w:val="006C74F4"/>
    <w:rsid w:val="006C7ACD"/>
    <w:rsid w:val="006D0E7C"/>
    <w:rsid w:val="006D1BBA"/>
    <w:rsid w:val="006D3F08"/>
    <w:rsid w:val="006D4142"/>
    <w:rsid w:val="006D493E"/>
    <w:rsid w:val="006D68DA"/>
    <w:rsid w:val="006E32E0"/>
    <w:rsid w:val="006E5523"/>
    <w:rsid w:val="006E596C"/>
    <w:rsid w:val="006F05FB"/>
    <w:rsid w:val="006F6D65"/>
    <w:rsid w:val="007032AA"/>
    <w:rsid w:val="00711ED9"/>
    <w:rsid w:val="00714730"/>
    <w:rsid w:val="00715F75"/>
    <w:rsid w:val="0072206D"/>
    <w:rsid w:val="0072288B"/>
    <w:rsid w:val="007238FF"/>
    <w:rsid w:val="0072569B"/>
    <w:rsid w:val="00725C30"/>
    <w:rsid w:val="00725E20"/>
    <w:rsid w:val="0073078F"/>
    <w:rsid w:val="007316E5"/>
    <w:rsid w:val="00736B0D"/>
    <w:rsid w:val="00742D4B"/>
    <w:rsid w:val="00744F0F"/>
    <w:rsid w:val="00750FDE"/>
    <w:rsid w:val="007537E2"/>
    <w:rsid w:val="007553F0"/>
    <w:rsid w:val="00762610"/>
    <w:rsid w:val="00762A74"/>
    <w:rsid w:val="00762B56"/>
    <w:rsid w:val="00763DBB"/>
    <w:rsid w:val="007643A6"/>
    <w:rsid w:val="007654AB"/>
    <w:rsid w:val="00765E89"/>
    <w:rsid w:val="00767528"/>
    <w:rsid w:val="00771134"/>
    <w:rsid w:val="007809A2"/>
    <w:rsid w:val="00781144"/>
    <w:rsid w:val="00781F96"/>
    <w:rsid w:val="007864FA"/>
    <w:rsid w:val="0078769E"/>
    <w:rsid w:val="007926DE"/>
    <w:rsid w:val="007929A5"/>
    <w:rsid w:val="00793809"/>
    <w:rsid w:val="00794AE9"/>
    <w:rsid w:val="007A39CC"/>
    <w:rsid w:val="007A6696"/>
    <w:rsid w:val="007B38E1"/>
    <w:rsid w:val="007B3D18"/>
    <w:rsid w:val="007B5233"/>
    <w:rsid w:val="007B5931"/>
    <w:rsid w:val="007B5D47"/>
    <w:rsid w:val="007B65D7"/>
    <w:rsid w:val="007C2637"/>
    <w:rsid w:val="007C5FA3"/>
    <w:rsid w:val="007E05D4"/>
    <w:rsid w:val="007E33A6"/>
    <w:rsid w:val="007E4370"/>
    <w:rsid w:val="007F767C"/>
    <w:rsid w:val="008017FF"/>
    <w:rsid w:val="00801A1F"/>
    <w:rsid w:val="00801B32"/>
    <w:rsid w:val="00806E2E"/>
    <w:rsid w:val="00814888"/>
    <w:rsid w:val="00821FD9"/>
    <w:rsid w:val="00822C4A"/>
    <w:rsid w:val="008241A1"/>
    <w:rsid w:val="00825350"/>
    <w:rsid w:val="008308C2"/>
    <w:rsid w:val="00844290"/>
    <w:rsid w:val="00845BB9"/>
    <w:rsid w:val="00847214"/>
    <w:rsid w:val="00851812"/>
    <w:rsid w:val="0085415E"/>
    <w:rsid w:val="00855201"/>
    <w:rsid w:val="00856A08"/>
    <w:rsid w:val="00861D88"/>
    <w:rsid w:val="00863B21"/>
    <w:rsid w:val="00865C08"/>
    <w:rsid w:val="00867817"/>
    <w:rsid w:val="00871E3C"/>
    <w:rsid w:val="0088044F"/>
    <w:rsid w:val="00880C3D"/>
    <w:rsid w:val="008831EB"/>
    <w:rsid w:val="008844FF"/>
    <w:rsid w:val="00886638"/>
    <w:rsid w:val="00887D77"/>
    <w:rsid w:val="008A1731"/>
    <w:rsid w:val="008A2FD7"/>
    <w:rsid w:val="008A3D94"/>
    <w:rsid w:val="008A4AE4"/>
    <w:rsid w:val="008A6DFD"/>
    <w:rsid w:val="008A783A"/>
    <w:rsid w:val="008B4DE0"/>
    <w:rsid w:val="008C2304"/>
    <w:rsid w:val="008C4576"/>
    <w:rsid w:val="008D0221"/>
    <w:rsid w:val="008D191D"/>
    <w:rsid w:val="008E3EF4"/>
    <w:rsid w:val="008E425D"/>
    <w:rsid w:val="008E661A"/>
    <w:rsid w:val="008F298E"/>
    <w:rsid w:val="008F43AA"/>
    <w:rsid w:val="009011D4"/>
    <w:rsid w:val="00901D12"/>
    <w:rsid w:val="00906711"/>
    <w:rsid w:val="009071B9"/>
    <w:rsid w:val="009102F6"/>
    <w:rsid w:val="009114DE"/>
    <w:rsid w:val="00912533"/>
    <w:rsid w:val="00915A56"/>
    <w:rsid w:val="00922D53"/>
    <w:rsid w:val="009355D1"/>
    <w:rsid w:val="009360D4"/>
    <w:rsid w:val="00940E78"/>
    <w:rsid w:val="0094264F"/>
    <w:rsid w:val="009453C1"/>
    <w:rsid w:val="00947AE3"/>
    <w:rsid w:val="0095133D"/>
    <w:rsid w:val="009544EF"/>
    <w:rsid w:val="00961FED"/>
    <w:rsid w:val="009625B6"/>
    <w:rsid w:val="00967C1C"/>
    <w:rsid w:val="009763BD"/>
    <w:rsid w:val="0098427F"/>
    <w:rsid w:val="00984DA0"/>
    <w:rsid w:val="0098595B"/>
    <w:rsid w:val="00991613"/>
    <w:rsid w:val="009921F2"/>
    <w:rsid w:val="0099398E"/>
    <w:rsid w:val="00996A52"/>
    <w:rsid w:val="00996E0A"/>
    <w:rsid w:val="009A0140"/>
    <w:rsid w:val="009A09A6"/>
    <w:rsid w:val="009A5447"/>
    <w:rsid w:val="009A5A47"/>
    <w:rsid w:val="009B1957"/>
    <w:rsid w:val="009B3CD1"/>
    <w:rsid w:val="009B5C77"/>
    <w:rsid w:val="009C4C5F"/>
    <w:rsid w:val="009C53F3"/>
    <w:rsid w:val="009C7725"/>
    <w:rsid w:val="009D368C"/>
    <w:rsid w:val="009D4125"/>
    <w:rsid w:val="009E2246"/>
    <w:rsid w:val="009E67B2"/>
    <w:rsid w:val="009F2C66"/>
    <w:rsid w:val="009F39FF"/>
    <w:rsid w:val="009F3BAC"/>
    <w:rsid w:val="009F5E75"/>
    <w:rsid w:val="009F77D2"/>
    <w:rsid w:val="00A00D84"/>
    <w:rsid w:val="00A02BC2"/>
    <w:rsid w:val="00A02CA1"/>
    <w:rsid w:val="00A04018"/>
    <w:rsid w:val="00A0550C"/>
    <w:rsid w:val="00A05CA6"/>
    <w:rsid w:val="00A065B7"/>
    <w:rsid w:val="00A10621"/>
    <w:rsid w:val="00A136DC"/>
    <w:rsid w:val="00A149C0"/>
    <w:rsid w:val="00A15198"/>
    <w:rsid w:val="00A24CF9"/>
    <w:rsid w:val="00A25D92"/>
    <w:rsid w:val="00A316C2"/>
    <w:rsid w:val="00A42E89"/>
    <w:rsid w:val="00A43AA1"/>
    <w:rsid w:val="00A50539"/>
    <w:rsid w:val="00A50647"/>
    <w:rsid w:val="00A525E4"/>
    <w:rsid w:val="00A545DA"/>
    <w:rsid w:val="00A67957"/>
    <w:rsid w:val="00A70CC9"/>
    <w:rsid w:val="00A753C8"/>
    <w:rsid w:val="00A83D56"/>
    <w:rsid w:val="00A83EB5"/>
    <w:rsid w:val="00A87F24"/>
    <w:rsid w:val="00A96BD7"/>
    <w:rsid w:val="00AA00FD"/>
    <w:rsid w:val="00AA0F64"/>
    <w:rsid w:val="00AA12F0"/>
    <w:rsid w:val="00AA337E"/>
    <w:rsid w:val="00AA5FEA"/>
    <w:rsid w:val="00AA6982"/>
    <w:rsid w:val="00AA6D2C"/>
    <w:rsid w:val="00AA7363"/>
    <w:rsid w:val="00AB173C"/>
    <w:rsid w:val="00AB177C"/>
    <w:rsid w:val="00AB2C7C"/>
    <w:rsid w:val="00AB638A"/>
    <w:rsid w:val="00AC4896"/>
    <w:rsid w:val="00AD02D2"/>
    <w:rsid w:val="00AD074D"/>
    <w:rsid w:val="00AD2556"/>
    <w:rsid w:val="00AD4E85"/>
    <w:rsid w:val="00AD50AE"/>
    <w:rsid w:val="00AE0630"/>
    <w:rsid w:val="00AE54D8"/>
    <w:rsid w:val="00AF1715"/>
    <w:rsid w:val="00AF2628"/>
    <w:rsid w:val="00B04771"/>
    <w:rsid w:val="00B04F1B"/>
    <w:rsid w:val="00B13A70"/>
    <w:rsid w:val="00B140A4"/>
    <w:rsid w:val="00B14AE6"/>
    <w:rsid w:val="00B161A5"/>
    <w:rsid w:val="00B175FD"/>
    <w:rsid w:val="00B254C3"/>
    <w:rsid w:val="00B27153"/>
    <w:rsid w:val="00B32540"/>
    <w:rsid w:val="00B41DDA"/>
    <w:rsid w:val="00B424BE"/>
    <w:rsid w:val="00B43397"/>
    <w:rsid w:val="00B456C3"/>
    <w:rsid w:val="00B470C6"/>
    <w:rsid w:val="00B64E6E"/>
    <w:rsid w:val="00B6560F"/>
    <w:rsid w:val="00B65B11"/>
    <w:rsid w:val="00B667B2"/>
    <w:rsid w:val="00B6706C"/>
    <w:rsid w:val="00B675B8"/>
    <w:rsid w:val="00B725E5"/>
    <w:rsid w:val="00B74C97"/>
    <w:rsid w:val="00B777DA"/>
    <w:rsid w:val="00B811B1"/>
    <w:rsid w:val="00B823F0"/>
    <w:rsid w:val="00B83F9C"/>
    <w:rsid w:val="00B84AAD"/>
    <w:rsid w:val="00B859DB"/>
    <w:rsid w:val="00B8745A"/>
    <w:rsid w:val="00B92868"/>
    <w:rsid w:val="00B959D1"/>
    <w:rsid w:val="00BA5E7C"/>
    <w:rsid w:val="00BB1606"/>
    <w:rsid w:val="00BB3E83"/>
    <w:rsid w:val="00BB3FA9"/>
    <w:rsid w:val="00BB52EE"/>
    <w:rsid w:val="00BB6489"/>
    <w:rsid w:val="00BC2D41"/>
    <w:rsid w:val="00BC468A"/>
    <w:rsid w:val="00BD007C"/>
    <w:rsid w:val="00BD09F9"/>
    <w:rsid w:val="00BE3053"/>
    <w:rsid w:val="00BE57ED"/>
    <w:rsid w:val="00BE7AD9"/>
    <w:rsid w:val="00BF0498"/>
    <w:rsid w:val="00BF1EB7"/>
    <w:rsid w:val="00BF2C5A"/>
    <w:rsid w:val="00C033C1"/>
    <w:rsid w:val="00C03950"/>
    <w:rsid w:val="00C13654"/>
    <w:rsid w:val="00C14CAB"/>
    <w:rsid w:val="00C159AF"/>
    <w:rsid w:val="00C206A5"/>
    <w:rsid w:val="00C27696"/>
    <w:rsid w:val="00C31444"/>
    <w:rsid w:val="00C3598F"/>
    <w:rsid w:val="00C361FF"/>
    <w:rsid w:val="00C36612"/>
    <w:rsid w:val="00C36EAE"/>
    <w:rsid w:val="00C36ED5"/>
    <w:rsid w:val="00C3721E"/>
    <w:rsid w:val="00C37EB4"/>
    <w:rsid w:val="00C4058A"/>
    <w:rsid w:val="00C44C32"/>
    <w:rsid w:val="00C44E3B"/>
    <w:rsid w:val="00C45EAB"/>
    <w:rsid w:val="00C46355"/>
    <w:rsid w:val="00C54796"/>
    <w:rsid w:val="00C662C2"/>
    <w:rsid w:val="00C703B2"/>
    <w:rsid w:val="00C70D93"/>
    <w:rsid w:val="00C75F4C"/>
    <w:rsid w:val="00C81083"/>
    <w:rsid w:val="00C817A3"/>
    <w:rsid w:val="00C84F82"/>
    <w:rsid w:val="00C93BF9"/>
    <w:rsid w:val="00C946FE"/>
    <w:rsid w:val="00C96FD1"/>
    <w:rsid w:val="00CA1477"/>
    <w:rsid w:val="00CA2390"/>
    <w:rsid w:val="00CA5DF5"/>
    <w:rsid w:val="00CB2113"/>
    <w:rsid w:val="00CB2A72"/>
    <w:rsid w:val="00CB39B2"/>
    <w:rsid w:val="00CB3B2A"/>
    <w:rsid w:val="00CB7742"/>
    <w:rsid w:val="00CC439B"/>
    <w:rsid w:val="00CD0BC6"/>
    <w:rsid w:val="00CD1039"/>
    <w:rsid w:val="00CD32B1"/>
    <w:rsid w:val="00CD4F2E"/>
    <w:rsid w:val="00CD5105"/>
    <w:rsid w:val="00CD56A8"/>
    <w:rsid w:val="00CE3AF7"/>
    <w:rsid w:val="00CE61F4"/>
    <w:rsid w:val="00CF08BF"/>
    <w:rsid w:val="00CF5A24"/>
    <w:rsid w:val="00D008F5"/>
    <w:rsid w:val="00D020F2"/>
    <w:rsid w:val="00D10B95"/>
    <w:rsid w:val="00D1566A"/>
    <w:rsid w:val="00D3172E"/>
    <w:rsid w:val="00D35D5C"/>
    <w:rsid w:val="00D3642C"/>
    <w:rsid w:val="00D3663F"/>
    <w:rsid w:val="00D37418"/>
    <w:rsid w:val="00D41E05"/>
    <w:rsid w:val="00D41F3F"/>
    <w:rsid w:val="00D42536"/>
    <w:rsid w:val="00D4529D"/>
    <w:rsid w:val="00D528F6"/>
    <w:rsid w:val="00D60C86"/>
    <w:rsid w:val="00D63AF8"/>
    <w:rsid w:val="00D672E7"/>
    <w:rsid w:val="00D67E5D"/>
    <w:rsid w:val="00D713C8"/>
    <w:rsid w:val="00D715B5"/>
    <w:rsid w:val="00D71B75"/>
    <w:rsid w:val="00D72649"/>
    <w:rsid w:val="00D83562"/>
    <w:rsid w:val="00D87E85"/>
    <w:rsid w:val="00D93822"/>
    <w:rsid w:val="00D957C8"/>
    <w:rsid w:val="00D960A1"/>
    <w:rsid w:val="00DA1921"/>
    <w:rsid w:val="00DA5621"/>
    <w:rsid w:val="00DA7E40"/>
    <w:rsid w:val="00DB4A3F"/>
    <w:rsid w:val="00DC13CA"/>
    <w:rsid w:val="00DC2FED"/>
    <w:rsid w:val="00DC3FD5"/>
    <w:rsid w:val="00DC49E2"/>
    <w:rsid w:val="00DC5861"/>
    <w:rsid w:val="00DD0974"/>
    <w:rsid w:val="00DD565E"/>
    <w:rsid w:val="00DD6972"/>
    <w:rsid w:val="00DD7F63"/>
    <w:rsid w:val="00DE069E"/>
    <w:rsid w:val="00DE37FC"/>
    <w:rsid w:val="00DE6A0E"/>
    <w:rsid w:val="00DF3012"/>
    <w:rsid w:val="00DF5E3F"/>
    <w:rsid w:val="00DF6735"/>
    <w:rsid w:val="00DF75C6"/>
    <w:rsid w:val="00E00CF8"/>
    <w:rsid w:val="00E02B61"/>
    <w:rsid w:val="00E03070"/>
    <w:rsid w:val="00E14A15"/>
    <w:rsid w:val="00E14BCB"/>
    <w:rsid w:val="00E14E85"/>
    <w:rsid w:val="00E17E2C"/>
    <w:rsid w:val="00E207B8"/>
    <w:rsid w:val="00E2245D"/>
    <w:rsid w:val="00E235C7"/>
    <w:rsid w:val="00E2381D"/>
    <w:rsid w:val="00E24621"/>
    <w:rsid w:val="00E2463A"/>
    <w:rsid w:val="00E24F6B"/>
    <w:rsid w:val="00E319D1"/>
    <w:rsid w:val="00E31E41"/>
    <w:rsid w:val="00E3221B"/>
    <w:rsid w:val="00E3386A"/>
    <w:rsid w:val="00E40896"/>
    <w:rsid w:val="00E43B1F"/>
    <w:rsid w:val="00E44943"/>
    <w:rsid w:val="00E45ED3"/>
    <w:rsid w:val="00E47BA2"/>
    <w:rsid w:val="00E47D1B"/>
    <w:rsid w:val="00E5368E"/>
    <w:rsid w:val="00E54302"/>
    <w:rsid w:val="00E54E10"/>
    <w:rsid w:val="00E56DDA"/>
    <w:rsid w:val="00E57CF1"/>
    <w:rsid w:val="00E648C4"/>
    <w:rsid w:val="00E66538"/>
    <w:rsid w:val="00E70D34"/>
    <w:rsid w:val="00E76231"/>
    <w:rsid w:val="00E76A75"/>
    <w:rsid w:val="00E773E8"/>
    <w:rsid w:val="00E80783"/>
    <w:rsid w:val="00E83C71"/>
    <w:rsid w:val="00E86A84"/>
    <w:rsid w:val="00E9007C"/>
    <w:rsid w:val="00E907F2"/>
    <w:rsid w:val="00E964B2"/>
    <w:rsid w:val="00E96944"/>
    <w:rsid w:val="00E96B4B"/>
    <w:rsid w:val="00EA1C70"/>
    <w:rsid w:val="00EA4B53"/>
    <w:rsid w:val="00EA5E62"/>
    <w:rsid w:val="00EA6E32"/>
    <w:rsid w:val="00EB45EC"/>
    <w:rsid w:val="00EB4A1D"/>
    <w:rsid w:val="00EB771E"/>
    <w:rsid w:val="00EB7F5F"/>
    <w:rsid w:val="00EC0593"/>
    <w:rsid w:val="00EC51AF"/>
    <w:rsid w:val="00ED105E"/>
    <w:rsid w:val="00ED4154"/>
    <w:rsid w:val="00ED4712"/>
    <w:rsid w:val="00ED699D"/>
    <w:rsid w:val="00EE4C2A"/>
    <w:rsid w:val="00EF0C86"/>
    <w:rsid w:val="00EF1208"/>
    <w:rsid w:val="00F10F47"/>
    <w:rsid w:val="00F130B9"/>
    <w:rsid w:val="00F13F72"/>
    <w:rsid w:val="00F15AFC"/>
    <w:rsid w:val="00F214A8"/>
    <w:rsid w:val="00F21810"/>
    <w:rsid w:val="00F225AF"/>
    <w:rsid w:val="00F243F5"/>
    <w:rsid w:val="00F244F8"/>
    <w:rsid w:val="00F33DEC"/>
    <w:rsid w:val="00F361F8"/>
    <w:rsid w:val="00F4062E"/>
    <w:rsid w:val="00F4182E"/>
    <w:rsid w:val="00F41862"/>
    <w:rsid w:val="00F43C37"/>
    <w:rsid w:val="00F5014A"/>
    <w:rsid w:val="00F5046A"/>
    <w:rsid w:val="00F524D9"/>
    <w:rsid w:val="00F527C1"/>
    <w:rsid w:val="00F542EF"/>
    <w:rsid w:val="00F545B0"/>
    <w:rsid w:val="00F54831"/>
    <w:rsid w:val="00F57F42"/>
    <w:rsid w:val="00F601FD"/>
    <w:rsid w:val="00F606DA"/>
    <w:rsid w:val="00F61B78"/>
    <w:rsid w:val="00F627D1"/>
    <w:rsid w:val="00F6698D"/>
    <w:rsid w:val="00F710C9"/>
    <w:rsid w:val="00F71C5D"/>
    <w:rsid w:val="00F7216E"/>
    <w:rsid w:val="00F741A0"/>
    <w:rsid w:val="00F866E3"/>
    <w:rsid w:val="00F879AC"/>
    <w:rsid w:val="00F91A26"/>
    <w:rsid w:val="00F94C8A"/>
    <w:rsid w:val="00F9794C"/>
    <w:rsid w:val="00FA0CA8"/>
    <w:rsid w:val="00FA1BF4"/>
    <w:rsid w:val="00FA25B6"/>
    <w:rsid w:val="00FA2B82"/>
    <w:rsid w:val="00FA5B5C"/>
    <w:rsid w:val="00FA5EDC"/>
    <w:rsid w:val="00FB1CEC"/>
    <w:rsid w:val="00FB52B0"/>
    <w:rsid w:val="00FC4E79"/>
    <w:rsid w:val="00FC5FA3"/>
    <w:rsid w:val="00FC68D8"/>
    <w:rsid w:val="00FD255B"/>
    <w:rsid w:val="00FD2649"/>
    <w:rsid w:val="00FD51DB"/>
    <w:rsid w:val="00FE0067"/>
    <w:rsid w:val="00FE0A33"/>
    <w:rsid w:val="00FE0DCA"/>
    <w:rsid w:val="00FE1601"/>
    <w:rsid w:val="00FE37C8"/>
    <w:rsid w:val="00FE3863"/>
    <w:rsid w:val="00FE614D"/>
    <w:rsid w:val="00FF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DE6A0E"/>
    <w:pPr>
      <w:keepNext/>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6"/>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rPr>
      <w:sz w:val="24"/>
    </w:r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8"/>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link w:val="ListParagraphChar"/>
    <w:uiPriority w:val="34"/>
    <w:qFormat/>
    <w:rsid w:val="002C17AF"/>
    <w:pPr>
      <w:ind w:left="720"/>
      <w:contextualSpacing/>
    </w:pPr>
  </w:style>
  <w:style w:type="paragraph" w:customStyle="1" w:styleId="PSPFigureCaption">
    <w:name w:val="PSP_Figure_Caption"/>
    <w:basedOn w:val="PSPBodytext"/>
    <w:next w:val="PSPBodytext"/>
    <w:qFormat/>
    <w:rsid w:val="00FC68D8"/>
    <w:pPr>
      <w:numPr>
        <w:numId w:val="29"/>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FC68D8"/>
    <w:pPr>
      <w:spacing w:before="20" w:after="20"/>
      <w:jc w:val="center"/>
    </w:pPr>
    <w:rPr>
      <w:sz w:val="18"/>
    </w:rPr>
  </w:style>
  <w:style w:type="character" w:customStyle="1" w:styleId="ListParagraphChar">
    <w:name w:val="List Paragraph Char"/>
    <w:basedOn w:val="DefaultParagraphFont"/>
    <w:link w:val="ListParagraph"/>
    <w:uiPriority w:val="34"/>
    <w:locked/>
    <w:rsid w:val="001E2B83"/>
    <w:rPr>
      <w:sz w:val="22"/>
      <w:szCs w:val="24"/>
    </w:rPr>
  </w:style>
  <w:style w:type="paragraph" w:customStyle="1" w:styleId="PSPBullet1">
    <w:name w:val="PSP_Bullet1"/>
    <w:basedOn w:val="PSPBodytext"/>
    <w:qFormat/>
    <w:rsid w:val="00691A64"/>
    <w:pPr>
      <w:numPr>
        <w:numId w:val="31"/>
      </w:numPr>
    </w:pPr>
  </w:style>
  <w:style w:type="paragraph" w:customStyle="1" w:styleId="PSPBullet3">
    <w:name w:val="PSP_Bullet3"/>
    <w:basedOn w:val="PSPBodytext"/>
    <w:qFormat/>
    <w:rsid w:val="00B04F1B"/>
    <w:pPr>
      <w:numPr>
        <w:numId w:val="32"/>
      </w:numPr>
      <w:tabs>
        <w:tab w:val="clear" w:pos="562"/>
      </w:tabs>
      <w:ind w:left="691" w:hanging="173"/>
    </w:pPr>
  </w:style>
  <w:style w:type="paragraph" w:customStyle="1" w:styleId="PSPTableCaption">
    <w:name w:val="PSP_Table_Caption"/>
    <w:basedOn w:val="PSPBodytext"/>
    <w:next w:val="PSPBodytext"/>
    <w:rsid w:val="00B04F1B"/>
    <w:pPr>
      <w:numPr>
        <w:numId w:val="33"/>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B04F1B"/>
    <w:pPr>
      <w:numPr>
        <w:numId w:val="34"/>
      </w:numPr>
      <w:tabs>
        <w:tab w:val="clear" w:pos="360"/>
      </w:tabs>
      <w:spacing w:before="20" w:after="20"/>
      <w:ind w:left="173" w:hanging="173"/>
    </w:pPr>
    <w:rPr>
      <w:sz w:val="18"/>
    </w:rPr>
  </w:style>
  <w:style w:type="paragraph" w:customStyle="1" w:styleId="PSPTableheader">
    <w:name w:val="PSP_Tableheader"/>
    <w:basedOn w:val="Normal"/>
    <w:rsid w:val="00B04F1B"/>
    <w:pPr>
      <w:spacing w:before="20" w:after="20"/>
    </w:pPr>
    <w:rPr>
      <w:color w:val="FFFFFF"/>
      <w:sz w:val="18"/>
    </w:rPr>
  </w:style>
  <w:style w:type="paragraph" w:customStyle="1" w:styleId="PSPTablenote">
    <w:name w:val="PSP_Tablenote"/>
    <w:basedOn w:val="Normal"/>
    <w:qFormat/>
    <w:rsid w:val="00B04F1B"/>
    <w:pPr>
      <w:spacing w:before="20" w:after="20"/>
    </w:pPr>
    <w:rPr>
      <w:i/>
      <w:sz w:val="18"/>
    </w:rPr>
  </w:style>
  <w:style w:type="paragraph" w:customStyle="1" w:styleId="PSPPPandResTableNumberLevel3">
    <w:name w:val="PSP_PP and Res_TableNumberLevel_3"/>
    <w:basedOn w:val="Normal"/>
    <w:rsid w:val="00B04F1B"/>
    <w:pPr>
      <w:numPr>
        <w:numId w:val="35"/>
      </w:numPr>
      <w:ind w:left="792" w:hanging="216"/>
    </w:pPr>
    <w:rPr>
      <w:sz w:val="24"/>
    </w:rPr>
  </w:style>
  <w:style w:type="paragraph" w:styleId="FootnoteText">
    <w:name w:val="footnote text"/>
    <w:basedOn w:val="Normal"/>
    <w:link w:val="FootnoteTextChar"/>
    <w:rsid w:val="00173138"/>
    <w:rPr>
      <w:sz w:val="20"/>
      <w:szCs w:val="20"/>
    </w:rPr>
  </w:style>
  <w:style w:type="character" w:customStyle="1" w:styleId="FootnoteTextChar">
    <w:name w:val="Footnote Text Char"/>
    <w:basedOn w:val="DefaultParagraphFont"/>
    <w:link w:val="FootnoteText"/>
    <w:rsid w:val="00173138"/>
  </w:style>
  <w:style w:type="character" w:styleId="FootnoteReference">
    <w:name w:val="footnote reference"/>
    <w:basedOn w:val="DefaultParagraphFont"/>
    <w:rsid w:val="00173138"/>
    <w:rPr>
      <w:vertAlign w:val="superscript"/>
    </w:rPr>
  </w:style>
  <w:style w:type="paragraph" w:styleId="Revision">
    <w:name w:val="Revision"/>
    <w:hidden/>
    <w:uiPriority w:val="99"/>
    <w:semiHidden/>
    <w:rsid w:val="00173138"/>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DE6A0E"/>
    <w:pPr>
      <w:keepNext/>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6"/>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rPr>
      <w:sz w:val="24"/>
    </w:r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8"/>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link w:val="ListParagraphChar"/>
    <w:uiPriority w:val="34"/>
    <w:qFormat/>
    <w:rsid w:val="002C17AF"/>
    <w:pPr>
      <w:ind w:left="720"/>
      <w:contextualSpacing/>
    </w:pPr>
  </w:style>
  <w:style w:type="paragraph" w:customStyle="1" w:styleId="PSPFigureCaption">
    <w:name w:val="PSP_Figure_Caption"/>
    <w:basedOn w:val="PSPBodytext"/>
    <w:next w:val="PSPBodytext"/>
    <w:qFormat/>
    <w:rsid w:val="00FC68D8"/>
    <w:pPr>
      <w:numPr>
        <w:numId w:val="29"/>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FC68D8"/>
    <w:pPr>
      <w:spacing w:before="20" w:after="20"/>
      <w:jc w:val="center"/>
    </w:pPr>
    <w:rPr>
      <w:sz w:val="18"/>
    </w:rPr>
  </w:style>
  <w:style w:type="character" w:customStyle="1" w:styleId="ListParagraphChar">
    <w:name w:val="List Paragraph Char"/>
    <w:basedOn w:val="DefaultParagraphFont"/>
    <w:link w:val="ListParagraph"/>
    <w:uiPriority w:val="34"/>
    <w:locked/>
    <w:rsid w:val="001E2B83"/>
    <w:rPr>
      <w:sz w:val="22"/>
      <w:szCs w:val="24"/>
    </w:rPr>
  </w:style>
  <w:style w:type="paragraph" w:customStyle="1" w:styleId="PSPBullet1">
    <w:name w:val="PSP_Bullet1"/>
    <w:basedOn w:val="PSPBodytext"/>
    <w:qFormat/>
    <w:rsid w:val="00691A64"/>
    <w:pPr>
      <w:numPr>
        <w:numId w:val="31"/>
      </w:numPr>
    </w:pPr>
  </w:style>
  <w:style w:type="paragraph" w:customStyle="1" w:styleId="PSPBullet3">
    <w:name w:val="PSP_Bullet3"/>
    <w:basedOn w:val="PSPBodytext"/>
    <w:qFormat/>
    <w:rsid w:val="00B04F1B"/>
    <w:pPr>
      <w:numPr>
        <w:numId w:val="32"/>
      </w:numPr>
      <w:tabs>
        <w:tab w:val="clear" w:pos="562"/>
      </w:tabs>
      <w:ind w:left="691" w:hanging="173"/>
    </w:pPr>
  </w:style>
  <w:style w:type="paragraph" w:customStyle="1" w:styleId="PSPTableCaption">
    <w:name w:val="PSP_Table_Caption"/>
    <w:basedOn w:val="PSPBodytext"/>
    <w:next w:val="PSPBodytext"/>
    <w:rsid w:val="00B04F1B"/>
    <w:pPr>
      <w:numPr>
        <w:numId w:val="33"/>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B04F1B"/>
    <w:pPr>
      <w:numPr>
        <w:numId w:val="34"/>
      </w:numPr>
      <w:tabs>
        <w:tab w:val="clear" w:pos="360"/>
      </w:tabs>
      <w:spacing w:before="20" w:after="20"/>
      <w:ind w:left="173" w:hanging="173"/>
    </w:pPr>
    <w:rPr>
      <w:sz w:val="18"/>
    </w:rPr>
  </w:style>
  <w:style w:type="paragraph" w:customStyle="1" w:styleId="PSPTableheader">
    <w:name w:val="PSP_Tableheader"/>
    <w:basedOn w:val="Normal"/>
    <w:rsid w:val="00B04F1B"/>
    <w:pPr>
      <w:spacing w:before="20" w:after="20"/>
    </w:pPr>
    <w:rPr>
      <w:color w:val="FFFFFF"/>
      <w:sz w:val="18"/>
    </w:rPr>
  </w:style>
  <w:style w:type="paragraph" w:customStyle="1" w:styleId="PSPTablenote">
    <w:name w:val="PSP_Tablenote"/>
    <w:basedOn w:val="Normal"/>
    <w:qFormat/>
    <w:rsid w:val="00B04F1B"/>
    <w:pPr>
      <w:spacing w:before="20" w:after="20"/>
    </w:pPr>
    <w:rPr>
      <w:i/>
      <w:sz w:val="18"/>
    </w:rPr>
  </w:style>
  <w:style w:type="paragraph" w:customStyle="1" w:styleId="PSPPPandResTableNumberLevel3">
    <w:name w:val="PSP_PP and Res_TableNumberLevel_3"/>
    <w:basedOn w:val="Normal"/>
    <w:rsid w:val="00B04F1B"/>
    <w:pPr>
      <w:numPr>
        <w:numId w:val="35"/>
      </w:numPr>
      <w:ind w:left="792" w:hanging="216"/>
    </w:pPr>
    <w:rPr>
      <w:sz w:val="24"/>
    </w:rPr>
  </w:style>
  <w:style w:type="paragraph" w:styleId="FootnoteText">
    <w:name w:val="footnote text"/>
    <w:basedOn w:val="Normal"/>
    <w:link w:val="FootnoteTextChar"/>
    <w:rsid w:val="00173138"/>
    <w:rPr>
      <w:sz w:val="20"/>
      <w:szCs w:val="20"/>
    </w:rPr>
  </w:style>
  <w:style w:type="character" w:customStyle="1" w:styleId="FootnoteTextChar">
    <w:name w:val="Footnote Text Char"/>
    <w:basedOn w:val="DefaultParagraphFont"/>
    <w:link w:val="FootnoteText"/>
    <w:rsid w:val="00173138"/>
  </w:style>
  <w:style w:type="character" w:styleId="FootnoteReference">
    <w:name w:val="footnote reference"/>
    <w:basedOn w:val="DefaultParagraphFont"/>
    <w:rsid w:val="00173138"/>
    <w:rPr>
      <w:vertAlign w:val="superscript"/>
    </w:rPr>
  </w:style>
  <w:style w:type="paragraph" w:styleId="Revision">
    <w:name w:val="Revision"/>
    <w:hidden/>
    <w:uiPriority w:val="99"/>
    <w:semiHidden/>
    <w:rsid w:val="0017313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oleObject" Target="embeddings/oleObject1.bin"/><Relationship Id="rId26" Type="http://schemas.openxmlformats.org/officeDocument/2006/relationships/image" Target="media/image10.emf"/><Relationship Id="rId39" Type="http://schemas.openxmlformats.org/officeDocument/2006/relationships/image" Target="media/image18.emf"/><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oleObject" Target="embeddings/oleObject8.bin"/><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oleObject" Target="embeddings/oleObject5.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emf"/><Relationship Id="rId40" Type="http://schemas.openxmlformats.org/officeDocument/2006/relationships/oleObject" Target="embeddings/oleObject9.bin"/><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oleObject" Target="embeddings/oleObject7.bin"/><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oleObject" Target="embeddings/oleObject6.bin"/><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2.emf"/><Relationship Id="rId35"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657KNE7CTRDA-583-12528</_dlc_DocId>
    <_dlc_DocIdUrl xmlns="cdd665a5-4d39-4c80-990a-8a3abca4f55f">
      <Url>http://vaww.oed.portal.va.gov/administration/Process/_layouts/DocIdRedir.aspx?ID=657KNE7CTRDA-583-12528</Url>
      <Description>657KNE7CTRDA-583-12528</Description>
    </_dlc_DocIdUrl>
    <Status xmlns="f40d595f-de00-4216-b119-e08735cd13d6">Active</Status>
    <Verified_x0020_508_x0020_Compliant xmlns="f40d595f-de00-4216-b119-e08735cd13d6">Yes</Verified_x0020_508_x0020_Compliant>
    <TemplateUrl xmlns="http://schemas.microsoft.com/sharepoint/v3" xsi:nil="true"/>
    <Scope xmlns="756D4429-A615-4673-943E-0AA71354E640">2</Scope>
    <Required_x0020_by_x0020_VHA_x0020_Release_x0020_Management xmlns="f40d595f-de00-4216-b119-e08735cd13d6">true</Required_x0020_by_x0020_VHA_x0020_Release_x0020_Management>
    <External_x0020_Link xmlns="f40d595f-de00-4216-b119-e08735cd13d6">false</External_x0020_Link>
    <Category0 xmlns="756D4429-A615-4673-943E-0AA71354E640">5</Category0>
    <Process_x0020_ID xmlns="f40d595f-de00-4216-b119-e08735cd13d6">
      <Value>9</Value>
      <Value>8</Value>
      <Value>10</Value>
      <Value>11</Value>
      <Value>16</Value>
      <Value>64</Value>
      <Value>17</Value>
      <Value>160</Value>
      <Value>3</Value>
      <Value>2</Value>
      <Value>38</Value>
      <Value>163</Value>
      <Value>27</Value>
      <Value>39</Value>
      <Value>12</Value>
      <Value>24</Value>
    </Process_x0020_ID>
    <Required_x0020_by_x0020_Operational_x0020_Readiness xmlns="f40d595f-de00-4216-b119-e08735cd13d6">true</Required_x0020_by_x0020_Operational_x0020_Readiness>
    <Contributors xmlns="f40d595f-de00-4216-b119-e08735cd13d6">
      <UserInfo>
        <DisplayName>DVA\vacomachac</DisplayName>
        <AccountId>90</AccountId>
        <AccountType/>
      </UserInfo>
    </Contributors>
    <Public_x0020_Storage_x0020_Location xmlns="f40d595f-de00-4216-b119-e08735cd13d6">1</Public_x0020_Storage_x0020_Location>
    <Required_x0020_by_x0020_PMAS xmlns="f40d595f-de00-4216-b119-e08735cd13d6">true</Required_x0020_by_x0020_PMAS>
    <Description0 xmlns="f40d595f-de00-4216-b119-e08735cd13d6">Provides the system business and operational description and defines routine operations, implementation planning, exception handling, operations and maintenance system support, disaster planning, and contingency planning.</Description0>
    <_SourceUrl xmlns="http://schemas.microsoft.com/sharepoint/v3" xsi:nil="true"/>
    <Replaced_x0020_By xmlns="f40d595f-de00-4216-b119-e08735cd13d6">
      <Url xsi:nil="true"/>
      <Description xsi:nil="true"/>
    </Replaced_x0020_By>
    <Required_x0020_for_x0020_National_x0020_Release xmlns="f40d595f-de00-4216-b119-e08735cd13d6">true</Required_x0020_for_x0020_National_x0020_Release>
    <Archive_x0020_Discussion xmlns="f40d595f-de00-4216-b119-e08735cd13d6" xsi:nil="true"/>
    <Required_x0020_by_x0020_Independent_x0020_Testing xmlns="f40d595f-de00-4216-b119-e08735cd13d6">false</Required_x0020_by_x0020_Independent_x0020_Testing>
    <Required_x0020_by_x0020_Enterprise_x0020_Operations xmlns="f40d595f-de00-4216-b119-e08735cd13d6">false</Required_x0020_by_x0020_Enterprise_x0020_Operations>
    <External_x0020_URL xmlns="f40d595f-de00-4216-b119-e08735cd13d6" xsi:nil="true"/>
    <PMAS_x0020_Milestone_x0020_Required xmlns="f40d595f-de00-4216-b119-e08735cd13d6">MS 1</PMAS_x0020_Milestone_x0020_Required>
    <xd_ProgID xmlns="http://schemas.microsoft.com/sharepoint/v3" xsi:nil="true"/>
    <Artifact_x0020_Owner xmlns="f40d595f-de00-4216-b119-e08735cd13d6">29</Artifact_x0020_Owner>
    <Version_x0020_Control_x0020_Storage_x0020_Location xmlns="f40d595f-de00-4216-b119-e08735cd13d6">1</Version_x0020_Control_x0020_Storage_x0020_Location>
    <Required_x0020_for_x0020_Assessment_x0020_and_x0020_Authorizatio xmlns="f40d595f-de00-4216-b119-e08735cd13d6">true</Required_x0020_for_x0020_Assessment_x0020_and_x0020_Authorizatio>
    <Order xmlns="http://schemas.microsoft.com/sharepoint/v3">1252800</Order>
    <_SharedFileIndex xmlns="http://schemas.microsoft.com/sharepoint/v3" xsi:nil="true"/>
    <MetaInfo xmlns="http://schemas.microsoft.com/sharepoint/v3" xsi:nil="true"/>
    <Add_x0020_to_x0020_VOA xmlns="f40d595f-de00-4216-b119-e08735cd13d6">Yes</Add_x0020_to_x0020_VOA>
    <ContentTypeId xmlns="http://schemas.microsoft.com/sharepoint/v3">0x01010029446D7515A67346943E0AA71354E640</ContentTypeId>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9446D7515A67346943E0AA71354E640" ma:contentTypeVersion="74" ma:contentTypeDescription="Create a new document." ma:contentTypeScope="" ma:versionID="c562539e1c5c06b7c3cf42f32c88c4b9">
  <xsd:schema xmlns:xsd="http://www.w3.org/2001/XMLSchema" xmlns:xs="http://www.w3.org/2001/XMLSchema" xmlns:p="http://schemas.microsoft.com/office/2006/metadata/properties" xmlns:ns1="http://schemas.microsoft.com/sharepoint/v3" xmlns:ns2="f40d595f-de00-4216-b119-e08735cd13d6" xmlns:ns3="756D4429-A615-4673-943E-0AA71354E640" xmlns:ns4="cdd665a5-4d39-4c80-990a-8a3abca4f55f" targetNamespace="http://schemas.microsoft.com/office/2006/metadata/properties" ma:root="true" ma:fieldsID="87f3208080ef23224632a9701e30fb69" ns1:_="" ns2:_="" ns3:_="" ns4:_="">
    <xsd:import namespace="http://schemas.microsoft.com/sharepoint/v3"/>
    <xsd:import namespace="f40d595f-de00-4216-b119-e08735cd13d6"/>
    <xsd:import namespace="756D4429-A615-4673-943E-0AA71354E640"/>
    <xsd:import namespace="cdd665a5-4d39-4c80-990a-8a3abca4f55f"/>
    <xsd:element name="properties">
      <xsd:complexType>
        <xsd:sequence>
          <xsd:element name="documentManagement">
            <xsd:complexType>
              <xsd:all>
                <xsd:element ref="ns2:Status" minOccurs="0"/>
                <xsd:element ref="ns3:Category0" minOccurs="0"/>
                <xsd:element ref="ns2:Process_x0020_ID" minOccurs="0"/>
                <xsd:element ref="ns2:Verified_x0020_508_x0020_Compliant" minOccurs="0"/>
                <xsd:element ref="ns2:Add_x0020_to_x0020_VOA"/>
                <xsd:element ref="ns3:Scope" minOccurs="0"/>
                <xsd:element ref="ns2:Description0" minOccurs="0"/>
                <xsd:element ref="ns2:Artifact_x0020_Owner" minOccurs="0"/>
                <xsd:element ref="ns2:Contributors" minOccurs="0"/>
                <xsd:element ref="ns2:Required_x0020_by_x0020_PMAS" minOccurs="0"/>
                <xsd:element ref="ns2:PMAS_x0020_Milestone_x0020_Required" minOccurs="0"/>
                <xsd:element ref="ns2:Required_x0020_by_x0020_Independent_x0020_Testing" minOccurs="0"/>
                <xsd:element ref="ns2:Required_x0020_for_x0020_Assessment_x0020_and_x0020_Authorizatio" minOccurs="0"/>
                <xsd:element ref="ns2:Required_x0020_by_x0020_VHA_x0020_Release_x0020_Management" minOccurs="0"/>
                <xsd:element ref="ns2:Required_x0020_by_x0020_Operational_x0020_Readiness" minOccurs="0"/>
                <xsd:element ref="ns2:Required_x0020_for_x0020_National_x0020_Release" minOccurs="0"/>
                <xsd:element ref="ns2:Required_x0020_by_x0020_Enterprise_x0020_Operations" minOccurs="0"/>
                <xsd:element ref="ns2:External_x0020_Link" minOccurs="0"/>
                <xsd:element ref="ns2:External_x0020_URL" minOccurs="0"/>
                <xsd:element ref="ns2:Archive_x0020_Discussion" minOccurs="0"/>
                <xsd:element ref="ns2:Replaced_x0020_By" minOccurs="0"/>
                <xsd:element ref="ns2:Public_x0020_Storage_x0020_Location" minOccurs="0"/>
                <xsd:element ref="ns2:Version_x0020_Control_x0020_Storage_x0020_Location" minOccurs="0"/>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4:_dlc_DocId" minOccurs="0"/>
                <xsd:element ref="ns4:_dlc_DocIdUrl" minOccurs="0"/>
                <xsd:element ref="ns4:_dlc_DocIdPersistId" minOccurs="0"/>
                <xsd:element ref="ns2:Process_x0020_ID_x0028_s_x0029__x003a_In_x0020_Vendor_x0020_Version"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26" nillable="true" ma:displayName="Approver Comments" ma:hidden="true" ma:internalName="_ModerationComments" ma:readOnly="true">
      <xsd:simpleType>
        <xsd:restriction base="dms:Note"/>
      </xsd:simpleType>
    </xsd:element>
    <xsd:element name="File_x0020_Type" ma:index="29" nillable="true" ma:displayName="File Type" ma:hidden="true" ma:internalName="File_x0020_Type" ma:readOnly="true">
      <xsd:simpleType>
        <xsd:restriction base="dms:Text"/>
      </xsd:simpleType>
    </xsd:element>
    <xsd:element name="HTML_x0020_File_x0020_Type" ma:index="30" nillable="true" ma:displayName="HTML File Type" ma:hidden="true" ma:internalName="HTML_x0020_File_x0020_Type" ma:readOnly="true">
      <xsd:simpleType>
        <xsd:restriction base="dms:Text"/>
      </xsd:simpleType>
    </xsd:element>
    <xsd:element name="_SourceUrl" ma:index="31" nillable="true" ma:displayName="Source URL" ma:hidden="true" ma:internalName="_SourceUrl">
      <xsd:simpleType>
        <xsd:restriction base="dms:Text"/>
      </xsd:simpleType>
    </xsd:element>
    <xsd:element name="_SharedFileIndex" ma:index="32" nillable="true" ma:displayName="Shared File Index" ma:hidden="true" ma:internalName="_SharedFileIndex">
      <xsd:simpleType>
        <xsd:restriction base="dms:Text"/>
      </xsd:simpleType>
    </xsd:element>
    <xsd:element name="ContentTypeId" ma:index="33" nillable="true" ma:displayName="Content Type ID" ma:hidden="true" ma:internalName="ContentTypeId" ma:readOnly="true">
      <xsd:simpleType>
        <xsd:restriction base="dms:Unknown"/>
      </xsd:simpleType>
    </xsd:element>
    <xsd:element name="TemplateUrl" ma:index="34" nillable="true" ma:displayName="Template Link" ma:hidden="true" ma:internalName="TemplateUrl">
      <xsd:simpleType>
        <xsd:restriction base="dms:Text"/>
      </xsd:simpleType>
    </xsd:element>
    <xsd:element name="xd_ProgID" ma:index="35" nillable="true" ma:displayName="HTML File Link" ma:hidden="true" ma:internalName="xd_ProgID">
      <xsd:simpleType>
        <xsd:restriction base="dms:Text"/>
      </xsd:simpleType>
    </xsd:element>
    <xsd:element name="xd_Signature" ma:index="36" nillable="true" ma:displayName="Is Signed" ma:hidden="true" ma:internalName="xd_Signature" ma:readOnly="true">
      <xsd:simpleType>
        <xsd:restriction base="dms:Boolean"/>
      </xsd:simpleType>
    </xsd:element>
    <xsd:element name="ID" ma:index="43" nillable="true" ma:displayName="ID" ma:internalName="ID" ma:readOnly="true">
      <xsd:simpleType>
        <xsd:restriction base="dms:Unknown"/>
      </xsd:simpleType>
    </xsd:element>
    <xsd:element name="Author" ma:index="4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4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49" nillable="true" ma:displayName="Has Copy Destinations" ma:hidden="true" ma:internalName="_HasCopyDestinations" ma:readOnly="true">
      <xsd:simpleType>
        <xsd:restriction base="dms:Boolean"/>
      </xsd:simpleType>
    </xsd:element>
    <xsd:element name="_CopySource" ma:index="50" nillable="true" ma:displayName="Copy Source" ma:internalName="_CopySource" ma:readOnly="true">
      <xsd:simpleType>
        <xsd:restriction base="dms:Text"/>
      </xsd:simpleType>
    </xsd:element>
    <xsd:element name="_ModerationStatus" ma:index="51" nillable="true" ma:displayName="Approval Status" ma:default="0" ma:hidden="true" ma:internalName="_ModerationStatus" ma:readOnly="true">
      <xsd:simpleType>
        <xsd:restriction base="dms:Unknown"/>
      </xsd:simpleType>
    </xsd:element>
    <xsd:element name="FileRef" ma:index="52" nillable="true" ma:displayName="URL Path" ma:hidden="true" ma:list="Docs" ma:internalName="FileRef" ma:readOnly="true" ma:showField="FullUrl">
      <xsd:simpleType>
        <xsd:restriction base="dms:Lookup"/>
      </xsd:simpleType>
    </xsd:element>
    <xsd:element name="FileDirRef" ma:index="53" nillable="true" ma:displayName="Path" ma:hidden="true" ma:list="Docs" ma:internalName="FileDirRef" ma:readOnly="true" ma:showField="DirName">
      <xsd:simpleType>
        <xsd:restriction base="dms:Lookup"/>
      </xsd:simpleType>
    </xsd:element>
    <xsd:element name="Last_x0020_Modified" ma:index="54" nillable="true" ma:displayName="Modified" ma:format="TRUE" ma:hidden="true" ma:list="Docs" ma:internalName="Last_x0020_Modified" ma:readOnly="true" ma:showField="TimeLastModified">
      <xsd:simpleType>
        <xsd:restriction base="dms:Lookup"/>
      </xsd:simpleType>
    </xsd:element>
    <xsd:element name="Created_x0020_Date" ma:index="55" nillable="true" ma:displayName="Created" ma:format="TRUE" ma:hidden="true" ma:list="Docs" ma:internalName="Created_x0020_Date" ma:readOnly="true" ma:showField="TimeCreated">
      <xsd:simpleType>
        <xsd:restriction base="dms:Lookup"/>
      </xsd:simpleType>
    </xsd:element>
    <xsd:element name="File_x0020_Size" ma:index="56" nillable="true" ma:displayName="File Size" ma:format="TRUE" ma:hidden="true" ma:list="Docs" ma:internalName="File_x0020_Size" ma:readOnly="true" ma:showField="SizeInKB">
      <xsd:simpleType>
        <xsd:restriction base="dms:Lookup"/>
      </xsd:simpleType>
    </xsd:element>
    <xsd:element name="FSObjType" ma:index="57" nillable="true" ma:displayName="Item Type" ma:hidden="true" ma:list="Docs" ma:internalName="FSObjType" ma:readOnly="true" ma:showField="FSType">
      <xsd:simpleType>
        <xsd:restriction base="dms:Lookup"/>
      </xsd:simpleType>
    </xsd:element>
    <xsd:element name="CheckedOutUserId" ma:index="58" nillable="true" ma:displayName="ID of the User who has the item Checked Out" ma:hidden="true" ma:list="Docs" ma:internalName="CheckedOutUserId" ma:readOnly="true" ma:showField="CheckoutUserId">
      <xsd:simpleType>
        <xsd:restriction base="dms:Lookup"/>
      </xsd:simpleType>
    </xsd:element>
    <xsd:element name="IsCheckedoutToLocal" ma:index="59" nillable="true" ma:displayName="Is Checked out to local" ma:hidden="true" ma:list="Docs" ma:internalName="IsCheckedoutToLocal" ma:readOnly="true" ma:showField="IsCheckoutToLocal">
      <xsd:simpleType>
        <xsd:restriction base="dms:Lookup"/>
      </xsd:simpleType>
    </xsd:element>
    <xsd:element name="CheckoutUser" ma:index="6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61" nillable="true" ma:displayName="Unique Id" ma:hidden="true" ma:list="Docs" ma:internalName="UniqueId" ma:readOnly="true" ma:showField="UniqueId">
      <xsd:simpleType>
        <xsd:restriction base="dms:Lookup"/>
      </xsd:simpleType>
    </xsd:element>
    <xsd:element name="ProgId" ma:index="62" nillable="true" ma:displayName="ProgId" ma:hidden="true" ma:list="Docs" ma:internalName="ProgId" ma:readOnly="true" ma:showField="ProgId">
      <xsd:simpleType>
        <xsd:restriction base="dms:Lookup"/>
      </xsd:simpleType>
    </xsd:element>
    <xsd:element name="ScopeId" ma:index="63" nillable="true" ma:displayName="ScopeId" ma:hidden="true" ma:list="Docs" ma:internalName="ScopeId" ma:readOnly="true" ma:showField="ScopeId">
      <xsd:simpleType>
        <xsd:restriction base="dms:Lookup"/>
      </xsd:simpleType>
    </xsd:element>
    <xsd:element name="VirusStatus" ma:index="64" nillable="true" ma:displayName="Virus Status" ma:format="TRUE" ma:hidden="true" ma:list="Docs" ma:internalName="VirusStatus" ma:readOnly="true" ma:showField="Size">
      <xsd:simpleType>
        <xsd:restriction base="dms:Lookup"/>
      </xsd:simpleType>
    </xsd:element>
    <xsd:element name="CheckedOutTitle" ma:index="65" nillable="true" ma:displayName="Checked Out To" ma:format="TRUE" ma:hidden="true" ma:list="Docs" ma:internalName="CheckedOutTitle" ma:readOnly="true" ma:showField="CheckedOutTitle">
      <xsd:simpleType>
        <xsd:restriction base="dms:Lookup"/>
      </xsd:simpleType>
    </xsd:element>
    <xsd:element name="_CheckinComment" ma:index="66" nillable="true" ma:displayName="Check In Comment" ma:format="TRUE" ma:list="Docs" ma:internalName="_CheckinComment" ma:readOnly="true" ma:showField="CheckinComment">
      <xsd:simpleType>
        <xsd:restriction base="dms:Lookup"/>
      </xsd:simpleType>
    </xsd:element>
    <xsd:element name="MetaInfo" ma:index="77" nillable="true" ma:displayName="Property Bag" ma:hidden="true" ma:list="Docs" ma:internalName="MetaInfo" ma:showField="MetaInfo">
      <xsd:simpleType>
        <xsd:restriction base="dms:Lookup"/>
      </xsd:simpleType>
    </xsd:element>
    <xsd:element name="_Level" ma:index="78" nillable="true" ma:displayName="Level" ma:hidden="true" ma:internalName="_Level" ma:readOnly="true">
      <xsd:simpleType>
        <xsd:restriction base="dms:Unknown"/>
      </xsd:simpleType>
    </xsd:element>
    <xsd:element name="_IsCurrentVersion" ma:index="79" nillable="true" ma:displayName="Is Current Version" ma:hidden="true" ma:internalName="_IsCurrentVersion" ma:readOnly="true">
      <xsd:simpleType>
        <xsd:restriction base="dms:Boolean"/>
      </xsd:simpleType>
    </xsd:element>
    <xsd:element name="owshiddenversion" ma:index="83" nillable="true" ma:displayName="owshiddenversion" ma:hidden="true" ma:internalName="owshiddenversion" ma:readOnly="true">
      <xsd:simpleType>
        <xsd:restriction base="dms:Unknown"/>
      </xsd:simpleType>
    </xsd:element>
    <xsd:element name="_UIVersion" ma:index="84" nillable="true" ma:displayName="UI Version" ma:hidden="true" ma:internalName="_UIVersion" ma:readOnly="true">
      <xsd:simpleType>
        <xsd:restriction base="dms:Unknown"/>
      </xsd:simpleType>
    </xsd:element>
    <xsd:element name="_UIVersionString" ma:index="85" nillable="true" ma:displayName="Version" ma:internalName="_UIVersionString" ma:readOnly="true">
      <xsd:simpleType>
        <xsd:restriction base="dms:Text"/>
      </xsd:simpleType>
    </xsd:element>
    <xsd:element name="InstanceID" ma:index="86" nillable="true" ma:displayName="Instance ID" ma:hidden="true" ma:internalName="InstanceID" ma:readOnly="true">
      <xsd:simpleType>
        <xsd:restriction base="dms:Unknown"/>
      </xsd:simpleType>
    </xsd:element>
    <xsd:element name="Order" ma:index="87" nillable="true" ma:displayName="Order" ma:hidden="true" ma:internalName="Order">
      <xsd:simpleType>
        <xsd:restriction base="dms:Number"/>
      </xsd:simpleType>
    </xsd:element>
    <xsd:element name="GUID" ma:index="88" nillable="true" ma:displayName="GUID" ma:hidden="true" ma:internalName="GUID" ma:readOnly="true">
      <xsd:simpleType>
        <xsd:restriction base="dms:Unknown"/>
      </xsd:simpleType>
    </xsd:element>
    <xsd:element name="WorkflowVersion" ma:index="89" nillable="true" ma:displayName="Workflow Version" ma:hidden="true" ma:internalName="WorkflowVersion" ma:readOnly="true">
      <xsd:simpleType>
        <xsd:restriction base="dms:Unknown"/>
      </xsd:simpleType>
    </xsd:element>
    <xsd:element name="WorkflowInstanceID" ma:index="90" nillable="true" ma:displayName="Workflow Instance ID" ma:hidden="true" ma:internalName="WorkflowInstanceID" ma:readOnly="true">
      <xsd:simpleType>
        <xsd:restriction base="dms:Unknown"/>
      </xsd:simpleType>
    </xsd:element>
    <xsd:element name="ParentVersionString" ma:index="91" nillable="true" ma:displayName="Source Version (Converted Document)" ma:hidden="true" ma:list="Docs" ma:internalName="ParentVersionString" ma:readOnly="true" ma:showField="ParentVersionString">
      <xsd:simpleType>
        <xsd:restriction base="dms:Lookup"/>
      </xsd:simpleType>
    </xsd:element>
    <xsd:element name="ParentLeafName" ma:index="92" nillable="true" ma:displayName="Source Name (Converted Document)" ma:hidden="true" ma:list="Docs" ma:internalName="ParentLeafName" ma:readOnly="true" ma:showField="ParentLeafNam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f40d595f-de00-4216-b119-e08735cd13d6" elementFormDefault="qualified">
    <xsd:import namespace="http://schemas.microsoft.com/office/2006/documentManagement/types"/>
    <xsd:import namespace="http://schemas.microsoft.com/office/infopath/2007/PartnerControls"/>
    <xsd:element name="Status" ma:index="2" nillable="true" ma:displayName="Status" ma:default="Active" ma:format="Dropdown" ma:internalName="Status">
      <xsd:simpleType>
        <xsd:restriction base="dms:Choice">
          <xsd:enumeration value="Active"/>
          <xsd:enumeration value="Replaced"/>
          <xsd:enumeration value="Retired"/>
        </xsd:restriction>
      </xsd:simpleType>
    </xsd:element>
    <xsd:element name="Process_x0020_ID" ma:index="4" nillable="true" ma:displayName="Process ID(s)" ma:description="Select the Process ID(s) where the artifact is both created or updated.  Every artifact should be mapped to at least one Process ID preferably more.  Standards and Guides should be mapped every process they are used in.  As a rule of thumb there is very little that IS NOT mapped to a Process ID." ma:list="{35d688e1-767c-4a96-8e8c-9dc01bf07f3f}" ma:internalName="Process_x0020_ID" ma:readOnly="false" ma:showField="Title">
      <xsd:complexType>
        <xsd:complexContent>
          <xsd:extension base="dms:MultiChoiceLookup">
            <xsd:sequence>
              <xsd:element name="Value" type="dms:Lookup" maxOccurs="unbounded" minOccurs="0" nillable="true"/>
            </xsd:sequence>
          </xsd:extension>
        </xsd:complexContent>
      </xsd:complexType>
    </xsd:element>
    <xsd:element name="Verified_x0020_508_x0020_Compliant" ma:index="5" nillable="true" ma:displayName="508 Compliant" ma:default="No" ma:description="Is the document 508 compliant?  Artifact Retired/Replaced can be set to Not Applicable." ma:format="Dropdown" ma:internalName="Verified_x0020_508_x0020_Compliant">
      <xsd:simpleType>
        <xsd:restriction base="dms:Choice">
          <xsd:enumeration value="Yes"/>
          <xsd:enumeration value="No"/>
          <xsd:enumeration value="Not Required"/>
        </xsd:restriction>
      </xsd:simpleType>
    </xsd:element>
    <xsd:element name="Add_x0020_to_x0020_VOA" ma:index="6" ma:displayName="Add File VOA" ma:default="Not Set" ma:description="This should only be set to yes if the actual file or template is to be uploaded to VOA.  In general we do not load process maps, standards, guides, etc. Only templates for now." ma:format="Dropdown" ma:internalName="Add_x0020_to_x0020_VOA">
      <xsd:simpleType>
        <xsd:restriction base="dms:Choice">
          <xsd:enumeration value="Not Set"/>
          <xsd:enumeration value="Yes"/>
          <xsd:enumeration value="No"/>
        </xsd:restriction>
      </xsd:simpleType>
    </xsd:element>
    <xsd:element name="Description0" ma:index="8" nillable="true" ma:displayName="Description" ma:description="Enter a brief description of the artifact." ma:internalName="Description0">
      <xsd:simpleType>
        <xsd:restriction base="dms:Note">
          <xsd:maxLength value="255"/>
        </xsd:restriction>
      </xsd:simpleType>
    </xsd:element>
    <xsd:element name="Artifact_x0020_Owner" ma:index="9" nillable="true" ma:displayName="Artifact Owner" ma:list="{825e316a-1577-481d-82e8-a5f9cd2d5a39}" ma:internalName="Artifact_x0020_Owner" ma:readOnly="false" ma:showField="Title">
      <xsd:simpleType>
        <xsd:restriction base="dms:Lookup"/>
      </xsd:simpleType>
    </xsd:element>
    <xsd:element name="Contributors" ma:index="10" nillable="true" ma:displayName="Contributors" ma:description="Enter the name of the subject matter experts who contributed to the creation of this artifact.  This should not be someone from PcM." ma:list="UserInfo" ma:SharePointGroup="0" ma:internalName="Contribut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quired_x0020_by_x0020_PMAS" ma:index="11" nillable="true" ma:displayName="Required by PMAS" ma:default="0" ma:internalName="Required_x0020_by_x0020_PMAS">
      <xsd:simpleType>
        <xsd:restriction base="dms:Boolean"/>
      </xsd:simpleType>
    </xsd:element>
    <xsd:element name="PMAS_x0020_Milestone_x0020_Required" ma:index="12" nillable="true" ma:displayName="Required by Milestone" ma:default="No" ma:description="This field is selected when Required by PMAS = &quot;Yes&quot;" ma:format="Dropdown" ma:internalName="PMAS_x0020_Milestone_x0020_Required">
      <xsd:simpleType>
        <xsd:restriction base="dms:Choice">
          <xsd:enumeration value="No"/>
          <xsd:enumeration value="MS 0"/>
          <xsd:enumeration value="MS 1"/>
          <xsd:enumeration value="MS 2"/>
          <xsd:enumeration value="MS 3"/>
          <xsd:enumeration value="MS 4"/>
        </xsd:restriction>
      </xsd:simpleType>
    </xsd:element>
    <xsd:element name="Required_x0020_by_x0020_Independent_x0020_Testing" ma:index="13" nillable="true" ma:displayName="Required by Independent Testing" ma:default="0" ma:internalName="Required_x0020_by_x0020_Independent_x0020_Testing">
      <xsd:simpleType>
        <xsd:restriction base="dms:Boolean"/>
      </xsd:simpleType>
    </xsd:element>
    <xsd:element name="Required_x0020_for_x0020_Assessment_x0020_and_x0020_Authorizatio" ma:index="14" nillable="true" ma:displayName="Required for Assessment and Authorization" ma:default="0" ma:internalName="Required_x0020_for_x0020_Assessment_x0020_and_x0020_Authorizatio">
      <xsd:simpleType>
        <xsd:restriction base="dms:Boolean"/>
      </xsd:simpleType>
    </xsd:element>
    <xsd:element name="Required_x0020_by_x0020_VHA_x0020_Release_x0020_Management" ma:index="15" nillable="true" ma:displayName="Required by VHA Release Management" ma:default="0" ma:internalName="Required_x0020_by_x0020_VHA_x0020_Release_x0020_Management">
      <xsd:simpleType>
        <xsd:restriction base="dms:Boolean"/>
      </xsd:simpleType>
    </xsd:element>
    <xsd:element name="Required_x0020_by_x0020_Operational_x0020_Readiness" ma:index="16" nillable="true" ma:displayName="Required by Operational Readiness" ma:default="0" ma:description="Select yes if the artifact is required for Operational Readiness Review" ma:internalName="Required_x0020_by_x0020_Operational_x0020_Readiness">
      <xsd:simpleType>
        <xsd:restriction base="dms:Boolean"/>
      </xsd:simpleType>
    </xsd:element>
    <xsd:element name="Required_x0020_for_x0020_National_x0020_Release" ma:index="17" nillable="true" ma:displayName="Required for National Release" ma:default="0" ma:internalName="Required_x0020_for_x0020_National_x0020_Release">
      <xsd:simpleType>
        <xsd:restriction base="dms:Boolean"/>
      </xsd:simpleType>
    </xsd:element>
    <xsd:element name="Required_x0020_by_x0020_Enterprise_x0020_Operations" ma:index="18" nillable="true" ma:displayName="Required by Enterprise Operations" ma:default="0" ma:internalName="Required_x0020_by_x0020_Enterprise_x0020_Operations">
      <xsd:simpleType>
        <xsd:restriction base="dms:Boolean"/>
      </xsd:simpleType>
    </xsd:element>
    <xsd:element name="External_x0020_Link" ma:index="20" nillable="true" ma:displayName="External Link" ma:default="0" ma:internalName="External_x0020_Link">
      <xsd:simpleType>
        <xsd:restriction base="dms:Boolean"/>
      </xsd:simpleType>
    </xsd:element>
    <xsd:element name="External_x0020_URL" ma:index="21" nillable="true" ma:displayName="External URL" ma:internalName="External_x0020_URL">
      <xsd:simpleType>
        <xsd:restriction base="dms:Text">
          <xsd:maxLength value="255"/>
        </xsd:restriction>
      </xsd:simpleType>
    </xsd:element>
    <xsd:element name="Archive_x0020_Discussion" ma:index="22" nillable="true" ma:displayName="Archive Discussion" ma:description="If status does not equal 'Active' enter details as to why the artifact was archived." ma:internalName="Archive_x0020_Discussion">
      <xsd:simpleType>
        <xsd:restriction base="dms:Note"/>
      </xsd:simpleType>
    </xsd:element>
    <xsd:element name="Replaced_x0020_By" ma:index="23" nillable="true" ma:displayName="Replaced By" ma:description="If status equals 'Replaced' enter the URL or Path to the new artifact BUT use a Short or Pretty Name in the Description field.  &#10;&#10;Use of HTM redirects is preferred if the artifact is not hosted in ProPath." ma:format="Hyperlink" ma:internalName="Replaced_x0020_By">
      <xsd:complexType>
        <xsd:complexContent>
          <xsd:extension base="dms:URL">
            <xsd:sequence>
              <xsd:element name="Url" type="dms:ValidUrl" minOccurs="0" nillable="true"/>
              <xsd:element name="Description" type="xsd:string" nillable="true"/>
            </xsd:sequence>
          </xsd:extension>
        </xsd:complexContent>
      </xsd:complexType>
    </xsd:element>
    <xsd:element name="Public_x0020_Storage_x0020_Location" ma:index="24" nillable="true" ma:displayName="Public Storage Location" ma:list="{898a098a-0441-4d10-864d-2bedbcfae441}" ma:internalName="Public_x0020_Storage_x0020_Location" ma:showField="Title">
      <xsd:simpleType>
        <xsd:restriction base="dms:Lookup"/>
      </xsd:simpleType>
    </xsd:element>
    <xsd:element name="Version_x0020_Control_x0020_Storage_x0020_Location" ma:index="25" nillable="true" ma:displayName="Version Control Storage Location" ma:list="{c6e8834c-d013-4917-ae4a-4c2ed083a6b5}" ma:internalName="Version_x0020_Control_x0020_Storage_x0020_Location" ma:showField="Title">
      <xsd:simpleType>
        <xsd:restriction base="dms:Lookup"/>
      </xsd:simpleType>
    </xsd:element>
    <xsd:element name="Process_x0020_ID_x0028_s_x0029__x003a_In_x0020_Vendor_x0020_Version" ma:index="41" nillable="true" ma:displayName="Parent Process In Vendor Version" ma:list="{35d688e1-767c-4a96-8e8c-9dc01bf07f3f}" ma:internalName="Process_x0020_ID_x0028_s_x0029__x003a_In_x0020_Vendor_x0020_Version" ma:readOnly="true" ma:showField="In_x0020_Vendor_x0020_Version" ma:web="bdc079f8-87dc-4c76-97bf-ef40c675658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56D4429-A615-4673-943E-0AA71354E640" elementFormDefault="qualified">
    <xsd:import namespace="http://schemas.microsoft.com/office/2006/documentManagement/types"/>
    <xsd:import namespace="http://schemas.microsoft.com/office/infopath/2007/PartnerControls"/>
    <xsd:element name="Category0" ma:index="3" nillable="true" ma:displayName="Category" ma:list="54caa9ff-90f4-42cf-86e5-9ce8d8ff1aa5" ma:internalName="Category0" ma:readOnly="false" ma:showField="Title" ma:web="bdc079f8-87dc-4c76-97bf-ef40c6756583">
      <xsd:simpleType>
        <xsd:restriction base="dms:Lookup"/>
      </xsd:simpleType>
    </xsd:element>
    <xsd:element name="Scope" ma:index="7" nillable="true" ma:displayName="Scope" ma:list="329e350d-f6d1-4d4c-86b2-3f47ad08531d" ma:internalName="Scope" ma:readOnly="false" ma:showField="Title" ma:web="bdc079f8-87dc-4c76-97bf-ef40c6756583">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38" nillable="true" ma:displayName="Document ID Value" ma:description="The value of the document ID assigned to this item." ma:internalName="_dlc_DocId" ma:readOnly="true">
      <xsd:simpleType>
        <xsd:restriction base="dms:Text"/>
      </xsd:simpleType>
    </xsd:element>
    <xsd:element name="_dlc_DocIdUrl" ma:index="3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4"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81F45-C506-481E-B6BF-7C4B1B667A7C}">
  <ds:schemaRefs>
    <ds:schemaRef ds:uri="http://schemas.microsoft.com/sharepoint/v3/contenttype/forms"/>
  </ds:schemaRefs>
</ds:datastoreItem>
</file>

<file path=customXml/itemProps2.xml><?xml version="1.0" encoding="utf-8"?>
<ds:datastoreItem xmlns:ds="http://schemas.openxmlformats.org/officeDocument/2006/customXml" ds:itemID="{7A32D5ED-F3CF-49D2-AFB4-19E57347A5CC}">
  <ds:schemaRefs>
    <ds:schemaRef ds:uri="http://schemas.microsoft.com/sharepoint/events"/>
  </ds:schemaRefs>
</ds:datastoreItem>
</file>

<file path=customXml/itemProps3.xml><?xml version="1.0" encoding="utf-8"?>
<ds:datastoreItem xmlns:ds="http://schemas.openxmlformats.org/officeDocument/2006/customXml" ds:itemID="{597EDECA-7377-45AE-BCF5-0E9F04108407}">
  <ds:schemaRefs>
    <ds:schemaRef ds:uri="http://schemas.microsoft.com/office/2006/metadata/properties"/>
    <ds:schemaRef ds:uri="http://schemas.microsoft.com/office/infopath/2007/PartnerControls"/>
    <ds:schemaRef ds:uri="cdd665a5-4d39-4c80-990a-8a3abca4f55f"/>
    <ds:schemaRef ds:uri="f40d595f-de00-4216-b119-e08735cd13d6"/>
    <ds:schemaRef ds:uri="http://schemas.microsoft.com/sharepoint/v3"/>
    <ds:schemaRef ds:uri="756D4429-A615-4673-943E-0AA71354E640"/>
  </ds:schemaRefs>
</ds:datastoreItem>
</file>

<file path=customXml/itemProps4.xml><?xml version="1.0" encoding="utf-8"?>
<ds:datastoreItem xmlns:ds="http://schemas.openxmlformats.org/officeDocument/2006/customXml" ds:itemID="{8A0906A3-1278-4578-B7FE-BCBF2DA2B6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40d595f-de00-4216-b119-e08735cd13d6"/>
    <ds:schemaRef ds:uri="756D4429-A615-4673-943E-0AA71354E640"/>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B03FDF8-AB84-4312-900C-611AA4119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14580</Words>
  <Characters>83108</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LinksUpToDate>false</LinksUpToDate>
  <CharactersWithSpaces>97494</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creator/>
  <cp:lastModifiedBy/>
  <cp:revision>1</cp:revision>
  <dcterms:created xsi:type="dcterms:W3CDTF">2014-11-14T20:05:00Z</dcterms:created>
  <dcterms:modified xsi:type="dcterms:W3CDTF">2014-11-26T13:46:00Z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ath Process ID">
    <vt:lpwstr>2</vt:lpwstr>
  </property>
  <property fmtid="{D5CDD505-2E9C-101B-9397-08002B2CF9AE}" pid="3" name="_dlc_DocIdItemGuid">
    <vt:lpwstr>26a960b3-499d-4b45-84e8-9a6b67e3d849</vt:lpwstr>
  </property>
  <property fmtid="{D5CDD505-2E9C-101B-9397-08002B2CF9AE}" pid="4" name="Action Requested">
    <vt:lpwstr>No Action Required</vt:lpwstr>
  </property>
  <property fmtid="{D5CDD505-2E9C-101B-9397-08002B2CF9AE}" pid="5" name="ContentTypeId">
    <vt:lpwstr>0x0101005F1455AA9369C04187A9D9742D720217</vt:lpwstr>
  </property>
</Properties>
</file>