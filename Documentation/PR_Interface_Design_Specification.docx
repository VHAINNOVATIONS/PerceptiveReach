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5A6AF83C" wp14:editId="54C1F58E">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Department of Veterans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6D1B27" w:rsidP="00111074">
      <w:pPr>
        <w:pStyle w:val="Title2"/>
      </w:pPr>
      <w:del w:id="2" w:author="Radina Ivanova" w:date="2015-02-04T13:45:00Z">
        <w:r w:rsidDel="006D1B27">
          <w:delText>January</w:delText>
        </w:r>
        <w:r w:rsidR="00C44A4A" w:rsidDel="006D1B27">
          <w:delText xml:space="preserve"> </w:delText>
        </w:r>
      </w:del>
      <w:ins w:id="3" w:author="Radina Ivanova" w:date="2015-02-04T13:45:00Z">
        <w:r>
          <w:t xml:space="preserve">February </w:t>
        </w:r>
      </w:ins>
      <w:r w:rsidR="00E616FE">
        <w:t>201</w:t>
      </w:r>
      <w:r w:rsidR="002D2A6C">
        <w:t>5</w:t>
      </w:r>
    </w:p>
    <w:p w:rsidR="00EF388E" w:rsidRDefault="00EF388E" w:rsidP="00111074">
      <w:pPr>
        <w:pStyle w:val="Title2"/>
      </w:pPr>
      <w:r>
        <w:t xml:space="preserve">Version </w:t>
      </w:r>
      <w:r w:rsidR="004B2A5F">
        <w:t>1</w:t>
      </w:r>
      <w:r w:rsidR="00D50492">
        <w:t>.</w:t>
      </w:r>
      <w:ins w:id="4" w:author="Radina Ivanova" w:date="2015-02-04T13:44:00Z">
        <w:r w:rsidR="006D1B27">
          <w:t>4</w:t>
        </w:r>
      </w:ins>
      <w:del w:id="5" w:author="Radina Ivanova" w:date="2015-02-04T13:44:00Z">
        <w:r w:rsidR="00417020" w:rsidDel="006D1B27">
          <w:delText>2</w:delText>
        </w:r>
      </w:del>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rPr>
          <w:ins w:id="6" w:author="William Balshem" w:date="2015-02-03T15:58:00Z"/>
        </w:rPr>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6D1B27" w:rsidRPr="00C44A4A" w:rsidTr="004F3EBE">
        <w:trPr>
          <w:ins w:id="7" w:author="Radina Ivanova" w:date="2015-02-04T13:43:00Z"/>
        </w:trPr>
        <w:tc>
          <w:tcPr>
            <w:tcW w:w="1728" w:type="dxa"/>
            <w:tcBorders>
              <w:left w:val="single" w:sz="4" w:space="0" w:color="000000"/>
              <w:bottom w:val="single" w:sz="4" w:space="0" w:color="000000"/>
            </w:tcBorders>
          </w:tcPr>
          <w:p w:rsidR="006D1B27" w:rsidRDefault="006D1B27" w:rsidP="00417020">
            <w:pPr>
              <w:pStyle w:val="TableText0"/>
              <w:jc w:val="center"/>
              <w:rPr>
                <w:ins w:id="8" w:author="Radina Ivanova" w:date="2015-02-04T13:43:00Z"/>
                <w:rFonts w:ascii="Times New Roman" w:hAnsi="Times New Roman" w:cs="Times New Roman"/>
                <w:szCs w:val="22"/>
              </w:rPr>
            </w:pPr>
          </w:p>
        </w:tc>
        <w:tc>
          <w:tcPr>
            <w:tcW w:w="1080" w:type="dxa"/>
            <w:tcBorders>
              <w:left w:val="single" w:sz="4" w:space="0" w:color="000000"/>
              <w:bottom w:val="single" w:sz="4" w:space="0" w:color="000000"/>
            </w:tcBorders>
          </w:tcPr>
          <w:p w:rsidR="006D1B27" w:rsidRDefault="006D1B27" w:rsidP="00417020">
            <w:pPr>
              <w:pStyle w:val="TableText0"/>
              <w:jc w:val="center"/>
              <w:rPr>
                <w:ins w:id="9" w:author="Radina Ivanova" w:date="2015-02-04T13:43:00Z"/>
                <w:rFonts w:ascii="Times New Roman" w:hAnsi="Times New Roman" w:cs="Times New Roman"/>
                <w:szCs w:val="22"/>
              </w:rPr>
            </w:pPr>
            <w:ins w:id="10" w:author="Radina Ivanova" w:date="2015-02-04T13:44:00Z">
              <w:r>
                <w:rPr>
                  <w:rFonts w:ascii="Times New Roman" w:hAnsi="Times New Roman" w:cs="Times New Roman"/>
                  <w:szCs w:val="22"/>
                </w:rPr>
                <w:t>1.4</w:t>
              </w:r>
            </w:ins>
          </w:p>
        </w:tc>
        <w:tc>
          <w:tcPr>
            <w:tcW w:w="4392" w:type="dxa"/>
            <w:tcBorders>
              <w:left w:val="single" w:sz="4" w:space="0" w:color="000000"/>
              <w:bottom w:val="single" w:sz="4" w:space="0" w:color="000000"/>
            </w:tcBorders>
          </w:tcPr>
          <w:p w:rsidR="006D1B27" w:rsidRDefault="006D1B27" w:rsidP="004F3EBE">
            <w:pPr>
              <w:pStyle w:val="TableText0"/>
              <w:rPr>
                <w:ins w:id="11" w:author="Radina Ivanova" w:date="2015-02-04T13:43:00Z"/>
                <w:rFonts w:ascii="Times New Roman" w:hAnsi="Times New Roman" w:cs="Times New Roman"/>
                <w:iCs/>
                <w:szCs w:val="22"/>
              </w:rPr>
            </w:pPr>
            <w:ins w:id="12" w:author="Radina Ivanova" w:date="2015-02-04T13:44:00Z">
              <w:r>
                <w:rPr>
                  <w:rFonts w:ascii="Times New Roman" w:hAnsi="Times New Roman" w:cs="Times New Roman"/>
                  <w:iCs/>
                  <w:szCs w:val="22"/>
                </w:rPr>
                <w:t>Final Review</w:t>
              </w:r>
            </w:ins>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ins w:id="13" w:author="Radina Ivanova" w:date="2015-02-04T13:43:00Z"/>
                <w:rFonts w:ascii="Times New Roman" w:hAnsi="Times New Roman" w:cs="Times New Roman"/>
                <w:iCs/>
                <w:szCs w:val="22"/>
              </w:rPr>
            </w:pPr>
            <w:ins w:id="14" w:author="Radina Ivanova" w:date="2015-02-04T13:44:00Z">
              <w:r>
                <w:rPr>
                  <w:rFonts w:ascii="Times New Roman" w:hAnsi="Times New Roman" w:cs="Times New Roman"/>
                  <w:iCs/>
                  <w:szCs w:val="22"/>
                </w:rPr>
                <w:t xml:space="preserve">Monica </w:t>
              </w:r>
              <w:proofErr w:type="spellStart"/>
              <w:r>
                <w:rPr>
                  <w:rFonts w:ascii="Times New Roman" w:hAnsi="Times New Roman" w:cs="Times New Roman"/>
                  <w:iCs/>
                  <w:szCs w:val="22"/>
                </w:rPr>
                <w:t>Mohler</w:t>
              </w:r>
              <w:proofErr w:type="spellEnd"/>
              <w:r>
                <w:rPr>
                  <w:rFonts w:ascii="Times New Roman" w:hAnsi="Times New Roman" w:cs="Times New Roman"/>
                  <w:iCs/>
                  <w:szCs w:val="22"/>
                </w:rPr>
                <w:t>/Paul Bradley</w:t>
              </w:r>
            </w:ins>
          </w:p>
        </w:tc>
      </w:tr>
      <w:tr w:rsidR="006D1B27" w:rsidRPr="00C44A4A" w:rsidTr="004F3EBE">
        <w:trPr>
          <w:ins w:id="15" w:author="Radina Ivanova" w:date="2015-02-04T13:42:00Z"/>
        </w:trPr>
        <w:tc>
          <w:tcPr>
            <w:tcW w:w="1728" w:type="dxa"/>
            <w:tcBorders>
              <w:left w:val="single" w:sz="4" w:space="0" w:color="000000"/>
              <w:bottom w:val="single" w:sz="4" w:space="0" w:color="000000"/>
            </w:tcBorders>
          </w:tcPr>
          <w:p w:rsidR="006D1B27" w:rsidRDefault="006D1B27" w:rsidP="00417020">
            <w:pPr>
              <w:pStyle w:val="TableText0"/>
              <w:jc w:val="center"/>
              <w:rPr>
                <w:ins w:id="16" w:author="Radina Ivanova" w:date="2015-02-04T13:42:00Z"/>
                <w:rFonts w:ascii="Times New Roman" w:hAnsi="Times New Roman" w:cs="Times New Roman"/>
                <w:szCs w:val="22"/>
              </w:rPr>
            </w:pPr>
            <w:ins w:id="17" w:author="Radina Ivanova" w:date="2015-02-04T13:42:00Z">
              <w:r>
                <w:rPr>
                  <w:rFonts w:ascii="Times New Roman" w:hAnsi="Times New Roman" w:cs="Times New Roman"/>
                  <w:szCs w:val="22"/>
                </w:rPr>
                <w:t>2/4</w:t>
              </w:r>
            </w:ins>
            <w:ins w:id="18" w:author="Radina Ivanova" w:date="2015-02-04T13:43:00Z">
              <w:r>
                <w:rPr>
                  <w:rFonts w:ascii="Times New Roman" w:hAnsi="Times New Roman" w:cs="Times New Roman"/>
                  <w:szCs w:val="22"/>
                </w:rPr>
                <w:t>/2015</w:t>
              </w:r>
            </w:ins>
          </w:p>
        </w:tc>
        <w:tc>
          <w:tcPr>
            <w:tcW w:w="1080" w:type="dxa"/>
            <w:tcBorders>
              <w:left w:val="single" w:sz="4" w:space="0" w:color="000000"/>
              <w:bottom w:val="single" w:sz="4" w:space="0" w:color="000000"/>
            </w:tcBorders>
          </w:tcPr>
          <w:p w:rsidR="006D1B27" w:rsidRDefault="006D1B27" w:rsidP="00417020">
            <w:pPr>
              <w:pStyle w:val="TableText0"/>
              <w:jc w:val="center"/>
              <w:rPr>
                <w:ins w:id="19" w:author="Radina Ivanova" w:date="2015-02-04T13:42:00Z"/>
                <w:rFonts w:ascii="Times New Roman" w:hAnsi="Times New Roman" w:cs="Times New Roman"/>
                <w:szCs w:val="22"/>
              </w:rPr>
            </w:pPr>
            <w:ins w:id="20" w:author="Radina Ivanova" w:date="2015-02-04T13:43:00Z">
              <w:r>
                <w:rPr>
                  <w:rFonts w:ascii="Times New Roman" w:hAnsi="Times New Roman" w:cs="Times New Roman"/>
                  <w:szCs w:val="22"/>
                </w:rPr>
                <w:t xml:space="preserve">1.3 </w:t>
              </w:r>
            </w:ins>
          </w:p>
        </w:tc>
        <w:tc>
          <w:tcPr>
            <w:tcW w:w="4392" w:type="dxa"/>
            <w:tcBorders>
              <w:left w:val="single" w:sz="4" w:space="0" w:color="000000"/>
              <w:bottom w:val="single" w:sz="4" w:space="0" w:color="000000"/>
            </w:tcBorders>
          </w:tcPr>
          <w:p w:rsidR="006D1B27" w:rsidRDefault="006D1B27" w:rsidP="004F3EBE">
            <w:pPr>
              <w:pStyle w:val="TableText0"/>
              <w:rPr>
                <w:ins w:id="21" w:author="Radina Ivanova" w:date="2015-02-04T13:42:00Z"/>
                <w:rFonts w:ascii="Times New Roman" w:hAnsi="Times New Roman" w:cs="Times New Roman"/>
                <w:iCs/>
                <w:szCs w:val="22"/>
              </w:rPr>
            </w:pPr>
            <w:ins w:id="22" w:author="Radina Ivanova" w:date="2015-02-04T13:43:00Z">
              <w:r>
                <w:rPr>
                  <w:rFonts w:ascii="Times New Roman" w:hAnsi="Times New Roman" w:cs="Times New Roman"/>
                  <w:iCs/>
                  <w:szCs w:val="22"/>
                </w:rPr>
                <w:t>Peer Review</w:t>
              </w:r>
            </w:ins>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ins w:id="23" w:author="Radina Ivanova" w:date="2015-02-04T13:42:00Z"/>
                <w:rFonts w:ascii="Times New Roman" w:hAnsi="Times New Roman" w:cs="Times New Roman"/>
                <w:iCs/>
                <w:szCs w:val="22"/>
              </w:rPr>
            </w:pPr>
            <w:ins w:id="24" w:author="Radina Ivanova" w:date="2015-02-04T13:43:00Z">
              <w:r>
                <w:rPr>
                  <w:rFonts w:ascii="Times New Roman" w:hAnsi="Times New Roman" w:cs="Times New Roman"/>
                  <w:iCs/>
                  <w:szCs w:val="22"/>
                </w:rPr>
                <w:t xml:space="preserve">Radina </w:t>
              </w:r>
              <w:proofErr w:type="spellStart"/>
              <w:r>
                <w:rPr>
                  <w:rFonts w:ascii="Times New Roman" w:hAnsi="Times New Roman" w:cs="Times New Roman"/>
                  <w:iCs/>
                  <w:szCs w:val="22"/>
                </w:rPr>
                <w:t>Ivanova</w:t>
              </w:r>
            </w:ins>
            <w:proofErr w:type="spellEnd"/>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6C6370" w:rsidRDefault="00480274">
      <w:pPr>
        <w:pStyle w:val="TOC1"/>
        <w:rPr>
          <w:ins w:id="25" w:author="Radina Ivanova" w:date="2015-02-04T14:20:00Z"/>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ins w:id="26" w:author="Radina Ivanova" w:date="2015-02-04T14:20:00Z">
        <w:r w:rsidR="006C6370">
          <w:rPr>
            <w:noProof/>
          </w:rPr>
          <w:t>1.</w:t>
        </w:r>
        <w:r w:rsidR="006C6370">
          <w:rPr>
            <w:rFonts w:asciiTheme="minorHAnsi" w:eastAsiaTheme="minorEastAsia" w:hAnsiTheme="minorHAnsi" w:cstheme="minorBidi"/>
            <w:b w:val="0"/>
            <w:noProof/>
            <w:sz w:val="22"/>
            <w:szCs w:val="22"/>
          </w:rPr>
          <w:tab/>
        </w:r>
        <w:r w:rsidR="006C6370">
          <w:rPr>
            <w:noProof/>
          </w:rPr>
          <w:t>About this document</w:t>
        </w:r>
        <w:r w:rsidR="006C6370">
          <w:rPr>
            <w:noProof/>
          </w:rPr>
          <w:tab/>
        </w:r>
        <w:r w:rsidR="006C6370">
          <w:rPr>
            <w:noProof/>
          </w:rPr>
          <w:fldChar w:fldCharType="begin"/>
        </w:r>
        <w:r w:rsidR="006C6370">
          <w:rPr>
            <w:noProof/>
          </w:rPr>
          <w:instrText xml:space="preserve"> PAGEREF _Toc410822983 \h </w:instrText>
        </w:r>
      </w:ins>
      <w:r w:rsidR="006C6370">
        <w:rPr>
          <w:noProof/>
        </w:rPr>
      </w:r>
      <w:r w:rsidR="006C6370">
        <w:rPr>
          <w:noProof/>
        </w:rPr>
        <w:fldChar w:fldCharType="separate"/>
      </w:r>
      <w:ins w:id="27" w:author="Radina Ivanova" w:date="2015-02-04T14:20:00Z">
        <w:r w:rsidR="006C6370">
          <w:rPr>
            <w:noProof/>
          </w:rPr>
          <w:t>4</w:t>
        </w:r>
        <w:r w:rsidR="006C6370">
          <w:rPr>
            <w:noProof/>
          </w:rPr>
          <w:fldChar w:fldCharType="end"/>
        </w:r>
      </w:ins>
    </w:p>
    <w:p w:rsidR="006C6370" w:rsidRDefault="006C6370">
      <w:pPr>
        <w:pStyle w:val="TOC1"/>
        <w:rPr>
          <w:ins w:id="28" w:author="Radina Ivanova" w:date="2015-02-04T14:20:00Z"/>
          <w:rFonts w:asciiTheme="minorHAnsi" w:eastAsiaTheme="minorEastAsia" w:hAnsiTheme="minorHAnsi" w:cstheme="minorBidi"/>
          <w:b w:val="0"/>
          <w:noProof/>
          <w:sz w:val="22"/>
          <w:szCs w:val="22"/>
        </w:rPr>
      </w:pPr>
      <w:ins w:id="29" w:author="Radina Ivanova" w:date="2015-02-04T14:20:00Z">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_Toc410822984 \h </w:instrText>
        </w:r>
      </w:ins>
      <w:r>
        <w:rPr>
          <w:noProof/>
        </w:rPr>
      </w:r>
      <w:r>
        <w:rPr>
          <w:noProof/>
        </w:rPr>
        <w:fldChar w:fldCharType="separate"/>
      </w:r>
      <w:ins w:id="30" w:author="Radina Ivanova" w:date="2015-02-04T14:20:00Z">
        <w:r>
          <w:rPr>
            <w:noProof/>
          </w:rPr>
          <w:t>4</w:t>
        </w:r>
        <w:r>
          <w:rPr>
            <w:noProof/>
          </w:rPr>
          <w:fldChar w:fldCharType="end"/>
        </w:r>
      </w:ins>
    </w:p>
    <w:p w:rsidR="006C6370" w:rsidRDefault="006C6370">
      <w:pPr>
        <w:pStyle w:val="TOC2"/>
        <w:rPr>
          <w:ins w:id="31" w:author="Radina Ivanova" w:date="2015-02-04T14:20:00Z"/>
          <w:rFonts w:asciiTheme="minorHAnsi" w:eastAsiaTheme="minorEastAsia" w:hAnsiTheme="minorHAnsi" w:cstheme="minorBidi"/>
          <w:b w:val="0"/>
          <w:noProof/>
          <w:sz w:val="22"/>
          <w:szCs w:val="22"/>
        </w:rPr>
      </w:pPr>
      <w:ins w:id="32" w:author="Radina Ivanova" w:date="2015-02-04T14:20:00Z">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_Toc410822985 \h </w:instrText>
        </w:r>
      </w:ins>
      <w:r>
        <w:rPr>
          <w:noProof/>
        </w:rPr>
      </w:r>
      <w:r>
        <w:rPr>
          <w:noProof/>
        </w:rPr>
        <w:fldChar w:fldCharType="separate"/>
      </w:r>
      <w:ins w:id="33" w:author="Radina Ivanova" w:date="2015-02-04T14:20:00Z">
        <w:r>
          <w:rPr>
            <w:noProof/>
          </w:rPr>
          <w:t>4</w:t>
        </w:r>
        <w:r>
          <w:rPr>
            <w:noProof/>
          </w:rPr>
          <w:fldChar w:fldCharType="end"/>
        </w:r>
      </w:ins>
    </w:p>
    <w:p w:rsidR="006C6370" w:rsidRDefault="006C6370">
      <w:pPr>
        <w:pStyle w:val="TOC2"/>
        <w:rPr>
          <w:ins w:id="34" w:author="Radina Ivanova" w:date="2015-02-04T14:20:00Z"/>
          <w:rFonts w:asciiTheme="minorHAnsi" w:eastAsiaTheme="minorEastAsia" w:hAnsiTheme="minorHAnsi" w:cstheme="minorBidi"/>
          <w:b w:val="0"/>
          <w:noProof/>
          <w:sz w:val="22"/>
          <w:szCs w:val="22"/>
        </w:rPr>
      </w:pPr>
      <w:ins w:id="35" w:author="Radina Ivanova" w:date="2015-02-04T14:20:00Z">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_Toc410822986 \h </w:instrText>
        </w:r>
      </w:ins>
      <w:r>
        <w:rPr>
          <w:noProof/>
        </w:rPr>
      </w:r>
      <w:r>
        <w:rPr>
          <w:noProof/>
        </w:rPr>
        <w:fldChar w:fldCharType="separate"/>
      </w:r>
      <w:ins w:id="36" w:author="Radina Ivanova" w:date="2015-02-04T14:20:00Z">
        <w:r>
          <w:rPr>
            <w:noProof/>
          </w:rPr>
          <w:t>5</w:t>
        </w:r>
        <w:r>
          <w:rPr>
            <w:noProof/>
          </w:rPr>
          <w:fldChar w:fldCharType="end"/>
        </w:r>
      </w:ins>
    </w:p>
    <w:p w:rsidR="006C6370" w:rsidRDefault="006C6370">
      <w:pPr>
        <w:pStyle w:val="TOC2"/>
        <w:rPr>
          <w:ins w:id="37" w:author="Radina Ivanova" w:date="2015-02-04T14:20:00Z"/>
          <w:rFonts w:asciiTheme="minorHAnsi" w:eastAsiaTheme="minorEastAsia" w:hAnsiTheme="minorHAnsi" w:cstheme="minorBidi"/>
          <w:b w:val="0"/>
          <w:noProof/>
          <w:sz w:val="22"/>
          <w:szCs w:val="22"/>
        </w:rPr>
      </w:pPr>
      <w:ins w:id="38" w:author="Radina Ivanova" w:date="2015-02-04T14:20:00Z">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_Toc410822987 \h </w:instrText>
        </w:r>
      </w:ins>
      <w:r>
        <w:rPr>
          <w:noProof/>
        </w:rPr>
      </w:r>
      <w:r>
        <w:rPr>
          <w:noProof/>
        </w:rPr>
        <w:fldChar w:fldCharType="separate"/>
      </w:r>
      <w:ins w:id="39" w:author="Radina Ivanova" w:date="2015-02-04T14:20:00Z">
        <w:r>
          <w:rPr>
            <w:noProof/>
          </w:rPr>
          <w:t>5</w:t>
        </w:r>
        <w:r>
          <w:rPr>
            <w:noProof/>
          </w:rPr>
          <w:fldChar w:fldCharType="end"/>
        </w:r>
      </w:ins>
    </w:p>
    <w:p w:rsidR="006C6370" w:rsidRDefault="006C6370">
      <w:pPr>
        <w:pStyle w:val="TOC2"/>
        <w:rPr>
          <w:ins w:id="40" w:author="Radina Ivanova" w:date="2015-02-04T14:20:00Z"/>
          <w:rFonts w:asciiTheme="minorHAnsi" w:eastAsiaTheme="minorEastAsia" w:hAnsiTheme="minorHAnsi" w:cstheme="minorBidi"/>
          <w:b w:val="0"/>
          <w:noProof/>
          <w:sz w:val="22"/>
          <w:szCs w:val="22"/>
        </w:rPr>
      </w:pPr>
      <w:ins w:id="41" w:author="Radina Ivanova" w:date="2015-02-04T14:20:00Z">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_Toc410822988 \h </w:instrText>
        </w:r>
      </w:ins>
      <w:r>
        <w:rPr>
          <w:noProof/>
        </w:rPr>
      </w:r>
      <w:r>
        <w:rPr>
          <w:noProof/>
        </w:rPr>
        <w:fldChar w:fldCharType="separate"/>
      </w:r>
      <w:ins w:id="42" w:author="Radina Ivanova" w:date="2015-02-04T14:20:00Z">
        <w:r>
          <w:rPr>
            <w:noProof/>
          </w:rPr>
          <w:t>5</w:t>
        </w:r>
        <w:r>
          <w:rPr>
            <w:noProof/>
          </w:rPr>
          <w:fldChar w:fldCharType="end"/>
        </w:r>
      </w:ins>
    </w:p>
    <w:p w:rsidR="006C6370" w:rsidRDefault="006C6370">
      <w:pPr>
        <w:pStyle w:val="TOC2"/>
        <w:rPr>
          <w:ins w:id="43" w:author="Radina Ivanova" w:date="2015-02-04T14:20:00Z"/>
          <w:rFonts w:asciiTheme="minorHAnsi" w:eastAsiaTheme="minorEastAsia" w:hAnsiTheme="minorHAnsi" w:cstheme="minorBidi"/>
          <w:b w:val="0"/>
          <w:noProof/>
          <w:sz w:val="22"/>
          <w:szCs w:val="22"/>
        </w:rPr>
      </w:pPr>
      <w:ins w:id="44" w:author="Radina Ivanova" w:date="2015-02-04T14:20:00Z">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_Toc410822989 \h </w:instrText>
        </w:r>
      </w:ins>
      <w:r>
        <w:rPr>
          <w:noProof/>
        </w:rPr>
      </w:r>
      <w:r>
        <w:rPr>
          <w:noProof/>
        </w:rPr>
        <w:fldChar w:fldCharType="separate"/>
      </w:r>
      <w:ins w:id="45" w:author="Radina Ivanova" w:date="2015-02-04T14:20:00Z">
        <w:r>
          <w:rPr>
            <w:noProof/>
          </w:rPr>
          <w:t>6</w:t>
        </w:r>
        <w:r>
          <w:rPr>
            <w:noProof/>
          </w:rPr>
          <w:fldChar w:fldCharType="end"/>
        </w:r>
      </w:ins>
    </w:p>
    <w:p w:rsidR="006C6370" w:rsidRDefault="006C6370">
      <w:pPr>
        <w:pStyle w:val="TOC1"/>
        <w:rPr>
          <w:ins w:id="46" w:author="Radina Ivanova" w:date="2015-02-04T14:20:00Z"/>
          <w:rFonts w:asciiTheme="minorHAnsi" w:eastAsiaTheme="minorEastAsia" w:hAnsiTheme="minorHAnsi" w:cstheme="minorBidi"/>
          <w:b w:val="0"/>
          <w:noProof/>
          <w:sz w:val="22"/>
          <w:szCs w:val="22"/>
        </w:rPr>
      </w:pPr>
      <w:ins w:id="47" w:author="Radina Ivanova" w:date="2015-02-04T14:20:00Z">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_Toc410822990 \h </w:instrText>
        </w:r>
      </w:ins>
      <w:r>
        <w:rPr>
          <w:noProof/>
        </w:rPr>
      </w:r>
      <w:r>
        <w:rPr>
          <w:noProof/>
        </w:rPr>
        <w:fldChar w:fldCharType="separate"/>
      </w:r>
      <w:ins w:id="48" w:author="Radina Ivanova" w:date="2015-02-04T14:20:00Z">
        <w:r>
          <w:rPr>
            <w:noProof/>
          </w:rPr>
          <w:t>7</w:t>
        </w:r>
        <w:r>
          <w:rPr>
            <w:noProof/>
          </w:rPr>
          <w:fldChar w:fldCharType="end"/>
        </w:r>
      </w:ins>
    </w:p>
    <w:p w:rsidR="006C6370" w:rsidRDefault="006C6370">
      <w:pPr>
        <w:pStyle w:val="TOC2"/>
        <w:rPr>
          <w:ins w:id="49" w:author="Radina Ivanova" w:date="2015-02-04T14:20:00Z"/>
          <w:rFonts w:asciiTheme="minorHAnsi" w:eastAsiaTheme="minorEastAsia" w:hAnsiTheme="minorHAnsi" w:cstheme="minorBidi"/>
          <w:b w:val="0"/>
          <w:noProof/>
          <w:sz w:val="22"/>
          <w:szCs w:val="22"/>
        </w:rPr>
      </w:pPr>
      <w:ins w:id="50" w:author="Radina Ivanova" w:date="2015-02-04T14:20:00Z">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_Toc410822991 \h </w:instrText>
        </w:r>
      </w:ins>
      <w:r>
        <w:rPr>
          <w:noProof/>
        </w:rPr>
      </w:r>
      <w:r>
        <w:rPr>
          <w:noProof/>
        </w:rPr>
        <w:fldChar w:fldCharType="separate"/>
      </w:r>
      <w:ins w:id="51" w:author="Radina Ivanova" w:date="2015-02-04T14:20:00Z">
        <w:r>
          <w:rPr>
            <w:noProof/>
          </w:rPr>
          <w:t>7</w:t>
        </w:r>
        <w:r>
          <w:rPr>
            <w:noProof/>
          </w:rPr>
          <w:fldChar w:fldCharType="end"/>
        </w:r>
      </w:ins>
    </w:p>
    <w:p w:rsidR="006C6370" w:rsidRDefault="006C6370">
      <w:pPr>
        <w:pStyle w:val="TOC2"/>
        <w:rPr>
          <w:ins w:id="52" w:author="Radina Ivanova" w:date="2015-02-04T14:20:00Z"/>
          <w:rFonts w:asciiTheme="minorHAnsi" w:eastAsiaTheme="minorEastAsia" w:hAnsiTheme="minorHAnsi" w:cstheme="minorBidi"/>
          <w:b w:val="0"/>
          <w:noProof/>
          <w:sz w:val="22"/>
          <w:szCs w:val="22"/>
        </w:rPr>
      </w:pPr>
      <w:ins w:id="53" w:author="Radina Ivanova" w:date="2015-02-04T14:20:00Z">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_Toc410822992 \h </w:instrText>
        </w:r>
      </w:ins>
      <w:r>
        <w:rPr>
          <w:noProof/>
        </w:rPr>
      </w:r>
      <w:r>
        <w:rPr>
          <w:noProof/>
        </w:rPr>
        <w:fldChar w:fldCharType="separate"/>
      </w:r>
      <w:ins w:id="54" w:author="Radina Ivanova" w:date="2015-02-04T14:20:00Z">
        <w:r>
          <w:rPr>
            <w:noProof/>
          </w:rPr>
          <w:t>7</w:t>
        </w:r>
        <w:r>
          <w:rPr>
            <w:noProof/>
          </w:rPr>
          <w:fldChar w:fldCharType="end"/>
        </w:r>
      </w:ins>
    </w:p>
    <w:p w:rsidR="006C6370" w:rsidRDefault="006C6370">
      <w:pPr>
        <w:pStyle w:val="TOC3"/>
        <w:rPr>
          <w:ins w:id="55" w:author="Radina Ivanova" w:date="2015-02-04T14:20:00Z"/>
          <w:rFonts w:asciiTheme="minorHAnsi" w:eastAsiaTheme="minorEastAsia" w:hAnsiTheme="minorHAnsi" w:cstheme="minorBidi"/>
          <w:b w:val="0"/>
          <w:noProof/>
          <w:sz w:val="22"/>
          <w:szCs w:val="22"/>
        </w:rPr>
      </w:pPr>
      <w:ins w:id="56" w:author="Radina Ivanova" w:date="2015-02-04T14:20:00Z">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_Toc410822993 \h </w:instrText>
        </w:r>
      </w:ins>
      <w:r>
        <w:rPr>
          <w:noProof/>
        </w:rPr>
      </w:r>
      <w:r>
        <w:rPr>
          <w:noProof/>
        </w:rPr>
        <w:fldChar w:fldCharType="separate"/>
      </w:r>
      <w:ins w:id="57" w:author="Radina Ivanova" w:date="2015-02-04T14:20:00Z">
        <w:r>
          <w:rPr>
            <w:noProof/>
          </w:rPr>
          <w:t>8</w:t>
        </w:r>
        <w:r>
          <w:rPr>
            <w:noProof/>
          </w:rPr>
          <w:fldChar w:fldCharType="end"/>
        </w:r>
      </w:ins>
    </w:p>
    <w:p w:rsidR="006C6370" w:rsidRDefault="006C6370">
      <w:pPr>
        <w:pStyle w:val="TOC3"/>
        <w:rPr>
          <w:ins w:id="58" w:author="Radina Ivanova" w:date="2015-02-04T14:20:00Z"/>
          <w:rFonts w:asciiTheme="minorHAnsi" w:eastAsiaTheme="minorEastAsia" w:hAnsiTheme="minorHAnsi" w:cstheme="minorBidi"/>
          <w:b w:val="0"/>
          <w:noProof/>
          <w:sz w:val="22"/>
          <w:szCs w:val="22"/>
        </w:rPr>
      </w:pPr>
      <w:ins w:id="59" w:author="Radina Ivanova" w:date="2015-02-04T14:20:00Z">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_Toc410822994 \h </w:instrText>
        </w:r>
      </w:ins>
      <w:r>
        <w:rPr>
          <w:noProof/>
        </w:rPr>
      </w:r>
      <w:r>
        <w:rPr>
          <w:noProof/>
        </w:rPr>
        <w:fldChar w:fldCharType="separate"/>
      </w:r>
      <w:ins w:id="60" w:author="Radina Ivanova" w:date="2015-02-04T14:20:00Z">
        <w:r>
          <w:rPr>
            <w:noProof/>
          </w:rPr>
          <w:t>9</w:t>
        </w:r>
        <w:r>
          <w:rPr>
            <w:noProof/>
          </w:rPr>
          <w:fldChar w:fldCharType="end"/>
        </w:r>
      </w:ins>
    </w:p>
    <w:p w:rsidR="006C6370" w:rsidRDefault="006C6370">
      <w:pPr>
        <w:pStyle w:val="TOC2"/>
        <w:rPr>
          <w:ins w:id="61" w:author="Radina Ivanova" w:date="2015-02-04T14:20:00Z"/>
          <w:rFonts w:asciiTheme="minorHAnsi" w:eastAsiaTheme="minorEastAsia" w:hAnsiTheme="minorHAnsi" w:cstheme="minorBidi"/>
          <w:b w:val="0"/>
          <w:noProof/>
          <w:sz w:val="22"/>
          <w:szCs w:val="22"/>
        </w:rPr>
      </w:pPr>
      <w:ins w:id="62" w:author="Radina Ivanova" w:date="2015-02-04T14:20:00Z">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_Toc410822995 \h </w:instrText>
        </w:r>
      </w:ins>
      <w:r>
        <w:rPr>
          <w:noProof/>
        </w:rPr>
      </w:r>
      <w:r>
        <w:rPr>
          <w:noProof/>
        </w:rPr>
        <w:fldChar w:fldCharType="separate"/>
      </w:r>
      <w:ins w:id="63" w:author="Radina Ivanova" w:date="2015-02-04T14:20:00Z">
        <w:r>
          <w:rPr>
            <w:noProof/>
          </w:rPr>
          <w:t>10</w:t>
        </w:r>
        <w:r>
          <w:rPr>
            <w:noProof/>
          </w:rPr>
          <w:fldChar w:fldCharType="end"/>
        </w:r>
      </w:ins>
    </w:p>
    <w:p w:rsidR="006C6370" w:rsidRDefault="006C6370">
      <w:pPr>
        <w:pStyle w:val="TOC3"/>
        <w:rPr>
          <w:ins w:id="64" w:author="Radina Ivanova" w:date="2015-02-04T14:20:00Z"/>
          <w:rFonts w:asciiTheme="minorHAnsi" w:eastAsiaTheme="minorEastAsia" w:hAnsiTheme="minorHAnsi" w:cstheme="minorBidi"/>
          <w:b w:val="0"/>
          <w:noProof/>
          <w:sz w:val="22"/>
          <w:szCs w:val="22"/>
        </w:rPr>
      </w:pPr>
      <w:ins w:id="65" w:author="Radina Ivanova" w:date="2015-02-04T14:20:00Z">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_Toc410822996 \h </w:instrText>
        </w:r>
      </w:ins>
      <w:r>
        <w:rPr>
          <w:noProof/>
        </w:rPr>
      </w:r>
      <w:r>
        <w:rPr>
          <w:noProof/>
        </w:rPr>
        <w:fldChar w:fldCharType="separate"/>
      </w:r>
      <w:ins w:id="66" w:author="Radina Ivanova" w:date="2015-02-04T14:20:00Z">
        <w:r>
          <w:rPr>
            <w:noProof/>
          </w:rPr>
          <w:t>10</w:t>
        </w:r>
        <w:r>
          <w:rPr>
            <w:noProof/>
          </w:rPr>
          <w:fldChar w:fldCharType="end"/>
        </w:r>
      </w:ins>
    </w:p>
    <w:p w:rsidR="006C6370" w:rsidRDefault="006C6370">
      <w:pPr>
        <w:pStyle w:val="TOC3"/>
        <w:rPr>
          <w:ins w:id="67" w:author="Radina Ivanova" w:date="2015-02-04T14:20:00Z"/>
          <w:rFonts w:asciiTheme="minorHAnsi" w:eastAsiaTheme="minorEastAsia" w:hAnsiTheme="minorHAnsi" w:cstheme="minorBidi"/>
          <w:b w:val="0"/>
          <w:noProof/>
          <w:sz w:val="22"/>
          <w:szCs w:val="22"/>
        </w:rPr>
      </w:pPr>
      <w:ins w:id="68" w:author="Radina Ivanova" w:date="2015-02-04T14:20:00Z">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_Toc410822997 \h </w:instrText>
        </w:r>
      </w:ins>
      <w:r>
        <w:rPr>
          <w:noProof/>
        </w:rPr>
      </w:r>
      <w:r>
        <w:rPr>
          <w:noProof/>
        </w:rPr>
        <w:fldChar w:fldCharType="separate"/>
      </w:r>
      <w:ins w:id="69" w:author="Radina Ivanova" w:date="2015-02-04T14:20:00Z">
        <w:r>
          <w:rPr>
            <w:noProof/>
          </w:rPr>
          <w:t>10</w:t>
        </w:r>
        <w:r>
          <w:rPr>
            <w:noProof/>
          </w:rPr>
          <w:fldChar w:fldCharType="end"/>
        </w:r>
      </w:ins>
    </w:p>
    <w:p w:rsidR="006C6370" w:rsidRDefault="006C6370">
      <w:pPr>
        <w:pStyle w:val="TOC2"/>
        <w:rPr>
          <w:ins w:id="70" w:author="Radina Ivanova" w:date="2015-02-04T14:20:00Z"/>
          <w:rFonts w:asciiTheme="minorHAnsi" w:eastAsiaTheme="minorEastAsia" w:hAnsiTheme="minorHAnsi" w:cstheme="minorBidi"/>
          <w:b w:val="0"/>
          <w:noProof/>
          <w:sz w:val="22"/>
          <w:szCs w:val="22"/>
        </w:rPr>
      </w:pPr>
      <w:ins w:id="71" w:author="Radina Ivanova" w:date="2015-02-04T14:20:00Z">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_Toc410822998 \h </w:instrText>
        </w:r>
      </w:ins>
      <w:r>
        <w:rPr>
          <w:noProof/>
        </w:rPr>
      </w:r>
      <w:r>
        <w:rPr>
          <w:noProof/>
        </w:rPr>
        <w:fldChar w:fldCharType="separate"/>
      </w:r>
      <w:ins w:id="72" w:author="Radina Ivanova" w:date="2015-02-04T14:20:00Z">
        <w:r>
          <w:rPr>
            <w:noProof/>
          </w:rPr>
          <w:t>11</w:t>
        </w:r>
        <w:r>
          <w:rPr>
            <w:noProof/>
          </w:rPr>
          <w:fldChar w:fldCharType="end"/>
        </w:r>
      </w:ins>
    </w:p>
    <w:p w:rsidR="006C6370" w:rsidRDefault="006C6370">
      <w:pPr>
        <w:pStyle w:val="TOC3"/>
        <w:rPr>
          <w:ins w:id="73" w:author="Radina Ivanova" w:date="2015-02-04T14:20:00Z"/>
          <w:rFonts w:asciiTheme="minorHAnsi" w:eastAsiaTheme="minorEastAsia" w:hAnsiTheme="minorHAnsi" w:cstheme="minorBidi"/>
          <w:b w:val="0"/>
          <w:noProof/>
          <w:sz w:val="22"/>
          <w:szCs w:val="22"/>
        </w:rPr>
      </w:pPr>
      <w:ins w:id="74" w:author="Radina Ivanova" w:date="2015-02-04T14:20:00Z">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_Toc410822999 \h </w:instrText>
        </w:r>
      </w:ins>
      <w:r>
        <w:rPr>
          <w:noProof/>
        </w:rPr>
      </w:r>
      <w:r>
        <w:rPr>
          <w:noProof/>
        </w:rPr>
        <w:fldChar w:fldCharType="separate"/>
      </w:r>
      <w:ins w:id="75" w:author="Radina Ivanova" w:date="2015-02-04T14:20:00Z">
        <w:r>
          <w:rPr>
            <w:noProof/>
          </w:rPr>
          <w:t>11</w:t>
        </w:r>
        <w:r>
          <w:rPr>
            <w:noProof/>
          </w:rPr>
          <w:fldChar w:fldCharType="end"/>
        </w:r>
      </w:ins>
    </w:p>
    <w:p w:rsidR="006C6370" w:rsidRDefault="006C6370">
      <w:pPr>
        <w:pStyle w:val="TOC2"/>
        <w:rPr>
          <w:ins w:id="76" w:author="Radina Ivanova" w:date="2015-02-04T14:20:00Z"/>
          <w:rFonts w:asciiTheme="minorHAnsi" w:eastAsiaTheme="minorEastAsia" w:hAnsiTheme="minorHAnsi" w:cstheme="minorBidi"/>
          <w:b w:val="0"/>
          <w:noProof/>
          <w:sz w:val="22"/>
          <w:szCs w:val="22"/>
        </w:rPr>
      </w:pPr>
      <w:ins w:id="77" w:author="Radina Ivanova" w:date="2015-02-04T14:20:00Z">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_Toc410823000 \h </w:instrText>
        </w:r>
      </w:ins>
      <w:r>
        <w:rPr>
          <w:noProof/>
        </w:rPr>
      </w:r>
      <w:r>
        <w:rPr>
          <w:noProof/>
        </w:rPr>
        <w:fldChar w:fldCharType="separate"/>
      </w:r>
      <w:ins w:id="78" w:author="Radina Ivanova" w:date="2015-02-04T14:20:00Z">
        <w:r>
          <w:rPr>
            <w:noProof/>
          </w:rPr>
          <w:t>11</w:t>
        </w:r>
        <w:r>
          <w:rPr>
            <w:noProof/>
          </w:rPr>
          <w:fldChar w:fldCharType="end"/>
        </w:r>
      </w:ins>
    </w:p>
    <w:p w:rsidR="006C6370" w:rsidRDefault="006C6370">
      <w:pPr>
        <w:pStyle w:val="TOC2"/>
        <w:rPr>
          <w:ins w:id="79" w:author="Radina Ivanova" w:date="2015-02-04T14:20:00Z"/>
          <w:rFonts w:asciiTheme="minorHAnsi" w:eastAsiaTheme="minorEastAsia" w:hAnsiTheme="minorHAnsi" w:cstheme="minorBidi"/>
          <w:b w:val="0"/>
          <w:noProof/>
          <w:sz w:val="22"/>
          <w:szCs w:val="22"/>
        </w:rPr>
      </w:pPr>
      <w:ins w:id="80" w:author="Radina Ivanova" w:date="2015-02-04T14:20:00Z">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_Toc410823001 \h </w:instrText>
        </w:r>
      </w:ins>
      <w:r>
        <w:rPr>
          <w:noProof/>
        </w:rPr>
      </w:r>
      <w:r>
        <w:rPr>
          <w:noProof/>
        </w:rPr>
        <w:fldChar w:fldCharType="separate"/>
      </w:r>
      <w:ins w:id="81" w:author="Radina Ivanova" w:date="2015-02-04T14:20:00Z">
        <w:r>
          <w:rPr>
            <w:noProof/>
          </w:rPr>
          <w:t>12</w:t>
        </w:r>
        <w:r>
          <w:rPr>
            <w:noProof/>
          </w:rPr>
          <w:fldChar w:fldCharType="end"/>
        </w:r>
      </w:ins>
    </w:p>
    <w:p w:rsidR="006C6370" w:rsidRDefault="006C6370">
      <w:pPr>
        <w:pStyle w:val="TOC1"/>
        <w:rPr>
          <w:ins w:id="82" w:author="Radina Ivanova" w:date="2015-02-04T14:20:00Z"/>
          <w:rFonts w:asciiTheme="minorHAnsi" w:eastAsiaTheme="minorEastAsia" w:hAnsiTheme="minorHAnsi" w:cstheme="minorBidi"/>
          <w:b w:val="0"/>
          <w:noProof/>
          <w:sz w:val="22"/>
          <w:szCs w:val="22"/>
        </w:rPr>
      </w:pPr>
      <w:ins w:id="83" w:author="Radina Ivanova" w:date="2015-02-04T14:20:00Z">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_Toc410823002 \h </w:instrText>
        </w:r>
      </w:ins>
      <w:r>
        <w:rPr>
          <w:noProof/>
        </w:rPr>
      </w:r>
      <w:r>
        <w:rPr>
          <w:noProof/>
        </w:rPr>
        <w:fldChar w:fldCharType="separate"/>
      </w:r>
      <w:ins w:id="84" w:author="Radina Ivanova" w:date="2015-02-04T14:20:00Z">
        <w:r>
          <w:rPr>
            <w:noProof/>
          </w:rPr>
          <w:t>13</w:t>
        </w:r>
        <w:r>
          <w:rPr>
            <w:noProof/>
          </w:rPr>
          <w:fldChar w:fldCharType="end"/>
        </w:r>
      </w:ins>
    </w:p>
    <w:p w:rsidR="006C6370" w:rsidRDefault="006C6370">
      <w:pPr>
        <w:pStyle w:val="TOC2"/>
        <w:rPr>
          <w:ins w:id="85" w:author="Radina Ivanova" w:date="2015-02-04T14:20:00Z"/>
          <w:rFonts w:asciiTheme="minorHAnsi" w:eastAsiaTheme="minorEastAsia" w:hAnsiTheme="minorHAnsi" w:cstheme="minorBidi"/>
          <w:b w:val="0"/>
          <w:noProof/>
          <w:sz w:val="22"/>
          <w:szCs w:val="22"/>
        </w:rPr>
      </w:pPr>
      <w:ins w:id="86" w:author="Radina Ivanova" w:date="2015-02-04T14:20:00Z">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_Toc410823003 \h </w:instrText>
        </w:r>
      </w:ins>
      <w:r>
        <w:rPr>
          <w:noProof/>
        </w:rPr>
      </w:r>
      <w:r>
        <w:rPr>
          <w:noProof/>
        </w:rPr>
        <w:fldChar w:fldCharType="separate"/>
      </w:r>
      <w:ins w:id="87" w:author="Radina Ivanova" w:date="2015-02-04T14:20:00Z">
        <w:r>
          <w:rPr>
            <w:noProof/>
          </w:rPr>
          <w:t>13</w:t>
        </w:r>
        <w:r>
          <w:rPr>
            <w:noProof/>
          </w:rPr>
          <w:fldChar w:fldCharType="end"/>
        </w:r>
      </w:ins>
    </w:p>
    <w:p w:rsidR="006C6370" w:rsidRDefault="006C6370">
      <w:pPr>
        <w:pStyle w:val="TOC3"/>
        <w:rPr>
          <w:ins w:id="88" w:author="Radina Ivanova" w:date="2015-02-04T14:20:00Z"/>
          <w:rFonts w:asciiTheme="minorHAnsi" w:eastAsiaTheme="minorEastAsia" w:hAnsiTheme="minorHAnsi" w:cstheme="minorBidi"/>
          <w:b w:val="0"/>
          <w:noProof/>
          <w:sz w:val="22"/>
          <w:szCs w:val="22"/>
        </w:rPr>
      </w:pPr>
      <w:ins w:id="89" w:author="Radina Ivanova" w:date="2015-02-04T14:20:00Z">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_Toc410823004 \h </w:instrText>
        </w:r>
      </w:ins>
      <w:r>
        <w:rPr>
          <w:noProof/>
        </w:rPr>
      </w:r>
      <w:r>
        <w:rPr>
          <w:noProof/>
        </w:rPr>
        <w:fldChar w:fldCharType="separate"/>
      </w:r>
      <w:ins w:id="90" w:author="Radina Ivanova" w:date="2015-02-04T14:20:00Z">
        <w:r>
          <w:rPr>
            <w:noProof/>
          </w:rPr>
          <w:t>13</w:t>
        </w:r>
        <w:r>
          <w:rPr>
            <w:noProof/>
          </w:rPr>
          <w:fldChar w:fldCharType="end"/>
        </w:r>
      </w:ins>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93" w:name="_Toc146698395"/>
      <w:bookmarkStart w:id="94" w:name="_Toc410822983"/>
      <w:bookmarkStart w:id="95" w:name="_Toc216071604"/>
      <w:bookmarkEnd w:id="0"/>
      <w:bookmarkEnd w:id="93"/>
      <w:r>
        <w:lastRenderedPageBreak/>
        <w:t>About this document</w:t>
      </w:r>
      <w:bookmarkEnd w:id="9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96" w:name="_Toc410822984"/>
      <w:r w:rsidRPr="00FD58AE">
        <w:t>Introduction</w:t>
      </w:r>
      <w:bookmarkEnd w:id="95"/>
      <w:bookmarkEnd w:id="96"/>
    </w:p>
    <w:p w:rsidR="003C34EA" w:rsidRPr="00EC1DE2" w:rsidRDefault="003C34EA" w:rsidP="00C44A4A">
      <w:pPr>
        <w:pStyle w:val="PSPBodytext"/>
        <w:ind w:left="360"/>
      </w:pPr>
      <w:r w:rsidRPr="00EC1DE2">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w:t>
      </w:r>
      <w:ins w:id="97" w:author="Monica Mohler" w:date="2015-02-05T15:23:00Z">
        <w:r w:rsidR="006E09C2">
          <w:t xml:space="preserve"> Perceptive Reach</w:t>
        </w:r>
      </w:ins>
      <w:r w:rsidRPr="00EC1DE2">
        <w:t xml:space="preserve"> Integrated Reach Database System (IRDS) innovation is to promote the general health of the Veteran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The IRDS innovation will serve to bolster the three major components of VHA’s Strategic Plan for Suicide Prevention: surveillance, risk and protective factors, and prevention interventions. The IRDS innovation will target antecedent events specific to Veteran populations prior to the onset of risk to mitigate the development of risk.</w:t>
      </w:r>
      <w:bookmarkStart w:id="98" w:name="_Toc216071605"/>
    </w:p>
    <w:p w:rsidR="00737FCC" w:rsidRDefault="001019C4" w:rsidP="00C44A4A">
      <w:pPr>
        <w:pStyle w:val="Heading2"/>
        <w:ind w:left="1260"/>
      </w:pPr>
      <w:bookmarkStart w:id="99" w:name="_Toc410822985"/>
      <w:r>
        <w:t>Scope</w:t>
      </w:r>
      <w:bookmarkEnd w:id="99"/>
    </w:p>
    <w:bookmarkEnd w:id="98"/>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 xml:space="preserve">Veterans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100"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1" w:name="_Toc410822986"/>
      <w:r>
        <w:rPr>
          <w:lang w:eastAsia="en-GB"/>
        </w:rPr>
        <w:t>Assumptions</w:t>
      </w:r>
      <w:bookmarkEnd w:id="101"/>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02" w:name="_Toc410822987"/>
      <w:r>
        <w:rPr>
          <w:lang w:eastAsia="en-GB"/>
        </w:rPr>
        <w:t>References</w:t>
      </w:r>
      <w:bookmarkEnd w:id="102"/>
    </w:p>
    <w:p w:rsidR="00D84098" w:rsidRPr="00805C93" w:rsidRDefault="00D84098" w:rsidP="00C44A4A">
      <w:pPr>
        <w:ind w:left="360"/>
        <w:rPr>
          <w:sz w:val="24"/>
        </w:rPr>
      </w:pPr>
      <w:r w:rsidRPr="00805C93">
        <w:rPr>
          <w:sz w:val="24"/>
        </w:rPr>
        <w:t>The following</w:t>
      </w:r>
      <w:ins w:id="103" w:author="Monica Mohler" w:date="2015-02-05T15:27:00Z">
        <w:r w:rsidR="006E09C2">
          <w:rPr>
            <w:sz w:val="24"/>
          </w:rPr>
          <w:t xml:space="preserve"> Perceptive Reach</w:t>
        </w:r>
      </w:ins>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ins w:id="104" w:author="Monica Mohler" w:date="2015-02-05T15:27:00Z">
        <w:r>
          <w:rPr>
            <w:sz w:val="24"/>
          </w:rPr>
          <w:t xml:space="preserve">Contractor </w:t>
        </w:r>
      </w:ins>
      <w:r w:rsidR="00D84098" w:rsidRPr="00805C93">
        <w:rPr>
          <w:sz w:val="24"/>
        </w:rPr>
        <w:t>Project Management Plan (</w:t>
      </w:r>
      <w:ins w:id="105" w:author="Monica Mohler" w:date="2015-02-05T15:27:00Z">
        <w:r>
          <w:rPr>
            <w:sz w:val="24"/>
          </w:rPr>
          <w:t>C</w:t>
        </w:r>
      </w:ins>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06" w:name="_Toc410822988"/>
      <w:r>
        <w:rPr>
          <w:lang w:eastAsia="en-GB"/>
        </w:rPr>
        <w:t>Acronyms</w:t>
      </w:r>
      <w:bookmarkEnd w:id="106"/>
    </w:p>
    <w:p w:rsidR="0081264A" w:rsidRPr="0081264A" w:rsidRDefault="0081264A" w:rsidP="00C44A4A">
      <w:pPr>
        <w:pStyle w:val="Caption"/>
        <w:ind w:left="360"/>
        <w:jc w:val="center"/>
        <w:rPr>
          <w:lang w:eastAsia="en-GB"/>
        </w:rPr>
      </w:pPr>
      <w:r>
        <w:t xml:space="preserve">Table </w:t>
      </w:r>
      <w:r w:rsidR="00D57C0D">
        <w:fldChar w:fldCharType="begin"/>
      </w:r>
      <w:r w:rsidR="00D57C0D">
        <w:instrText xml:space="preserve"> SEQ Table \* ARABIC </w:instrText>
      </w:r>
      <w:r w:rsidR="00D57C0D">
        <w:fldChar w:fldCharType="separate"/>
      </w:r>
      <w:r w:rsidR="00EC1DE2">
        <w:rPr>
          <w:noProof/>
        </w:rPr>
        <w:t>1</w:t>
      </w:r>
      <w:r w:rsidR="00D57C0D">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lastRenderedPageBreak/>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Veterans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Veterans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Veterans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Veterans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Pr="00727EBE" w:rsidRDefault="00727EBE" w:rsidP="00C44A4A">
      <w:pPr>
        <w:ind w:left="360"/>
        <w:rPr>
          <w:lang w:eastAsia="en-GB"/>
        </w:rPr>
      </w:pPr>
    </w:p>
    <w:p w:rsidR="002357F8" w:rsidRDefault="004F2920" w:rsidP="00C44A4A">
      <w:pPr>
        <w:pStyle w:val="Heading2"/>
        <w:ind w:left="1260"/>
        <w:rPr>
          <w:lang w:eastAsia="en-GB"/>
        </w:rPr>
      </w:pPr>
      <w:bookmarkStart w:id="107" w:name="_Toc410822989"/>
      <w:r>
        <w:rPr>
          <w:lang w:eastAsia="en-GB"/>
        </w:rPr>
        <w:t>System Identification</w:t>
      </w:r>
      <w:bookmarkEnd w:id="107"/>
    </w:p>
    <w:bookmarkEnd w:id="100"/>
    <w:p w:rsidR="00335283" w:rsidRPr="00DD1E25" w:rsidRDefault="007573A4" w:rsidP="00C44A4A">
      <w:pPr>
        <w:ind w:left="360"/>
        <w:rPr>
          <w:sz w:val="24"/>
        </w:rPr>
      </w:pPr>
      <w:r w:rsidRPr="00DD1E25">
        <w:rPr>
          <w:sz w:val="24"/>
        </w:rPr>
        <w:t>The system identification for the IRDS have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08" w:name="_Toc216071609"/>
      <w:bookmarkStart w:id="109" w:name="_Toc410822990"/>
      <w:r w:rsidRPr="00FD58AE">
        <w:lastRenderedPageBreak/>
        <w:t>Interface Definition</w:t>
      </w:r>
      <w:bookmarkEnd w:id="108"/>
      <w:r w:rsidR="0030648A">
        <w:t xml:space="preserve"> &amp; Requirements</w:t>
      </w:r>
      <w:bookmarkEnd w:id="109"/>
    </w:p>
    <w:p w:rsidR="00D952B0" w:rsidRDefault="00D952B0" w:rsidP="00C44A4A">
      <w:pPr>
        <w:pStyle w:val="Heading2"/>
        <w:ind w:left="1260"/>
      </w:pPr>
      <w:bookmarkStart w:id="110" w:name="_Toc216071610"/>
      <w:bookmarkStart w:id="111" w:name="_Toc410822991"/>
      <w:r w:rsidRPr="00FD58AE">
        <w:t>System Overview</w:t>
      </w:r>
      <w:bookmarkEnd w:id="110"/>
      <w:bookmarkEnd w:id="111"/>
    </w:p>
    <w:p w:rsidR="0017153A" w:rsidRDefault="0017153A" w:rsidP="00C44A4A">
      <w:pPr>
        <w:ind w:left="360"/>
        <w:rPr>
          <w:sz w:val="24"/>
        </w:rPr>
      </w:pPr>
      <w:r w:rsidRPr="00805C93">
        <w:rPr>
          <w:sz w:val="24"/>
        </w:rPr>
        <w:t>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Veteran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2FF627AC" wp14:editId="115CB838">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D57C0D">
        <w:fldChar w:fldCharType="begin"/>
      </w:r>
      <w:r w:rsidR="00D57C0D">
        <w:instrText xml:space="preserve"> SEQ Figure \* ARABIC </w:instrText>
      </w:r>
      <w:r w:rsidR="00D57C0D">
        <w:fldChar w:fldCharType="separate"/>
      </w:r>
      <w:r w:rsidR="00DD1E25">
        <w:rPr>
          <w:noProof/>
        </w:rPr>
        <w:t>1</w:t>
      </w:r>
      <w:r w:rsidR="00D57C0D">
        <w:rPr>
          <w:noProof/>
        </w:rPr>
        <w:fldChar w:fldCharType="end"/>
      </w:r>
      <w:r w:rsidR="001A26E3">
        <w:rPr>
          <w:noProof/>
        </w:rPr>
        <w:t>: IRDS System Overview</w:t>
      </w:r>
    </w:p>
    <w:p w:rsidR="00D952B0" w:rsidRDefault="00D952B0" w:rsidP="00C44A4A">
      <w:pPr>
        <w:pStyle w:val="Heading2"/>
        <w:ind w:left="1260"/>
      </w:pPr>
      <w:bookmarkStart w:id="112" w:name="_Toc216071611"/>
      <w:bookmarkStart w:id="113" w:name="_Toc410822992"/>
      <w:r w:rsidRPr="00FD58AE">
        <w:t>Interface Overview</w:t>
      </w:r>
      <w:bookmarkEnd w:id="112"/>
      <w:bookmarkEnd w:id="113"/>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6D1B27">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5A04B8">
        <w:rPr>
          <w:sz w:val="24"/>
        </w:rPr>
        <w:t xml:space="preserve">Veterans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265D13" w:rsidP="00C44A4A">
      <w:pPr>
        <w:pStyle w:val="Caption"/>
        <w:ind w:left="360"/>
        <w:jc w:val="center"/>
      </w:pPr>
      <w:r>
        <w:rPr>
          <w:noProof/>
        </w:rPr>
        <w:lastRenderedPageBreak/>
        <w:drawing>
          <wp:inline distT="0" distB="0" distL="0" distR="0" wp14:anchorId="2D1401CE" wp14:editId="7395FDEB">
            <wp:extent cx="5149966" cy="357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307" cy="3577619"/>
                    </a:xfrm>
                    <a:prstGeom prst="rect">
                      <a:avLst/>
                    </a:prstGeom>
                    <a:noFill/>
                  </pic:spPr>
                </pic:pic>
              </a:graphicData>
            </a:graphic>
          </wp:inline>
        </w:drawing>
      </w:r>
    </w:p>
    <w:p w:rsidR="003A6307" w:rsidRDefault="003A6307" w:rsidP="00C44A4A">
      <w:pPr>
        <w:pStyle w:val="Caption"/>
        <w:ind w:left="360"/>
        <w:jc w:val="center"/>
        <w:rPr>
          <w:noProof/>
        </w:rPr>
      </w:pPr>
      <w:r>
        <w:t xml:space="preserve">Figure </w:t>
      </w:r>
      <w:r w:rsidR="00D57C0D">
        <w:fldChar w:fldCharType="begin"/>
      </w:r>
      <w:r w:rsidR="00D57C0D">
        <w:instrText xml:space="preserve"> SEQ Figure \* ARABIC </w:instrText>
      </w:r>
      <w:r w:rsidR="00D57C0D">
        <w:fldChar w:fldCharType="separate"/>
      </w:r>
      <w:r w:rsidR="00D02C27">
        <w:rPr>
          <w:noProof/>
        </w:rPr>
        <w:t>2</w:t>
      </w:r>
      <w:r w:rsidR="00D57C0D">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114" w:name="_Toc410822993"/>
      <w:r>
        <w:t>External Data Sources</w:t>
      </w:r>
      <w:bookmarkEnd w:id="114"/>
    </w:p>
    <w:p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w:t>
      </w:r>
      <w:ins w:id="115" w:author="Monica Mohler" w:date="2015-02-05T15:21:00Z">
        <w:r w:rsidR="006E09C2">
          <w:rPr>
            <w:sz w:val="24"/>
          </w:rPr>
          <w:t xml:space="preserve">the </w:t>
        </w:r>
      </w:ins>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E36C6E" w:rsidP="00C44A4A">
      <w:pPr>
        <w:pStyle w:val="ListParagraph"/>
        <w:numPr>
          <w:ilvl w:val="0"/>
          <w:numId w:val="49"/>
        </w:numPr>
        <w:ind w:left="1440"/>
        <w:rPr>
          <w:sz w:val="24"/>
        </w:rPr>
      </w:pPr>
      <w:r w:rsidRPr="00EC1DE2">
        <w:rPr>
          <w:sz w:val="24"/>
        </w:rPr>
        <w:t>Veterans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Del="00E64D89" w:rsidRDefault="00E36C6E" w:rsidP="00C44A4A">
      <w:pPr>
        <w:pStyle w:val="ListParagraph"/>
        <w:numPr>
          <w:ilvl w:val="0"/>
          <w:numId w:val="48"/>
        </w:numPr>
        <w:ind w:left="1080"/>
        <w:rPr>
          <w:del w:id="116" w:author="William Balshem" w:date="2015-02-03T13:13:00Z"/>
          <w:sz w:val="24"/>
        </w:rPr>
      </w:pPr>
      <w:del w:id="117" w:author="William Balshem" w:date="2015-02-03T13:13:00Z">
        <w:r w:rsidRPr="00EC1DE2" w:rsidDel="00E64D89">
          <w:rPr>
            <w:sz w:val="24"/>
            <w:u w:val="single"/>
          </w:rPr>
          <w:delText>Corporate Data Warehouse (CDW) -</w:delText>
        </w:r>
        <w:r w:rsidRPr="00EC1DE2" w:rsidDel="00E64D89">
          <w:rPr>
            <w:sz w:val="24"/>
          </w:rPr>
          <w:delText xml:space="preserve"> CDW warehouses VHA and VBA data is SQL Server format. It is assumed that VHA and VBA data will be imported into the IRDS Reach database. The plan is to connect to the CDW servers via a SQL connection and directly pull the data into the IRDS system.</w:delText>
        </w:r>
      </w:del>
    </w:p>
    <w:p w:rsidR="00E36C6E" w:rsidRPr="00EC1DE2" w:rsidRDefault="00E36C6E" w:rsidP="00C44A4A">
      <w:pPr>
        <w:ind w:left="360"/>
        <w:rPr>
          <w:sz w:val="24"/>
        </w:rPr>
      </w:pPr>
    </w:p>
    <w:p w:rsidR="00E36C6E" w:rsidRDefault="00E36C6E" w:rsidP="00C44A4A">
      <w:pPr>
        <w:pStyle w:val="ListParagraph"/>
        <w:numPr>
          <w:ilvl w:val="0"/>
          <w:numId w:val="48"/>
        </w:numPr>
        <w:ind w:left="1080"/>
        <w:rPr>
          <w:ins w:id="118" w:author="William Balshem" w:date="2015-02-03T13:13:00Z"/>
          <w:sz w:val="24"/>
        </w:rPr>
      </w:pPr>
      <w:r w:rsidRPr="00EC1DE2">
        <w:rPr>
          <w:sz w:val="24"/>
          <w:u w:val="single"/>
        </w:rPr>
        <w:t xml:space="preserve">Veterans Health Information Systems and Technology </w:t>
      </w:r>
      <w:r w:rsidR="00C75A4F" w:rsidRPr="00EC1DE2">
        <w:rPr>
          <w:sz w:val="24"/>
          <w:u w:val="single"/>
        </w:rPr>
        <w:t>Architecture (</w:t>
      </w:r>
      <w:r w:rsidRPr="00EC1DE2">
        <w:rPr>
          <w:sz w:val="24"/>
          <w:u w:val="single"/>
        </w:rPr>
        <w:t>VistA) -</w:t>
      </w:r>
      <w:r w:rsidRPr="00EC1DE2">
        <w:rPr>
          <w:sz w:val="24"/>
        </w:rPr>
        <w:t xml:space="preserve"> It is assumed that some VHA data will be retrieved directly from the VA Vista system. </w:t>
      </w:r>
      <w:r w:rsidRPr="00EC1DE2">
        <w:rPr>
          <w:sz w:val="24"/>
        </w:rPr>
        <w:lastRenderedPageBreak/>
        <w:t>Vist</w:t>
      </w:r>
      <w:r w:rsidR="004B4107" w:rsidRPr="00EC1DE2">
        <w:rPr>
          <w:sz w:val="24"/>
        </w:rPr>
        <w:t>A</w:t>
      </w:r>
      <w:r w:rsidRPr="00EC1DE2">
        <w:rPr>
          <w:sz w:val="24"/>
        </w:rPr>
        <w:t xml:space="preserve"> uses an M data platform.</w:t>
      </w:r>
      <w:r w:rsidR="003A55B5" w:rsidRPr="00EC1DE2">
        <w:rPr>
          <w:sz w:val="24"/>
        </w:rPr>
        <w:t xml:space="preserve"> </w:t>
      </w:r>
      <w:r w:rsidRPr="00EC1DE2">
        <w:rPr>
          <w:sz w:val="24"/>
        </w:rPr>
        <w:t xml:space="preserve">VistA data </w:t>
      </w:r>
      <w:proofErr w:type="gramStart"/>
      <w:r w:rsidRPr="00EC1DE2">
        <w:rPr>
          <w:sz w:val="24"/>
        </w:rPr>
        <w:t>will be imported</w:t>
      </w:r>
      <w:proofErr w:type="gramEnd"/>
      <w:r w:rsidRPr="00EC1DE2">
        <w:rPr>
          <w:sz w:val="24"/>
        </w:rPr>
        <w:t xml:space="preserve"> into the </w:t>
      </w:r>
      <w:del w:id="119" w:author="Monica Mohler" w:date="2015-02-05T15:20:00Z">
        <w:r w:rsidRPr="00EC1DE2" w:rsidDel="001760D9">
          <w:rPr>
            <w:sz w:val="24"/>
          </w:rPr>
          <w:delText xml:space="preserve">IRDS </w:delText>
        </w:r>
      </w:del>
      <w:r w:rsidRPr="00EC1DE2">
        <w:rPr>
          <w:sz w:val="24"/>
        </w:rPr>
        <w:t xml:space="preserve">Reach </w:t>
      </w:r>
      <w:del w:id="120" w:author="William Balshem" w:date="2015-02-03T15:53:00Z">
        <w:r w:rsidRPr="00EC1DE2" w:rsidDel="004F3EBE">
          <w:rPr>
            <w:sz w:val="24"/>
          </w:rPr>
          <w:delText>data base</w:delText>
        </w:r>
      </w:del>
      <w:ins w:id="121" w:author="William Balshem" w:date="2015-02-03T15:53:00Z">
        <w:r w:rsidR="004F3EBE" w:rsidRPr="00EC1DE2">
          <w:rPr>
            <w:sz w:val="24"/>
          </w:rPr>
          <w:t>database</w:t>
        </w:r>
      </w:ins>
      <w:r w:rsidRPr="00EC1DE2">
        <w:rPr>
          <w:sz w:val="24"/>
        </w:rPr>
        <w:t xml:space="preserve"> using custom and/or currently existing RPC calls.</w:t>
      </w:r>
    </w:p>
    <w:p w:rsidR="00E64D89" w:rsidRPr="00E64D89" w:rsidRDefault="00E64D89">
      <w:pPr>
        <w:pStyle w:val="ListParagraph"/>
        <w:rPr>
          <w:ins w:id="122" w:author="William Balshem" w:date="2015-02-03T13:13:00Z"/>
          <w:sz w:val="24"/>
          <w:rPrChange w:id="123" w:author="William Balshem" w:date="2015-02-03T13:13:00Z">
            <w:rPr>
              <w:ins w:id="124" w:author="William Balshem" w:date="2015-02-03T13:13:00Z"/>
            </w:rPr>
          </w:rPrChange>
        </w:rPr>
        <w:pPrChange w:id="125" w:author="William Balshem" w:date="2015-02-03T13:13:00Z">
          <w:pPr>
            <w:pStyle w:val="ListParagraph"/>
            <w:numPr>
              <w:numId w:val="48"/>
            </w:numPr>
            <w:ind w:left="1080" w:hanging="360"/>
          </w:pPr>
        </w:pPrChange>
      </w:pPr>
    </w:p>
    <w:p w:rsidR="00E64D89" w:rsidRPr="00EC1DE2" w:rsidRDefault="00E64D89" w:rsidP="00C44A4A">
      <w:pPr>
        <w:pStyle w:val="ListParagraph"/>
        <w:numPr>
          <w:ilvl w:val="0"/>
          <w:numId w:val="48"/>
        </w:numPr>
        <w:ind w:left="1080"/>
        <w:rPr>
          <w:sz w:val="24"/>
        </w:rPr>
      </w:pPr>
      <w:ins w:id="126" w:author="William Balshem" w:date="2015-02-03T13:13:00Z">
        <w:r w:rsidRPr="00EC1DE2">
          <w:rPr>
            <w:sz w:val="24"/>
            <w:u w:val="single"/>
          </w:rPr>
          <w:t>Corporate Data Warehouse (CDW) -</w:t>
        </w:r>
        <w:r w:rsidRPr="00EC1DE2">
          <w:rPr>
            <w:sz w:val="24"/>
          </w:rPr>
          <w:t xml:space="preserve"> CDW warehouses VHA data </w:t>
        </w:r>
      </w:ins>
      <w:ins w:id="127" w:author="William Balshem" w:date="2015-02-03T14:20:00Z">
        <w:r w:rsidR="002C146F">
          <w:rPr>
            <w:sz w:val="24"/>
          </w:rPr>
          <w:t>(</w:t>
        </w:r>
      </w:ins>
      <w:ins w:id="128" w:author="William Balshem" w:date="2015-02-03T14:21:00Z">
        <w:r w:rsidR="002C146F">
          <w:rPr>
            <w:sz w:val="24"/>
          </w:rPr>
          <w:t>mostly VistA data</w:t>
        </w:r>
      </w:ins>
      <w:ins w:id="129" w:author="William Balshem" w:date="2015-02-03T14:20:00Z">
        <w:r w:rsidR="002C146F">
          <w:rPr>
            <w:sz w:val="24"/>
          </w:rPr>
          <w:t>)</w:t>
        </w:r>
      </w:ins>
      <w:ins w:id="130" w:author="William Balshem" w:date="2015-02-03T14:21:00Z">
        <w:r w:rsidR="002C146F">
          <w:rPr>
            <w:sz w:val="24"/>
          </w:rPr>
          <w:t xml:space="preserve"> </w:t>
        </w:r>
      </w:ins>
      <w:ins w:id="131" w:author="William Balshem" w:date="2015-02-03T13:13:00Z">
        <w:r w:rsidRPr="00EC1DE2">
          <w:rPr>
            <w:sz w:val="24"/>
          </w:rPr>
          <w:t>i</w:t>
        </w:r>
      </w:ins>
      <w:ins w:id="132" w:author="William Balshem" w:date="2015-02-03T14:38:00Z">
        <w:r w:rsidR="00FC38C5">
          <w:rPr>
            <w:sz w:val="24"/>
          </w:rPr>
          <w:t>n</w:t>
        </w:r>
      </w:ins>
      <w:ins w:id="133" w:author="William Balshem" w:date="2015-02-03T13:13:00Z">
        <w:r w:rsidRPr="00EC1DE2">
          <w:rPr>
            <w:sz w:val="24"/>
          </w:rPr>
          <w:t xml:space="preserve"> SQL Server format. </w:t>
        </w:r>
      </w:ins>
      <w:ins w:id="134" w:author="William Balshem" w:date="2015-02-03T15:37:00Z">
        <w:r w:rsidR="002D76F3">
          <w:rPr>
            <w:sz w:val="24"/>
          </w:rPr>
          <w:t>VistA</w:t>
        </w:r>
      </w:ins>
      <w:ins w:id="135" w:author="William Balshem" w:date="2015-02-03T14:38:00Z">
        <w:r w:rsidR="00FC38C5">
          <w:rPr>
            <w:sz w:val="24"/>
          </w:rPr>
          <w:t xml:space="preserve"> </w:t>
        </w:r>
      </w:ins>
      <w:ins w:id="136" w:author="William Balshem" w:date="2015-02-03T14:39:00Z">
        <w:r w:rsidR="00FC38C5">
          <w:rPr>
            <w:sz w:val="24"/>
          </w:rPr>
          <w:t xml:space="preserve">data stored in CDW </w:t>
        </w:r>
        <w:proofErr w:type="gramStart"/>
        <w:r w:rsidR="00FC38C5">
          <w:rPr>
            <w:sz w:val="24"/>
          </w:rPr>
          <w:t>will be imported</w:t>
        </w:r>
        <w:proofErr w:type="gramEnd"/>
        <w:r w:rsidR="00FC38C5">
          <w:rPr>
            <w:sz w:val="24"/>
          </w:rPr>
          <w:t xml:space="preserve"> into </w:t>
        </w:r>
      </w:ins>
      <w:ins w:id="137" w:author="William Balshem" w:date="2015-02-03T15:56:00Z">
        <w:r w:rsidR="004F3EBE">
          <w:rPr>
            <w:sz w:val="24"/>
          </w:rPr>
          <w:t xml:space="preserve">the </w:t>
        </w:r>
      </w:ins>
      <w:ins w:id="138" w:author="William Balshem" w:date="2015-02-03T14:39:00Z">
        <w:del w:id="139" w:author="Monica Mohler" w:date="2015-02-05T15:19:00Z">
          <w:r w:rsidR="00FC38C5" w:rsidDel="001760D9">
            <w:rPr>
              <w:sz w:val="24"/>
            </w:rPr>
            <w:delText xml:space="preserve">IRDS </w:delText>
          </w:r>
        </w:del>
        <w:r w:rsidR="00FC38C5">
          <w:rPr>
            <w:sz w:val="24"/>
          </w:rPr>
          <w:t>Reach database</w:t>
        </w:r>
      </w:ins>
      <w:ins w:id="140" w:author="William Balshem" w:date="2015-02-03T13:13:00Z">
        <w:r w:rsidRPr="00EC1DE2">
          <w:rPr>
            <w:sz w:val="24"/>
          </w:rPr>
          <w:t xml:space="preserve">. The plan </w:t>
        </w:r>
        <w:r w:rsidR="00FC38C5">
          <w:rPr>
            <w:sz w:val="24"/>
          </w:rPr>
          <w:t>is to connect to the CDW server</w:t>
        </w:r>
        <w:r w:rsidRPr="00EC1DE2">
          <w:rPr>
            <w:sz w:val="24"/>
          </w:rPr>
          <w:t xml:space="preserve"> via a SQL connection </w:t>
        </w:r>
      </w:ins>
      <w:ins w:id="141" w:author="William Balshem" w:date="2015-02-03T14:40:00Z">
        <w:r w:rsidR="00FC38C5">
          <w:rPr>
            <w:sz w:val="24"/>
          </w:rPr>
          <w:t>to</w:t>
        </w:r>
      </w:ins>
      <w:ins w:id="142" w:author="William Balshem" w:date="2015-02-03T13:13:00Z">
        <w:r w:rsidRPr="00EC1DE2">
          <w:rPr>
            <w:sz w:val="24"/>
          </w:rPr>
          <w:t xml:space="preserve"> pull the data into the IRDS </w:t>
        </w:r>
      </w:ins>
      <w:ins w:id="143" w:author="William Balshem" w:date="2015-02-03T14:40:00Z">
        <w:r w:rsidR="00FC38C5">
          <w:rPr>
            <w:sz w:val="24"/>
          </w:rPr>
          <w:t>server</w:t>
        </w:r>
      </w:ins>
      <w:ins w:id="144" w:author="William Balshem" w:date="2015-02-03T13:13:00Z">
        <w:r w:rsidRPr="00EC1DE2">
          <w:rPr>
            <w:sz w:val="24"/>
          </w:rPr>
          <w:t>.</w:t>
        </w:r>
      </w:ins>
    </w:p>
    <w:p w:rsidR="004B4107" w:rsidRDefault="004B4107" w:rsidP="00C44A4A">
      <w:pPr>
        <w:pStyle w:val="ListParagraph"/>
        <w:ind w:left="1080"/>
        <w:rPr>
          <w:ins w:id="145" w:author="William Balshem" w:date="2015-02-03T14:40:00Z"/>
          <w:sz w:val="24"/>
        </w:rPr>
      </w:pPr>
    </w:p>
    <w:p w:rsidR="00FC38C5" w:rsidRDefault="002177D3">
      <w:pPr>
        <w:pStyle w:val="ListParagraph"/>
        <w:numPr>
          <w:ilvl w:val="0"/>
          <w:numId w:val="48"/>
        </w:numPr>
        <w:rPr>
          <w:ins w:id="146" w:author="William Balshem" w:date="2015-02-03T14:40:00Z"/>
          <w:sz w:val="24"/>
        </w:rPr>
        <w:pPrChange w:id="147" w:author="William Balshem" w:date="2015-02-03T14:40:00Z">
          <w:pPr>
            <w:pStyle w:val="ListParagraph"/>
            <w:ind w:left="1080"/>
          </w:pPr>
        </w:pPrChange>
      </w:pPr>
      <w:ins w:id="148" w:author="William Balshem" w:date="2015-02-03T14:40:00Z">
        <w:r>
          <w:rPr>
            <w:sz w:val="24"/>
          </w:rPr>
          <w:t>Enterprise Data War</w:t>
        </w:r>
      </w:ins>
      <w:ins w:id="149" w:author="William Balshem" w:date="2015-02-03T14:50:00Z">
        <w:r>
          <w:rPr>
            <w:sz w:val="24"/>
          </w:rPr>
          <w:t>e</w:t>
        </w:r>
      </w:ins>
      <w:ins w:id="150" w:author="William Balshem" w:date="2015-02-03T14:40:00Z">
        <w:r>
          <w:rPr>
            <w:sz w:val="24"/>
          </w:rPr>
          <w:t xml:space="preserve">house (EDW) </w:t>
        </w:r>
      </w:ins>
      <w:ins w:id="151" w:author="William Balshem" w:date="2015-02-03T14:41:00Z">
        <w:r>
          <w:rPr>
            <w:sz w:val="24"/>
          </w:rPr>
          <w:t>–</w:t>
        </w:r>
      </w:ins>
      <w:ins w:id="152" w:author="William Balshem" w:date="2015-02-03T14:40:00Z">
        <w:r>
          <w:rPr>
            <w:sz w:val="24"/>
          </w:rPr>
          <w:t xml:space="preserve"> The </w:t>
        </w:r>
      </w:ins>
      <w:ins w:id="153" w:author="William Balshem" w:date="2015-02-03T14:41:00Z">
        <w:r>
          <w:rPr>
            <w:sz w:val="24"/>
          </w:rPr>
          <w:t xml:space="preserve">Veterans Benefits </w:t>
        </w:r>
      </w:ins>
      <w:ins w:id="154" w:author="William Balshem" w:date="2015-02-03T15:53:00Z">
        <w:r w:rsidR="004F3EBE">
          <w:rPr>
            <w:sz w:val="24"/>
          </w:rPr>
          <w:t>Administration</w:t>
        </w:r>
      </w:ins>
      <w:ins w:id="155" w:author="William Balshem" w:date="2015-02-03T14:44:00Z">
        <w:r>
          <w:rPr>
            <w:sz w:val="24"/>
          </w:rPr>
          <w:t xml:space="preserve"> (VBA) store Veteran data in SQL format in an Oracle database.</w:t>
        </w:r>
      </w:ins>
      <w:ins w:id="156" w:author="William Balshem" w:date="2015-02-03T14:45:00Z">
        <w:r>
          <w:rPr>
            <w:sz w:val="24"/>
          </w:rPr>
          <w:t xml:space="preserve"> Some data elements from VBA</w:t>
        </w:r>
      </w:ins>
      <w:ins w:id="157" w:author="William Balshem" w:date="2015-02-03T15:02:00Z">
        <w:r w:rsidR="00E9702B">
          <w:rPr>
            <w:sz w:val="24"/>
          </w:rPr>
          <w:t xml:space="preserve"> (financial status, </w:t>
        </w:r>
      </w:ins>
      <w:ins w:id="158" w:author="William Balshem" w:date="2015-02-03T15:05:00Z">
        <w:r w:rsidR="00E9702B">
          <w:rPr>
            <w:sz w:val="24"/>
          </w:rPr>
          <w:t>marital status</w:t>
        </w:r>
      </w:ins>
      <w:ins w:id="159" w:author="William Balshem" w:date="2015-02-03T15:02:00Z">
        <w:r w:rsidR="00E9702B">
          <w:rPr>
            <w:sz w:val="24"/>
          </w:rPr>
          <w:t>)</w:t>
        </w:r>
      </w:ins>
      <w:ins w:id="160" w:author="William Balshem" w:date="2015-02-03T14:50:00Z">
        <w:r w:rsidR="001A4DC7">
          <w:rPr>
            <w:sz w:val="24"/>
          </w:rPr>
          <w:t xml:space="preserve"> may be pulled into the Reach database and </w:t>
        </w:r>
      </w:ins>
      <w:ins w:id="161" w:author="William Balshem" w:date="2015-02-03T14:51:00Z">
        <w:r w:rsidR="001A4DC7">
          <w:rPr>
            <w:sz w:val="24"/>
          </w:rPr>
          <w:t>linked</w:t>
        </w:r>
      </w:ins>
      <w:ins w:id="162" w:author="William Balshem" w:date="2015-02-03T14:50:00Z">
        <w:r w:rsidR="001A4DC7">
          <w:rPr>
            <w:sz w:val="24"/>
          </w:rPr>
          <w:t xml:space="preserve"> to VHA records for those individuals</w:t>
        </w:r>
      </w:ins>
      <w:ins w:id="163" w:author="William Balshem" w:date="2015-02-03T14:51:00Z">
        <w:r w:rsidR="001A4DC7">
          <w:rPr>
            <w:sz w:val="24"/>
          </w:rPr>
          <w:t xml:space="preserve"> by matching on elements such as SSN.</w:t>
        </w:r>
      </w:ins>
    </w:p>
    <w:p w:rsidR="00FC38C5" w:rsidRPr="00EC1DE2" w:rsidRDefault="00FC38C5" w:rsidP="00C44A4A">
      <w:pPr>
        <w:pStyle w:val="ListParagraph"/>
        <w:ind w:left="1080"/>
        <w:rPr>
          <w:sz w:val="24"/>
        </w:rPr>
      </w:pPr>
    </w:p>
    <w:p w:rsidR="004B4107" w:rsidRDefault="004B4107" w:rsidP="00C44A4A">
      <w:pPr>
        <w:pStyle w:val="ListParagraph"/>
        <w:numPr>
          <w:ilvl w:val="0"/>
          <w:numId w:val="48"/>
        </w:numPr>
        <w:ind w:left="1080"/>
        <w:rPr>
          <w:sz w:val="24"/>
        </w:rPr>
      </w:pPr>
      <w:del w:id="164" w:author="William Balshem" w:date="2015-02-03T15:53:00Z">
        <w:r w:rsidRPr="00EC1DE2" w:rsidDel="004F3EBE">
          <w:rPr>
            <w:sz w:val="24"/>
            <w:u w:val="single"/>
          </w:rPr>
          <w:delText>Non VA</w:delText>
        </w:r>
      </w:del>
      <w:ins w:id="165" w:author="William Balshem" w:date="2015-02-03T15:53:00Z">
        <w:r w:rsidR="004F3EBE" w:rsidRPr="00EC1DE2">
          <w:rPr>
            <w:sz w:val="24"/>
            <w:u w:val="single"/>
          </w:rPr>
          <w:t>Non-VA</w:t>
        </w:r>
      </w:ins>
      <w:r w:rsidRPr="00EC1DE2">
        <w:rPr>
          <w:sz w:val="24"/>
          <w:u w:val="single"/>
        </w:rPr>
        <w:t xml:space="preserve"> data sources -</w:t>
      </w:r>
      <w:r w:rsidRPr="00EC1DE2">
        <w:rPr>
          <w:sz w:val="24"/>
        </w:rPr>
        <w:t xml:space="preserve"> The VA has expressed an interest in importing and analyzing data that is </w:t>
      </w:r>
      <w:r w:rsidR="00C75A4F" w:rsidRPr="00EC1DE2">
        <w:rPr>
          <w:sz w:val="24"/>
        </w:rPr>
        <w:t>external</w:t>
      </w:r>
      <w:r w:rsidRPr="00EC1DE2">
        <w:rPr>
          <w:sz w:val="24"/>
        </w:rPr>
        <w:t xml:space="preserve"> to VA data sources. Some of the sources being considered are LexisNexis and PACER. The </w:t>
      </w:r>
      <w:del w:id="166" w:author="Monica Mohler" w:date="2015-02-05T15:32:00Z">
        <w:r w:rsidRPr="00EC1DE2" w:rsidDel="00643BE3">
          <w:rPr>
            <w:sz w:val="24"/>
          </w:rPr>
          <w:delText xml:space="preserve">PwC </w:delText>
        </w:r>
      </w:del>
      <w:r w:rsidRPr="00EC1DE2">
        <w:rPr>
          <w:sz w:val="24"/>
        </w:rPr>
        <w:t xml:space="preserve">requirements </w:t>
      </w:r>
      <w:r w:rsidR="00C75A4F" w:rsidRPr="00EC1DE2">
        <w:rPr>
          <w:sz w:val="24"/>
        </w:rPr>
        <w:t>team is</w:t>
      </w:r>
      <w:r w:rsidRPr="00EC1DE2">
        <w:rPr>
          <w:sz w:val="24"/>
        </w:rPr>
        <w:t xml:space="preserve"> currently reviewing possibilities with the VA.</w:t>
      </w:r>
    </w:p>
    <w:p w:rsidR="005C4A3D" w:rsidRPr="00C44A4A" w:rsidRDefault="005C4A3D"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167" w:name="_Toc410822994"/>
      <w:r>
        <w:t>External Interfaces</w:t>
      </w:r>
      <w:bookmarkEnd w:id="167"/>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  These are processed and organized into visualizations which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6" type="#_x0000_t75" style="width:392.85pt;height:123.85pt" o:ole="">
            <v:imagedata r:id="rId21" o:title=""/>
          </v:shape>
          <o:OLEObject Type="Embed" ProgID="Visio.Drawing.11" ShapeID="_x0000_i1026" DrawAspect="Content" ObjectID="_1485203404" r:id="rId22"/>
        </w:object>
      </w:r>
    </w:p>
    <w:p w:rsidR="003A6730" w:rsidRDefault="003A6730" w:rsidP="00C44A4A">
      <w:pPr>
        <w:pStyle w:val="ListParagraph"/>
        <w:rPr>
          <w:sz w:val="24"/>
        </w:rPr>
      </w:pPr>
    </w:p>
    <w:p w:rsidR="00A5096C" w:rsidRDefault="00A5096C" w:rsidP="00C44A4A">
      <w:pPr>
        <w:pStyle w:val="ListParagraph"/>
        <w:numPr>
          <w:ilvl w:val="0"/>
          <w:numId w:val="55"/>
        </w:numPr>
        <w:rPr>
          <w:sz w:val="24"/>
        </w:rPr>
      </w:pPr>
      <w:r w:rsidRPr="00A5096C">
        <w:rPr>
          <w:sz w:val="24"/>
        </w:rPr>
        <w:lastRenderedPageBreak/>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w:t>
      </w:r>
      <w:del w:id="168" w:author="Monica Mohler" w:date="2015-02-05T15:20:00Z">
        <w:r w:rsidR="007573A4" w:rsidRPr="007573A4" w:rsidDel="001760D9">
          <w:rPr>
            <w:sz w:val="24"/>
          </w:rPr>
          <w:delText xml:space="preserve">IRDS </w:delText>
        </w:r>
      </w:del>
      <w:r w:rsidR="007573A4" w:rsidRPr="007573A4">
        <w:rPr>
          <w:sz w:val="24"/>
        </w:rPr>
        <w:t>Reach database.</w:t>
      </w:r>
    </w:p>
    <w:p w:rsidR="002D76F3" w:rsidRDefault="005C4A3D" w:rsidP="002D76F3">
      <w:pPr>
        <w:pStyle w:val="ListParagraph"/>
        <w:numPr>
          <w:ilvl w:val="0"/>
          <w:numId w:val="55"/>
        </w:numPr>
        <w:rPr>
          <w:ins w:id="169" w:author="William Balshem" w:date="2015-02-03T15:48:00Z"/>
          <w:sz w:val="24"/>
        </w:rPr>
      </w:pPr>
      <w:r>
        <w:rPr>
          <w:sz w:val="24"/>
        </w:rPr>
        <w:t>CDW SSIS Interface</w:t>
      </w:r>
      <w:r w:rsidR="007573A4">
        <w:rPr>
          <w:sz w:val="24"/>
        </w:rPr>
        <w:t xml:space="preserve"> – </w:t>
      </w:r>
      <w:del w:id="170" w:author="William Balshem" w:date="2015-02-03T15:40:00Z">
        <w:r w:rsidR="007573A4" w:rsidDel="002D76F3">
          <w:rPr>
            <w:sz w:val="24"/>
          </w:rPr>
          <w:delText>The CDW Interface will be added upon further clarification of requir</w:delText>
        </w:r>
        <w:r w:rsidR="00B31F83" w:rsidDel="002D76F3">
          <w:rPr>
            <w:sz w:val="24"/>
          </w:rPr>
          <w:delText>e</w:delText>
        </w:r>
        <w:r w:rsidR="007573A4" w:rsidDel="002D76F3">
          <w:rPr>
            <w:sz w:val="24"/>
          </w:rPr>
          <w:delText>ments.</w:delText>
        </w:r>
      </w:del>
      <w:ins w:id="171" w:author="William Balshem" w:date="2015-02-03T15:40:00Z">
        <w:r w:rsidR="002D76F3" w:rsidRPr="002D76F3">
          <w:t xml:space="preserve"> </w:t>
        </w:r>
        <w:r w:rsidR="002D76F3" w:rsidRPr="002D76F3">
          <w:rPr>
            <w:sz w:val="24"/>
          </w:rPr>
          <w:t>CDW has given the IRDS development team a SQL Server project database (VAIC_IRDS), located on a CDW server. The database will be used:</w:t>
        </w:r>
      </w:ins>
    </w:p>
    <w:p w:rsidR="00DD4907" w:rsidRDefault="00DD4907">
      <w:pPr>
        <w:pStyle w:val="ListParagraph"/>
        <w:numPr>
          <w:ilvl w:val="0"/>
          <w:numId w:val="60"/>
        </w:numPr>
        <w:rPr>
          <w:ins w:id="172" w:author="William Balshem" w:date="2015-02-03T15:48:00Z"/>
          <w:sz w:val="24"/>
        </w:rPr>
        <w:pPrChange w:id="173" w:author="William Balshem" w:date="2015-02-03T15:48:00Z">
          <w:pPr>
            <w:pStyle w:val="ListParagraph"/>
            <w:numPr>
              <w:numId w:val="55"/>
            </w:numPr>
            <w:ind w:hanging="360"/>
          </w:pPr>
        </w:pPrChange>
      </w:pPr>
      <w:ins w:id="174" w:author="William Balshem" w:date="2015-02-03T15:48:00Z">
        <w:r w:rsidRPr="00DD4907">
          <w:rPr>
            <w:sz w:val="24"/>
          </w:rPr>
          <w:t xml:space="preserve">To import VistA data from CDW work tables into new tables in the </w:t>
        </w:r>
      </w:ins>
      <w:ins w:id="175" w:author="William Balshem" w:date="2015-02-03T15:56:00Z">
        <w:r w:rsidR="004F3EBE" w:rsidRPr="002D76F3">
          <w:rPr>
            <w:sz w:val="24"/>
          </w:rPr>
          <w:t>VAIC_IRDS</w:t>
        </w:r>
      </w:ins>
      <w:ins w:id="176" w:author="William Balshem" w:date="2015-02-03T15:48:00Z">
        <w:r w:rsidRPr="00DD4907">
          <w:rPr>
            <w:sz w:val="24"/>
          </w:rPr>
          <w:t>, for the purpose of validating the VA Risk Model and then enhancing it</w:t>
        </w:r>
      </w:ins>
      <w:ins w:id="177" w:author="Monica Mohler" w:date="2015-02-05T15:42:00Z">
        <w:r w:rsidR="00D74815">
          <w:rPr>
            <w:sz w:val="24"/>
          </w:rPr>
          <w:t>.</w:t>
        </w:r>
      </w:ins>
    </w:p>
    <w:p w:rsidR="00DD4907" w:rsidRPr="00DD4907" w:rsidRDefault="00DD4907">
      <w:pPr>
        <w:pStyle w:val="ListParagraph"/>
        <w:numPr>
          <w:ilvl w:val="0"/>
          <w:numId w:val="60"/>
        </w:numPr>
        <w:rPr>
          <w:ins w:id="178" w:author="William Balshem" w:date="2015-02-03T15:48:00Z"/>
          <w:sz w:val="24"/>
          <w:rPrChange w:id="179" w:author="William Balshem" w:date="2015-02-03T15:48:00Z">
            <w:rPr>
              <w:ins w:id="180" w:author="William Balshem" w:date="2015-02-03T15:48:00Z"/>
            </w:rPr>
          </w:rPrChange>
        </w:rPr>
        <w:pPrChange w:id="181" w:author="William Balshem" w:date="2015-02-03T15:48:00Z">
          <w:pPr>
            <w:pStyle w:val="ListParagraph"/>
            <w:numPr>
              <w:numId w:val="55"/>
            </w:numPr>
            <w:ind w:hanging="360"/>
          </w:pPr>
        </w:pPrChange>
      </w:pPr>
      <w:ins w:id="182" w:author="William Balshem" w:date="2015-02-03T15:49:00Z">
        <w:r w:rsidRPr="00DD4907">
          <w:rPr>
            <w:sz w:val="24"/>
          </w:rPr>
          <w:t xml:space="preserve">As </w:t>
        </w:r>
        <w:proofErr w:type="gramStart"/>
        <w:r w:rsidRPr="00DD4907">
          <w:rPr>
            <w:sz w:val="24"/>
          </w:rPr>
          <w:t>work space</w:t>
        </w:r>
        <w:proofErr w:type="gramEnd"/>
        <w:r w:rsidRPr="00DD4907">
          <w:rPr>
            <w:sz w:val="24"/>
          </w:rPr>
          <w:t xml:space="preserve"> for the automated import process, built in SSIS, to filter and transform the CDW data before pulling </w:t>
        </w:r>
        <w:r>
          <w:rPr>
            <w:sz w:val="24"/>
          </w:rPr>
          <w:t xml:space="preserve">it </w:t>
        </w:r>
        <w:r w:rsidRPr="00DD4907">
          <w:rPr>
            <w:sz w:val="24"/>
          </w:rPr>
          <w:t>over the network onto the IRDS server and into the Reach database</w:t>
        </w:r>
      </w:ins>
      <w:ins w:id="183" w:author="Monica Mohler" w:date="2015-02-05T15:43:00Z">
        <w:r w:rsidR="00D74815">
          <w:rPr>
            <w:sz w:val="24"/>
          </w:rPr>
          <w:t>.</w:t>
        </w:r>
      </w:ins>
    </w:p>
    <w:p w:rsidR="00DD4907" w:rsidRDefault="00DD4907" w:rsidP="002D76F3">
      <w:pPr>
        <w:pStyle w:val="ListParagraph"/>
        <w:numPr>
          <w:ilvl w:val="0"/>
          <w:numId w:val="55"/>
        </w:numPr>
        <w:rPr>
          <w:ins w:id="184" w:author="William Balshem" w:date="2015-02-03T15:47:00Z"/>
          <w:sz w:val="24"/>
        </w:rPr>
      </w:pPr>
      <w:ins w:id="185" w:author="William Balshem" w:date="2015-02-03T15:48:00Z">
        <w:r>
          <w:rPr>
            <w:sz w:val="24"/>
          </w:rPr>
          <w:t xml:space="preserve">CDW SaS Data </w:t>
        </w:r>
      </w:ins>
      <w:ins w:id="186" w:author="William Balshem" w:date="2015-02-03T15:50:00Z">
        <w:r>
          <w:rPr>
            <w:sz w:val="24"/>
          </w:rPr>
          <w:t xml:space="preserve">– The IRDS </w:t>
        </w:r>
      </w:ins>
      <w:ins w:id="187" w:author="William Balshem" w:date="2015-02-03T15:54:00Z">
        <w:r w:rsidR="004F3EBE">
          <w:rPr>
            <w:sz w:val="24"/>
          </w:rPr>
          <w:t>Analytics</w:t>
        </w:r>
      </w:ins>
      <w:ins w:id="188" w:author="William Balshem" w:date="2015-02-03T15:50:00Z">
        <w:r>
          <w:rPr>
            <w:sz w:val="24"/>
          </w:rPr>
          <w:t xml:space="preserve"> team will have access to SaS data files located on the CDW server as part of their validation of the VA Risk model. These files will be accessed through </w:t>
        </w:r>
        <w:r w:rsidR="004F3EBE">
          <w:rPr>
            <w:sz w:val="24"/>
          </w:rPr>
          <w:t>R</w:t>
        </w:r>
      </w:ins>
      <w:ins w:id="189" w:author="William Balshem" w:date="2015-02-03T15:54:00Z">
        <w:r w:rsidR="004F3EBE">
          <w:rPr>
            <w:sz w:val="24"/>
          </w:rPr>
          <w:t xml:space="preserve"> </w:t>
        </w:r>
      </w:ins>
      <w:ins w:id="190" w:author="William Balshem" w:date="2015-02-03T15:50:00Z">
        <w:r w:rsidR="004F3EBE">
          <w:rPr>
            <w:sz w:val="24"/>
          </w:rPr>
          <w:t>sofware</w:t>
        </w:r>
        <w:r>
          <w:rPr>
            <w:sz w:val="24"/>
          </w:rPr>
          <w:t xml:space="preserve"> located on an authorized VA machine.</w:t>
        </w:r>
      </w:ins>
    </w:p>
    <w:p w:rsidR="00DD4907" w:rsidRPr="002D76F3" w:rsidRDefault="00DD4907" w:rsidP="00DD4907">
      <w:pPr>
        <w:pStyle w:val="ListParagraph"/>
        <w:numPr>
          <w:ilvl w:val="0"/>
          <w:numId w:val="55"/>
        </w:numPr>
        <w:rPr>
          <w:ins w:id="191" w:author="William Balshem" w:date="2015-02-03T15:40:00Z"/>
          <w:sz w:val="24"/>
          <w:rPrChange w:id="192" w:author="William Balshem" w:date="2015-02-03T15:46:00Z">
            <w:rPr>
              <w:ins w:id="193" w:author="William Balshem" w:date="2015-02-03T15:40:00Z"/>
            </w:rPr>
          </w:rPrChange>
        </w:rPr>
      </w:pPr>
      <w:ins w:id="194" w:author="William Balshem" w:date="2015-02-03T15:47:00Z">
        <w:r w:rsidRPr="00DD4907">
          <w:rPr>
            <w:sz w:val="24"/>
          </w:rPr>
          <w:t xml:space="preserve">EDW SSIS Interface – An SSIS packages will </w:t>
        </w:r>
      </w:ins>
      <w:ins w:id="195" w:author="William Balshem" w:date="2015-02-03T15:49:00Z">
        <w:r>
          <w:rPr>
            <w:sz w:val="24"/>
          </w:rPr>
          <w:t xml:space="preserve">be </w:t>
        </w:r>
      </w:ins>
      <w:ins w:id="196" w:author="William Balshem" w:date="2015-02-03T15:47:00Z">
        <w:r w:rsidRPr="00DD4907">
          <w:rPr>
            <w:sz w:val="24"/>
          </w:rPr>
          <w:t xml:space="preserve">developed to create a SQL connection to the VBA EDW Oracle database. The details for that interface are currently being worked </w:t>
        </w:r>
      </w:ins>
      <w:ins w:id="197" w:author="William Balshem" w:date="2015-02-03T15:50:00Z">
        <w:r>
          <w:rPr>
            <w:sz w:val="24"/>
          </w:rPr>
          <w:t xml:space="preserve">out </w:t>
        </w:r>
      </w:ins>
      <w:ins w:id="198" w:author="William Balshem" w:date="2015-02-03T15:47:00Z">
        <w:r w:rsidRPr="00DD4907">
          <w:rPr>
            <w:sz w:val="24"/>
          </w:rPr>
          <w:t>between the IRDS management team and their VBA points of contact.</w:t>
        </w:r>
      </w:ins>
    </w:p>
    <w:p w:rsidR="00E9702B" w:rsidDel="00E9702B" w:rsidRDefault="00E9702B" w:rsidP="002D76F3">
      <w:pPr>
        <w:pStyle w:val="ListParagraph"/>
        <w:numPr>
          <w:ilvl w:val="0"/>
          <w:numId w:val="55"/>
        </w:numPr>
        <w:rPr>
          <w:del w:id="199" w:author="William Balshem" w:date="2015-02-03T15:09:00Z"/>
          <w:sz w:val="24"/>
        </w:rPr>
      </w:pPr>
    </w:p>
    <w:p w:rsidR="005C4A3D" w:rsidRPr="008B65BC"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Veterans Health Information Systems and Technology Architecture (Vista) system, for managing Veterans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  This is to be determined. </w:t>
      </w:r>
    </w:p>
    <w:p w:rsidR="00E36C6E" w:rsidRDefault="00E36C6E" w:rsidP="00265D13"/>
    <w:p w:rsidR="00B93950" w:rsidRDefault="00105A84" w:rsidP="006C74ED">
      <w:pPr>
        <w:pStyle w:val="Heading2"/>
      </w:pPr>
      <w:bookmarkStart w:id="200" w:name="_Toc410822995"/>
      <w:bookmarkStart w:id="201" w:name="_Toc216071613"/>
      <w:bookmarkStart w:id="202" w:name="_Ref326487994"/>
      <w:r>
        <w:t>Data Transfer</w:t>
      </w:r>
      <w:bookmarkEnd w:id="200"/>
    </w:p>
    <w:p w:rsidR="00BC3C87" w:rsidRDefault="00BC3C87" w:rsidP="00265D13">
      <w:pPr>
        <w:pStyle w:val="Heading3"/>
      </w:pPr>
      <w:bookmarkStart w:id="203" w:name="_Toc410822996"/>
      <w:bookmarkEnd w:id="201"/>
      <w:bookmarkEnd w:id="202"/>
      <w:r>
        <w:t>SQL Server Integration Services (SSIS)</w:t>
      </w:r>
      <w:bookmarkEnd w:id="203"/>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 xml:space="preserve">data sources into the </w:t>
      </w:r>
      <w:del w:id="204" w:author="Monica Mohler" w:date="2015-02-05T15:21:00Z">
        <w:r w:rsidR="00D80F98" w:rsidRPr="00EC1DE2" w:rsidDel="001760D9">
          <w:rPr>
            <w:sz w:val="24"/>
          </w:rPr>
          <w:delText xml:space="preserve">IRDS </w:delText>
        </w:r>
      </w:del>
      <w:r w:rsidR="00D80F98" w:rsidRPr="00EC1DE2">
        <w:rPr>
          <w:sz w:val="24"/>
        </w:rPr>
        <w:t>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Pr="00EC1DE2"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ins w:id="205" w:author="William Balshem" w:date="2015-02-03T15:54:00Z">
        <w:r w:rsidR="004F3EBE">
          <w:rPr>
            <w:sz w:val="24"/>
          </w:rPr>
          <w:t>L</w:t>
        </w:r>
      </w:ins>
      <w:del w:id="206" w:author="William Balshem" w:date="2015-02-03T15:54:00Z">
        <w:r w:rsidR="004F3EBE" w:rsidRPr="00EC1DE2" w:rsidDel="00387F5E">
          <w:rPr>
            <w:sz w:val="24"/>
          </w:rPr>
          <w:delText>l</w:delText>
        </w:r>
      </w:del>
      <w:r w:rsidRPr="00EC1DE2">
        <w:rPr>
          <w:sz w:val="24"/>
        </w:rPr>
        <w:t xml:space="preserve"> Server Agent.</w:t>
      </w:r>
    </w:p>
    <w:p w:rsidR="00FE5BC7" w:rsidRDefault="00FE5BC7" w:rsidP="00D80F98"/>
    <w:p w:rsidR="00FE5BC7" w:rsidRPr="00EC1DE2" w:rsidRDefault="00FE5BC7" w:rsidP="00EC1DE2">
      <w:pPr>
        <w:pStyle w:val="Heading3"/>
      </w:pPr>
      <w:bookmarkStart w:id="207" w:name="_Toc410822997"/>
      <w:r w:rsidRPr="00EC1DE2">
        <w:t>Remote Procedure Calls (</w:t>
      </w:r>
      <w:r w:rsidR="00496521" w:rsidRPr="00EC1DE2">
        <w:t>RPC</w:t>
      </w:r>
      <w:r w:rsidRPr="00EC1DE2">
        <w:t>)</w:t>
      </w:r>
      <w:bookmarkEnd w:id="207"/>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del w:id="208" w:author="William Balshem" w:date="2015-02-03T15:54:00Z">
        <w:r w:rsidRPr="00EC1DE2" w:rsidDel="004F3EBE">
          <w:rPr>
            <w:sz w:val="24"/>
          </w:rPr>
          <w:delText>stored  against</w:delText>
        </w:r>
      </w:del>
      <w:ins w:id="209" w:author="William Balshem" w:date="2015-02-03T15:54:00Z">
        <w:r w:rsidR="004F3EBE" w:rsidRPr="00EC1DE2">
          <w:rPr>
            <w:sz w:val="24"/>
          </w:rPr>
          <w:t>stored against</w:t>
        </w:r>
      </w:ins>
      <w:r w:rsidRPr="00EC1DE2">
        <w:rPr>
          <w:sz w:val="24"/>
        </w:rPr>
        <w:t xml:space="preserve"> a MUMPS back end, which uses </w:t>
      </w:r>
      <w:del w:id="210" w:author="William Balshem" w:date="2015-02-03T15:54:00Z">
        <w:r w:rsidRPr="00EC1DE2" w:rsidDel="004F3EBE">
          <w:rPr>
            <w:sz w:val="24"/>
          </w:rPr>
          <w:delText>text based</w:delText>
        </w:r>
      </w:del>
      <w:ins w:id="211" w:author="William Balshem" w:date="2015-02-03T15:54:00Z">
        <w:r w:rsidR="004F3EBE" w:rsidRPr="00EC1DE2">
          <w:rPr>
            <w:sz w:val="24"/>
          </w:rPr>
          <w:t>text-based</w:t>
        </w:r>
      </w:ins>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lastRenderedPageBreak/>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ins w:id="212" w:author="Monica Mohler" w:date="2015-02-05T15:21:00Z">
        <w:r w:rsidR="006E09C2">
          <w:rPr>
            <w:sz w:val="24"/>
          </w:rPr>
          <w:t>R</w:t>
        </w:r>
      </w:ins>
      <w:del w:id="213" w:author="Monica Mohler" w:date="2015-02-05T15:21:00Z">
        <w:r w:rsidR="0006015D" w:rsidRPr="00EC1DE2" w:rsidDel="006E09C2">
          <w:rPr>
            <w:sz w:val="24"/>
          </w:rPr>
          <w:delText>r</w:delText>
        </w:r>
      </w:del>
      <w:r w:rsidR="0006015D" w:rsidRPr="00EC1DE2">
        <w:rPr>
          <w:sz w:val="24"/>
        </w:rPr>
        <w:t>each database via a SSIS package (using the steps listed in the section above)</w:t>
      </w:r>
    </w:p>
    <w:p w:rsidR="00D02C27" w:rsidRDefault="00EC1DE2" w:rsidP="00D02C27">
      <w:r>
        <w:object w:dxaOrig="11424" w:dyaOrig="7044">
          <v:shape id="_x0000_i1027" type="#_x0000_t75" style="width:435.45pt;height:268.4pt" o:ole="">
            <v:imagedata r:id="rId23" o:title=""/>
          </v:shape>
          <o:OLEObject Type="Embed" ProgID="Visio.Drawing.11" ShapeID="_x0000_i1027" DrawAspect="Content" ObjectID="_1485203405" r:id="rId24"/>
        </w:object>
      </w:r>
    </w:p>
    <w:p w:rsidR="00D02C27" w:rsidRDefault="00D02C27" w:rsidP="00265D13">
      <w:pPr>
        <w:pStyle w:val="Caption"/>
        <w:jc w:val="center"/>
      </w:pPr>
      <w:r>
        <w:t xml:space="preserve">Figure </w:t>
      </w:r>
      <w:r w:rsidR="00D57C0D">
        <w:fldChar w:fldCharType="begin"/>
      </w:r>
      <w:r w:rsidR="00D57C0D">
        <w:instrText xml:space="preserve"> SEQ Figure \* ARABIC </w:instrText>
      </w:r>
      <w:r w:rsidR="00D57C0D">
        <w:fldChar w:fldCharType="separate"/>
      </w:r>
      <w:r>
        <w:rPr>
          <w:noProof/>
        </w:rPr>
        <w:t>3</w:t>
      </w:r>
      <w:r w:rsidR="00D57C0D">
        <w:rPr>
          <w:noProof/>
        </w:rPr>
        <w:fldChar w:fldCharType="end"/>
      </w:r>
      <w:r w:rsidR="00B31F83">
        <w:t>:</w:t>
      </w:r>
      <w:r>
        <w:t xml:space="preserve"> IRDS Data Import Process Flow</w:t>
      </w:r>
    </w:p>
    <w:p w:rsidR="00EC1DE2" w:rsidRPr="00EC1DE2" w:rsidRDefault="00EC1DE2" w:rsidP="00EC1DE2"/>
    <w:p w:rsidR="00D952B0" w:rsidRDefault="00D952B0" w:rsidP="00864D55">
      <w:pPr>
        <w:pStyle w:val="Heading2"/>
      </w:pPr>
      <w:bookmarkStart w:id="214" w:name="_Toc216071617"/>
      <w:bookmarkStart w:id="215" w:name="_Toc410822998"/>
      <w:r w:rsidRPr="00FD58AE">
        <w:t>Communications Methods</w:t>
      </w:r>
      <w:bookmarkEnd w:id="214"/>
      <w:bookmarkEnd w:id="215"/>
      <w:r>
        <w:t xml:space="preserve"> </w:t>
      </w:r>
    </w:p>
    <w:p w:rsidR="00864D55" w:rsidRDefault="008A5459" w:rsidP="00C44A4A">
      <w:pPr>
        <w:pStyle w:val="Heading3"/>
      </w:pPr>
      <w:bookmarkStart w:id="216" w:name="_Toc410822999"/>
      <w:r>
        <w:t xml:space="preserve">IRDS </w:t>
      </w:r>
      <w:r w:rsidR="005240C6">
        <w:t>Surveillance</w:t>
      </w:r>
      <w:r>
        <w:t xml:space="preserve"> Dashboard</w:t>
      </w:r>
      <w:bookmarkEnd w:id="216"/>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service APIs that adhere to the REST architectural constraints are called RESTful. HTTP based RESTful APIs are defined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5"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r w:rsidRPr="00BE7C3A">
        <w:rPr>
          <w:sz w:val="24"/>
        </w:rPr>
        <w:t>an Internet media type for the data. This is often JSON but can be any other valid Internet media type (e.g. XML, Atom, microformats,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way which allows for multiple data connections.  </w:t>
      </w:r>
      <w:r w:rsidR="003A6730" w:rsidRPr="00BE7C3A">
        <w:rPr>
          <w:sz w:val="24"/>
        </w:rPr>
        <w:t xml:space="preserve">To address </w:t>
      </w:r>
      <w:r w:rsidR="003A6730" w:rsidRPr="00BE7C3A">
        <w:rPr>
          <w:sz w:val="24"/>
        </w:rPr>
        <w:lastRenderedPageBreak/>
        <w:t>safety and security the REST API will be managed through a session token or API key which will provide for privileged based access and will prevent unauthorized use.</w:t>
      </w:r>
    </w:p>
    <w:p w:rsidR="00D952B0" w:rsidRDefault="00D952B0" w:rsidP="00FD58AE">
      <w:pPr>
        <w:pStyle w:val="Heading2"/>
        <w:rPr>
          <w:ins w:id="217" w:author="Paul Bradley" w:date="2015-02-11T23:28:00Z"/>
        </w:rPr>
      </w:pPr>
      <w:bookmarkStart w:id="218" w:name="_Toc216071618"/>
      <w:bookmarkStart w:id="219" w:name="_Toc410823000"/>
      <w:r w:rsidRPr="00FD58AE">
        <w:t>Performance Requirements</w:t>
      </w:r>
      <w:bookmarkEnd w:id="218"/>
      <w:bookmarkEnd w:id="219"/>
    </w:p>
    <w:p w:rsidR="00076F9F" w:rsidRPr="00076F9F" w:rsidRDefault="00076F9F" w:rsidP="00076F9F">
      <w:pPr>
        <w:pPrChange w:id="220" w:author="Paul Bradley" w:date="2015-02-11T23:28:00Z">
          <w:pPr>
            <w:pStyle w:val="Heading2"/>
          </w:pPr>
        </w:pPrChange>
      </w:pPr>
      <w:ins w:id="221" w:author="Paul Bradley" w:date="2015-02-11T23:28:00Z">
        <w:r>
          <w:t xml:space="preserve">These are pilot (proof-of-concept) performance requirements. Once this innovation is proven, </w:t>
        </w:r>
        <w:proofErr w:type="gramStart"/>
        <w:r>
          <w:t>the production requirements will be determined by VA</w:t>
        </w:r>
        <w:proofErr w:type="gramEnd"/>
        <w:r>
          <w:t>.</w:t>
        </w:r>
      </w:ins>
    </w:p>
    <w:p w:rsidR="00EC1DE2" w:rsidRPr="00EC1DE2" w:rsidRDefault="00EC1DE2" w:rsidP="00EC1DE2">
      <w:pPr>
        <w:pStyle w:val="Caption"/>
        <w:jc w:val="center"/>
      </w:pPr>
      <w:r>
        <w:t xml:space="preserve">Table </w:t>
      </w:r>
      <w:r w:rsidR="00D57C0D">
        <w:fldChar w:fldCharType="begin"/>
      </w:r>
      <w:r w:rsidR="00D57C0D">
        <w:instrText xml:space="preserve"> SEQ Table \* ARABIC </w:instrText>
      </w:r>
      <w:r w:rsidR="00D57C0D">
        <w:fldChar w:fldCharType="separate"/>
      </w:r>
      <w:r>
        <w:rPr>
          <w:noProof/>
        </w:rPr>
        <w:t>2</w:t>
      </w:r>
      <w:r w:rsidR="00D57C0D">
        <w:rPr>
          <w:noProof/>
        </w:rPr>
        <w:fldChar w:fldCharType="end"/>
      </w:r>
      <w:r>
        <w:t xml:space="preserve">: </w:t>
      </w:r>
      <w:ins w:id="222" w:author="Paul Bradley" w:date="2015-02-11T23:30:00Z">
        <w:r w:rsidR="00076F9F">
          <w:t xml:space="preserve">Pilot </w:t>
        </w:r>
      </w:ins>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commentRangeStart w:id="223"/>
            <w:r w:rsidRPr="00805C93">
              <w:rPr>
                <w:rFonts w:ascii="Times New Roman" w:hAnsi="Times New Roman" w:cs="Times New Roman"/>
                <w:sz w:val="24"/>
                <w:szCs w:val="24"/>
              </w:rPr>
              <w:t>Specification</w:t>
            </w:r>
            <w:commentRangeEnd w:id="223"/>
            <w:r w:rsidR="00D74815">
              <w:rPr>
                <w:rStyle w:val="CommentReference"/>
                <w:rFonts w:eastAsia="MS Mincho" w:cs="Times New Roman"/>
                <w:b w:val="0"/>
                <w:lang w:eastAsia="en-GB"/>
              </w:rPr>
              <w:commentReference w:id="223"/>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054768" w:rsidP="008C19ED">
            <w:pPr>
              <w:pStyle w:val="BodyText"/>
              <w:rPr>
                <w:sz w:val="24"/>
                <w:szCs w:val="24"/>
              </w:rPr>
            </w:pPr>
            <w:ins w:id="224" w:author="William Balshem" w:date="2015-02-06T12:02:00Z">
              <w:del w:id="225" w:author="Paul Bradley" w:date="2015-02-11T23:02:00Z">
                <w:r w:rsidDel="0049140C">
                  <w:rPr>
                    <w:sz w:val="24"/>
                    <w:szCs w:val="24"/>
                  </w:rPr>
                  <w:delText>TBD: See note below</w:delText>
                </w:r>
              </w:del>
            </w:ins>
            <w:ins w:id="226" w:author="Paul Bradley" w:date="2015-02-11T23:02:00Z">
              <w:r w:rsidR="0049140C">
                <w:rPr>
                  <w:sz w:val="24"/>
                  <w:szCs w:val="24"/>
                </w:rPr>
                <w:t xml:space="preserve">There is not a high-availability requirement for this innovation pilot. </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54768" w:rsidP="00076F9F">
            <w:pPr>
              <w:pStyle w:val="BodyText"/>
              <w:rPr>
                <w:sz w:val="24"/>
                <w:szCs w:val="24"/>
              </w:rPr>
            </w:pPr>
            <w:ins w:id="227" w:author="William Balshem" w:date="2015-02-06T12:02:00Z">
              <w:del w:id="228" w:author="Paul Bradley" w:date="2015-02-11T23:24:00Z">
                <w:r w:rsidDel="00076F9F">
                  <w:rPr>
                    <w:sz w:val="24"/>
                    <w:szCs w:val="24"/>
                  </w:rPr>
                  <w:delText>TBD: See note below</w:delText>
                </w:r>
              </w:del>
            </w:ins>
            <w:ins w:id="229" w:author="Paul Bradley" w:date="2015-02-11T23:24:00Z">
              <w:r w:rsidR="00076F9F">
                <w:rPr>
                  <w:sz w:val="24"/>
                  <w:szCs w:val="24"/>
                </w:rPr>
                <w:t xml:space="preserve">The IRDS pilot </w:t>
              </w:r>
            </w:ins>
            <w:ins w:id="230" w:author="Paul Bradley" w:date="2015-02-11T23:25:00Z">
              <w:r w:rsidR="00076F9F">
                <w:rPr>
                  <w:sz w:val="24"/>
                  <w:szCs w:val="24"/>
                </w:rPr>
                <w:t xml:space="preserve">solution </w:t>
              </w:r>
            </w:ins>
            <w:proofErr w:type="gramStart"/>
            <w:ins w:id="231" w:author="Paul Bradley" w:date="2015-02-11T23:24:00Z">
              <w:r w:rsidR="00076F9F">
                <w:rPr>
                  <w:sz w:val="24"/>
                  <w:szCs w:val="24"/>
                </w:rPr>
                <w:t>will be verified</w:t>
              </w:r>
              <w:proofErr w:type="gramEnd"/>
              <w:r w:rsidR="00076F9F">
                <w:rPr>
                  <w:sz w:val="24"/>
                  <w:szCs w:val="24"/>
                </w:rPr>
                <w:t xml:space="preserve"> with </w:t>
              </w:r>
            </w:ins>
            <w:ins w:id="232" w:author="Paul Bradley" w:date="2015-02-11T23:25:00Z">
              <w:r w:rsidR="00076F9F">
                <w:rPr>
                  <w:sz w:val="24"/>
                  <w:szCs w:val="24"/>
                </w:rPr>
                <w:t xml:space="preserve">a </w:t>
              </w:r>
            </w:ins>
            <w:ins w:id="233" w:author="Paul Bradley" w:date="2015-02-11T23:24:00Z">
              <w:r w:rsidR="00076F9F">
                <w:rPr>
                  <w:sz w:val="24"/>
                  <w:szCs w:val="24"/>
                </w:rPr>
                <w:t>500GB storage</w:t>
              </w:r>
            </w:ins>
            <w:ins w:id="234" w:author="Paul Bradley" w:date="2015-02-11T23:25:00Z">
              <w:r w:rsidR="00076F9F">
                <w:rPr>
                  <w:sz w:val="24"/>
                  <w:szCs w:val="24"/>
                </w:rPr>
                <w:t xml:space="preserve"> capacity. </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54768" w:rsidP="00076F9F">
            <w:pPr>
              <w:pStyle w:val="BodyText"/>
              <w:rPr>
                <w:sz w:val="24"/>
                <w:szCs w:val="24"/>
              </w:rPr>
            </w:pPr>
            <w:ins w:id="235" w:author="William Balshem" w:date="2015-02-06T12:02:00Z">
              <w:del w:id="236" w:author="Paul Bradley" w:date="2015-02-11T23:22:00Z">
                <w:r w:rsidDel="00076F9F">
                  <w:rPr>
                    <w:sz w:val="24"/>
                    <w:szCs w:val="24"/>
                  </w:rPr>
                  <w:delText>TBD: See note below</w:delText>
                </w:r>
              </w:del>
            </w:ins>
            <w:ins w:id="237" w:author="Paul Bradley" w:date="2015-02-11T23:30:00Z">
              <w:r w:rsidR="00076F9F">
                <w:rPr>
                  <w:sz w:val="24"/>
                  <w:szCs w:val="24"/>
                </w:rPr>
                <w:t>There is not a data or system backup requirement for this innovation pilot.</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54768" w:rsidP="002171D5">
            <w:pPr>
              <w:pStyle w:val="TableText0"/>
              <w:rPr>
                <w:ins w:id="238" w:author="Paul Bradley" w:date="2015-02-11T23:27:00Z"/>
                <w:rFonts w:ascii="Times New Roman" w:hAnsi="Times New Roman" w:cs="Times New Roman"/>
                <w:sz w:val="24"/>
                <w:szCs w:val="24"/>
              </w:rPr>
            </w:pPr>
            <w:ins w:id="239" w:author="William Balshem" w:date="2015-02-06T12:02:00Z">
              <w:del w:id="240" w:author="Paul Bradley" w:date="2015-02-11T23:27:00Z">
                <w:r w:rsidRPr="00054768" w:rsidDel="00076F9F">
                  <w:rPr>
                    <w:rFonts w:ascii="Times New Roman" w:hAnsi="Times New Roman" w:cs="Times New Roman"/>
                    <w:sz w:val="24"/>
                    <w:szCs w:val="24"/>
                    <w:rPrChange w:id="241" w:author="William Balshem" w:date="2015-02-06T12:03:00Z">
                      <w:rPr>
                        <w:sz w:val="24"/>
                        <w:szCs w:val="24"/>
                      </w:rPr>
                    </w:rPrChange>
                  </w:rPr>
                  <w:delText>TBD: See note below</w:delText>
                </w:r>
              </w:del>
            </w:ins>
            <w:ins w:id="242" w:author="Paul Bradley" w:date="2015-02-11T23:27:00Z">
              <w:r w:rsidR="00076F9F">
                <w:rPr>
                  <w:rFonts w:ascii="Times New Roman" w:hAnsi="Times New Roman" w:cs="Times New Roman"/>
                  <w:sz w:val="24"/>
                  <w:szCs w:val="24"/>
                </w:rPr>
                <w:t>System Administrators: 2</w:t>
              </w:r>
            </w:ins>
          </w:p>
          <w:p w:rsidR="00076F9F" w:rsidRDefault="00076F9F" w:rsidP="002171D5">
            <w:pPr>
              <w:pStyle w:val="TableText0"/>
              <w:rPr>
                <w:ins w:id="243" w:author="Paul Bradley" w:date="2015-02-11T23:27:00Z"/>
                <w:rFonts w:ascii="Times New Roman" w:hAnsi="Times New Roman" w:cs="Times New Roman"/>
                <w:sz w:val="24"/>
                <w:szCs w:val="24"/>
              </w:rPr>
            </w:pPr>
            <w:ins w:id="244" w:author="Paul Bradley" w:date="2015-02-11T23:27:00Z">
              <w:r>
                <w:rPr>
                  <w:rFonts w:ascii="Times New Roman" w:hAnsi="Times New Roman" w:cs="Times New Roman"/>
                  <w:sz w:val="24"/>
                  <w:szCs w:val="24"/>
                </w:rPr>
                <w:t>Tool Administrators: 2</w:t>
              </w:r>
            </w:ins>
          </w:p>
          <w:p w:rsidR="00076F9F" w:rsidRDefault="00076F9F" w:rsidP="002171D5">
            <w:pPr>
              <w:pStyle w:val="TableText0"/>
              <w:rPr>
                <w:ins w:id="245" w:author="Paul Bradley" w:date="2015-02-11T23:28:00Z"/>
                <w:rFonts w:ascii="Times New Roman" w:hAnsi="Times New Roman" w:cs="Times New Roman"/>
                <w:sz w:val="24"/>
                <w:szCs w:val="24"/>
              </w:rPr>
            </w:pPr>
            <w:ins w:id="246" w:author="Paul Bradley" w:date="2015-02-11T23:28:00Z">
              <w:r>
                <w:rPr>
                  <w:rFonts w:ascii="Times New Roman" w:hAnsi="Times New Roman" w:cs="Times New Roman"/>
                  <w:sz w:val="24"/>
                  <w:szCs w:val="24"/>
                </w:rPr>
                <w:t>Developers: 8</w:t>
              </w:r>
            </w:ins>
          </w:p>
          <w:p w:rsidR="00076F9F" w:rsidRDefault="00076F9F" w:rsidP="002171D5">
            <w:pPr>
              <w:pStyle w:val="TableText0"/>
              <w:rPr>
                <w:ins w:id="247" w:author="Paul Bradley" w:date="2015-02-11T23:28:00Z"/>
                <w:rFonts w:ascii="Times New Roman" w:hAnsi="Times New Roman" w:cs="Times New Roman"/>
                <w:sz w:val="24"/>
                <w:szCs w:val="24"/>
              </w:rPr>
            </w:pPr>
            <w:ins w:id="248" w:author="Paul Bradley" w:date="2015-02-11T23:28:00Z">
              <w:r>
                <w:rPr>
                  <w:rFonts w:ascii="Times New Roman" w:hAnsi="Times New Roman" w:cs="Times New Roman"/>
                  <w:sz w:val="24"/>
                  <w:szCs w:val="24"/>
                </w:rPr>
                <w:t>Testers: 4</w:t>
              </w:r>
            </w:ins>
          </w:p>
          <w:p w:rsidR="00076F9F" w:rsidRPr="00054768" w:rsidRDefault="00076F9F" w:rsidP="002171D5">
            <w:pPr>
              <w:pStyle w:val="TableText0"/>
              <w:rPr>
                <w:rFonts w:ascii="Times New Roman" w:hAnsi="Times New Roman" w:cs="Times New Roman"/>
                <w:sz w:val="24"/>
                <w:szCs w:val="24"/>
              </w:rPr>
            </w:pPr>
            <w:ins w:id="249" w:author="Paul Bradley" w:date="2015-02-11T23:28:00Z">
              <w:r>
                <w:rPr>
                  <w:rFonts w:ascii="Times New Roman" w:hAnsi="Times New Roman" w:cs="Times New Roman"/>
                  <w:sz w:val="24"/>
                  <w:szCs w:val="24"/>
                </w:rPr>
                <w:t>End Users: 32</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054768" w:rsidP="002171D5">
            <w:pPr>
              <w:pStyle w:val="TableText0"/>
              <w:rPr>
                <w:rFonts w:ascii="Times New Roman" w:hAnsi="Times New Roman" w:cs="Times New Roman"/>
                <w:sz w:val="24"/>
                <w:szCs w:val="24"/>
              </w:rPr>
            </w:pPr>
            <w:ins w:id="250" w:author="William Balshem" w:date="2015-02-06T12:03:00Z">
              <w:del w:id="251" w:author="Paul Bradley" w:date="2015-02-11T23:31:00Z">
                <w:r w:rsidRPr="00054768" w:rsidDel="00D11B93">
                  <w:rPr>
                    <w:rFonts w:ascii="Times New Roman" w:hAnsi="Times New Roman" w:cs="Times New Roman"/>
                    <w:sz w:val="24"/>
                    <w:szCs w:val="24"/>
                    <w:rPrChange w:id="252" w:author="William Balshem" w:date="2015-02-06T12:03:00Z">
                      <w:rPr>
                        <w:sz w:val="24"/>
                        <w:szCs w:val="24"/>
                      </w:rPr>
                    </w:rPrChange>
                  </w:rPr>
                  <w:delText>TBD: See note below</w:delText>
                </w:r>
              </w:del>
            </w:ins>
            <w:ins w:id="253" w:author="Paul Bradley" w:date="2015-02-11T23:31:00Z">
              <w:r w:rsidR="00D11B93">
                <w:rPr>
                  <w:rFonts w:ascii="Times New Roman" w:hAnsi="Times New Roman" w:cs="Times New Roman"/>
                  <w:sz w:val="24"/>
                  <w:szCs w:val="24"/>
                </w:rPr>
                <w:t>46</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054768" w:rsidP="002171D5">
            <w:pPr>
              <w:pStyle w:val="TableText0"/>
              <w:rPr>
                <w:rFonts w:ascii="Times New Roman" w:hAnsi="Times New Roman" w:cs="Times New Roman"/>
                <w:sz w:val="24"/>
                <w:szCs w:val="24"/>
              </w:rPr>
            </w:pPr>
            <w:ins w:id="254" w:author="William Balshem" w:date="2015-02-06T12:03:00Z">
              <w:del w:id="255" w:author="Paul Bradley" w:date="2015-02-11T23:32:00Z">
                <w:r w:rsidRPr="00054768" w:rsidDel="00D11B93">
                  <w:rPr>
                    <w:rFonts w:ascii="Times New Roman" w:hAnsi="Times New Roman" w:cs="Times New Roman"/>
                    <w:sz w:val="24"/>
                    <w:szCs w:val="24"/>
                    <w:rPrChange w:id="256" w:author="William Balshem" w:date="2015-02-06T12:03:00Z">
                      <w:rPr>
                        <w:sz w:val="24"/>
                        <w:szCs w:val="24"/>
                      </w:rPr>
                    </w:rPrChange>
                  </w:rPr>
                  <w:delText>TBD: See note below</w:delText>
                </w:r>
              </w:del>
            </w:ins>
            <w:ins w:id="257" w:author="Paul Bradley" w:date="2015-02-11T23:32:00Z">
              <w:r w:rsidR="00D11B93">
                <w:rPr>
                  <w:rFonts w:ascii="Times New Roman" w:hAnsi="Times New Roman" w:cs="Times New Roman"/>
                  <w:sz w:val="24"/>
                  <w:szCs w:val="24"/>
                </w:rPr>
                <w:t xml:space="preserve">There is not a </w:t>
              </w:r>
              <w:proofErr w:type="spellStart"/>
              <w:r w:rsidR="00D11B93">
                <w:rPr>
                  <w:rFonts w:ascii="Times New Roman" w:hAnsi="Times New Roman" w:cs="Times New Roman"/>
                  <w:sz w:val="24"/>
                  <w:szCs w:val="24"/>
                </w:rPr>
                <w:t>hig</w:t>
              </w:r>
              <w:proofErr w:type="spellEnd"/>
              <w:r w:rsidR="00D11B93">
                <w:rPr>
                  <w:rFonts w:ascii="Times New Roman" w:hAnsi="Times New Roman" w:cs="Times New Roman"/>
                  <w:sz w:val="24"/>
                  <w:szCs w:val="24"/>
                </w:rPr>
                <w:t xml:space="preserve">-availability requirement for this innovation pilot. </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054768" w:rsidRDefault="00054768" w:rsidP="002171D5">
            <w:pPr>
              <w:pStyle w:val="TableText0"/>
              <w:rPr>
                <w:rFonts w:ascii="Times New Roman" w:hAnsi="Times New Roman" w:cs="Times New Roman"/>
                <w:sz w:val="24"/>
                <w:szCs w:val="24"/>
              </w:rPr>
            </w:pPr>
            <w:ins w:id="258" w:author="William Balshem" w:date="2015-02-06T12:03:00Z">
              <w:del w:id="259" w:author="Paul Bradley" w:date="2015-02-11T23:33:00Z">
                <w:r w:rsidRPr="00054768" w:rsidDel="00D11B93">
                  <w:rPr>
                    <w:rFonts w:ascii="Times New Roman" w:hAnsi="Times New Roman" w:cs="Times New Roman"/>
                    <w:sz w:val="24"/>
                    <w:szCs w:val="24"/>
                    <w:rPrChange w:id="260" w:author="William Balshem" w:date="2015-02-06T12:03:00Z">
                      <w:rPr>
                        <w:sz w:val="24"/>
                        <w:szCs w:val="24"/>
                      </w:rPr>
                    </w:rPrChange>
                  </w:rPr>
                  <w:delText>TBD: See note below</w:delText>
                </w:r>
              </w:del>
            </w:ins>
            <w:ins w:id="261" w:author="Paul Bradley" w:date="2015-02-11T23:33:00Z">
              <w:r w:rsidR="00D11B93">
                <w:rPr>
                  <w:rFonts w:ascii="Times New Roman" w:hAnsi="Times New Roman" w:cs="Times New Roman"/>
                  <w:sz w:val="24"/>
                  <w:szCs w:val="24"/>
                </w:rPr>
                <w:t xml:space="preserve">1 </w:t>
              </w:r>
            </w:ins>
            <w:ins w:id="262" w:author="Paul Bradley" w:date="2015-02-11T23:34:00Z">
              <w:r w:rsidR="00D11B93">
                <w:rPr>
                  <w:rFonts w:ascii="Times New Roman" w:hAnsi="Times New Roman" w:cs="Times New Roman"/>
                  <w:sz w:val="24"/>
                  <w:szCs w:val="24"/>
                </w:rPr>
                <w:t>G</w:t>
              </w:r>
            </w:ins>
            <w:ins w:id="263" w:author="Paul Bradley" w:date="2015-02-11T23:33:00Z">
              <w:r w:rsidR="00D11B93">
                <w:rPr>
                  <w:rFonts w:ascii="Times New Roman" w:hAnsi="Times New Roman" w:cs="Times New Roman"/>
                  <w:sz w:val="24"/>
                  <w:szCs w:val="24"/>
                </w:rPr>
                <w:t xml:space="preserve">igabit Ethernet </w:t>
              </w:r>
            </w:ins>
            <w:ins w:id="264" w:author="Paul Bradley" w:date="2015-02-11T23:34:00Z">
              <w:r w:rsidR="00D11B93">
                <w:rPr>
                  <w:rFonts w:ascii="Times New Roman" w:hAnsi="Times New Roman" w:cs="Times New Roman"/>
                  <w:sz w:val="24"/>
                  <w:szCs w:val="24"/>
                </w:rPr>
                <w:t>(or greater) network interface will be required to connect the IRDS pilot solution to the VA intranet.</w:t>
              </w:r>
            </w:ins>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054768" w:rsidP="00D57C0D">
            <w:pPr>
              <w:pStyle w:val="TableText0"/>
              <w:rPr>
                <w:rFonts w:ascii="Times New Roman" w:hAnsi="Times New Roman" w:cs="Times New Roman"/>
                <w:sz w:val="24"/>
                <w:szCs w:val="24"/>
              </w:rPr>
            </w:pPr>
            <w:ins w:id="265" w:author="William Balshem" w:date="2015-02-06T12:03:00Z">
              <w:del w:id="266" w:author="Paul Bradley" w:date="2015-02-11T23:36:00Z">
                <w:r w:rsidRPr="00054768" w:rsidDel="00D11B93">
                  <w:rPr>
                    <w:rFonts w:ascii="Times New Roman" w:hAnsi="Times New Roman" w:cs="Times New Roman"/>
                    <w:sz w:val="24"/>
                    <w:szCs w:val="24"/>
                    <w:rPrChange w:id="267" w:author="William Balshem" w:date="2015-02-06T12:03:00Z">
                      <w:rPr>
                        <w:sz w:val="24"/>
                        <w:szCs w:val="24"/>
                      </w:rPr>
                    </w:rPrChange>
                  </w:rPr>
                  <w:delText>TBD: See note below</w:delText>
                </w:r>
              </w:del>
            </w:ins>
            <w:ins w:id="268" w:author="Paul Bradley" w:date="2015-02-11T23:43:00Z">
              <w:r w:rsidR="00D57C0D">
                <w:rPr>
                  <w:rFonts w:ascii="Times New Roman" w:hAnsi="Times New Roman" w:cs="Times New Roman"/>
                  <w:sz w:val="24"/>
                  <w:szCs w:val="24"/>
                </w:rPr>
                <w:t xml:space="preserve">To be determined once IRDS pre-production environment </w:t>
              </w:r>
              <w:proofErr w:type="gramStart"/>
              <w:r w:rsidR="00D57C0D">
                <w:rPr>
                  <w:rFonts w:ascii="Times New Roman" w:hAnsi="Times New Roman" w:cs="Times New Roman"/>
                  <w:sz w:val="24"/>
                  <w:szCs w:val="24"/>
                </w:rPr>
                <w:t>is identified</w:t>
              </w:r>
              <w:proofErr w:type="gramEnd"/>
              <w:r w:rsidR="00D57C0D">
                <w:rPr>
                  <w:rFonts w:ascii="Times New Roman" w:hAnsi="Times New Roman" w:cs="Times New Roman"/>
                  <w:sz w:val="24"/>
                  <w:szCs w:val="24"/>
                </w:rPr>
                <w:t>.</w:t>
              </w:r>
            </w:ins>
          </w:p>
        </w:tc>
      </w:tr>
    </w:tbl>
    <w:p w:rsidR="00737FCC" w:rsidRDefault="00737FCC">
      <w:pPr>
        <w:rPr>
          <w:ins w:id="269" w:author="William Balshem" w:date="2015-02-06T11:58:00Z"/>
          <w:rFonts w:ascii="Arial" w:hAnsi="Arial"/>
        </w:rPr>
      </w:pPr>
    </w:p>
    <w:p w:rsidR="00054768" w:rsidRPr="00054768" w:rsidRDefault="00054768">
      <w:pPr>
        <w:pStyle w:val="ListParagraph"/>
        <w:numPr>
          <w:ilvl w:val="0"/>
          <w:numId w:val="56"/>
        </w:numPr>
        <w:pPrChange w:id="270" w:author="William Balshem" w:date="2015-02-06T11:58:00Z">
          <w:pPr/>
        </w:pPrChange>
      </w:pPr>
      <w:ins w:id="271" w:author="William Balshem" w:date="2015-02-06T11:58:00Z">
        <w:r w:rsidRPr="00054768">
          <w:rPr>
            <w:rPrChange w:id="272" w:author="William Balshem" w:date="2015-02-06T12:05:00Z">
              <w:rPr>
                <w:rFonts w:ascii="Arial" w:hAnsi="Arial"/>
              </w:rPr>
            </w:rPrChange>
          </w:rPr>
          <w:t xml:space="preserve">NOTE: </w:t>
        </w:r>
      </w:ins>
      <w:ins w:id="273" w:author="William Balshem" w:date="2015-02-06T11:59:00Z">
        <w:r w:rsidRPr="00054768">
          <w:rPr>
            <w:rPrChange w:id="274" w:author="William Balshem" w:date="2015-02-06T12:05:00Z">
              <w:rPr>
                <w:rFonts w:ascii="Arial" w:hAnsi="Arial"/>
              </w:rPr>
            </w:rPrChange>
          </w:rPr>
          <w:t>Technical specification</w:t>
        </w:r>
      </w:ins>
      <w:ins w:id="275" w:author="William Balshem" w:date="2015-02-06T12:06:00Z">
        <w:r>
          <w:t>s</w:t>
        </w:r>
      </w:ins>
      <w:ins w:id="276" w:author="William Balshem" w:date="2015-02-06T11:59:00Z">
        <w:r w:rsidRPr="00054768">
          <w:rPr>
            <w:rPrChange w:id="277" w:author="William Balshem" w:date="2015-02-06T12:05:00Z">
              <w:rPr>
                <w:rFonts w:ascii="Arial" w:hAnsi="Arial"/>
              </w:rPr>
            </w:rPrChange>
          </w:rPr>
          <w:t xml:space="preserve"> for the IRDS </w:t>
        </w:r>
      </w:ins>
      <w:ins w:id="278" w:author="William Balshem" w:date="2015-02-06T12:00:00Z">
        <w:r w:rsidRPr="00054768">
          <w:rPr>
            <w:rPrChange w:id="279" w:author="William Balshem" w:date="2015-02-06T12:05:00Z">
              <w:rPr>
                <w:rFonts w:ascii="Arial" w:hAnsi="Arial"/>
              </w:rPr>
            </w:rPrChange>
          </w:rPr>
          <w:t xml:space="preserve">system </w:t>
        </w:r>
      </w:ins>
      <w:ins w:id="280" w:author="William Balshem" w:date="2015-02-06T11:59:00Z">
        <w:r w:rsidRPr="00054768">
          <w:rPr>
            <w:rPrChange w:id="281" w:author="William Balshem" w:date="2015-02-06T12:05:00Z">
              <w:rPr>
                <w:rFonts w:ascii="Arial" w:hAnsi="Arial"/>
              </w:rPr>
            </w:rPrChange>
          </w:rPr>
          <w:t>a</w:t>
        </w:r>
      </w:ins>
      <w:ins w:id="282" w:author="William Balshem" w:date="2015-02-06T12:00:00Z">
        <w:r w:rsidRPr="00054768">
          <w:rPr>
            <w:rPrChange w:id="283" w:author="William Balshem" w:date="2015-02-06T12:05:00Z">
              <w:rPr>
                <w:rFonts w:ascii="Arial" w:hAnsi="Arial"/>
              </w:rPr>
            </w:rPrChange>
          </w:rPr>
          <w:t>re</w:t>
        </w:r>
      </w:ins>
      <w:ins w:id="284" w:author="William Balshem" w:date="2015-02-06T11:59:00Z">
        <w:r w:rsidRPr="00054768">
          <w:rPr>
            <w:rPrChange w:id="285" w:author="William Balshem" w:date="2015-02-06T12:05:00Z">
              <w:rPr>
                <w:rFonts w:ascii="Arial" w:hAnsi="Arial"/>
              </w:rPr>
            </w:rPrChange>
          </w:rPr>
          <w:t xml:space="preserve"> continuing to be gathered. The content for the table above </w:t>
        </w:r>
        <w:proofErr w:type="gramStart"/>
        <w:r w:rsidRPr="00054768">
          <w:rPr>
            <w:rPrChange w:id="286" w:author="William Balshem" w:date="2015-02-06T12:05:00Z">
              <w:rPr>
                <w:rFonts w:ascii="Arial" w:hAnsi="Arial"/>
              </w:rPr>
            </w:rPrChange>
          </w:rPr>
          <w:t>will be updated</w:t>
        </w:r>
        <w:proofErr w:type="gramEnd"/>
        <w:r w:rsidRPr="00054768">
          <w:rPr>
            <w:rPrChange w:id="287" w:author="William Balshem" w:date="2015-02-06T12:05:00Z">
              <w:rPr>
                <w:rFonts w:ascii="Arial" w:hAnsi="Arial"/>
              </w:rPr>
            </w:rPrChange>
          </w:rPr>
          <w:t xml:space="preserve"> as the items in the table are addressed.</w:t>
        </w:r>
      </w:ins>
    </w:p>
    <w:p w:rsidR="00D952B0" w:rsidRPr="00FD58AE" w:rsidRDefault="00D952B0" w:rsidP="00FD58AE">
      <w:pPr>
        <w:pStyle w:val="Heading2"/>
      </w:pPr>
      <w:bookmarkStart w:id="288" w:name="_Toc216071619"/>
      <w:bookmarkStart w:id="289" w:name="_Toc410823001"/>
      <w:r w:rsidRPr="00FD58AE">
        <w:lastRenderedPageBreak/>
        <w:t>Security</w:t>
      </w:r>
      <w:bookmarkEnd w:id="288"/>
      <w:bookmarkEnd w:id="289"/>
    </w:p>
    <w:p w:rsidR="00DA4688" w:rsidRPr="00DA4688" w:rsidRDefault="00DA4688" w:rsidP="00DA4688">
      <w:pPr>
        <w:spacing w:before="120" w:after="120"/>
        <w:rPr>
          <w:sz w:val="24"/>
        </w:rPr>
      </w:pPr>
      <w:bookmarkStart w:id="290"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 xml:space="preserve">The system security will be maintained accord to VA policy and will include obtaining an Authority to Operate (ATO).  This will include the creation of security </w:t>
      </w:r>
      <w:del w:id="291" w:author="William Balshem" w:date="2015-02-03T15:55:00Z">
        <w:r w:rsidRPr="00DA4688" w:rsidDel="004F3EBE">
          <w:rPr>
            <w:sz w:val="24"/>
            <w:szCs w:val="24"/>
          </w:rPr>
          <w:delText>artificats</w:delText>
        </w:r>
      </w:del>
      <w:ins w:id="292" w:author="William Balshem" w:date="2015-02-03T15:55:00Z">
        <w:r w:rsidR="004F3EBE" w:rsidRPr="00DA4688">
          <w:rPr>
            <w:sz w:val="24"/>
            <w:szCs w:val="24"/>
          </w:rPr>
          <w:t>artifacts</w:t>
        </w:r>
      </w:ins>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p>
    <w:p w:rsidR="00D952B0" w:rsidRPr="00FD58AE" w:rsidRDefault="00D952B0" w:rsidP="00FD58AE">
      <w:pPr>
        <w:pStyle w:val="Heading1"/>
      </w:pPr>
      <w:bookmarkStart w:id="293" w:name="_Toc410823002"/>
      <w:r w:rsidRPr="00FD58AE">
        <w:t>Interface Verification</w:t>
      </w:r>
      <w:bookmarkEnd w:id="290"/>
      <w:bookmarkEnd w:id="293"/>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294" w:name="_Toc410823003"/>
      <w:r>
        <w:lastRenderedPageBreak/>
        <w:t>Data Source Imports</w:t>
      </w:r>
      <w:bookmarkEnd w:id="294"/>
    </w:p>
    <w:p w:rsidR="00627FFD" w:rsidRDefault="00627FFD" w:rsidP="00265D13">
      <w:pPr>
        <w:pStyle w:val="Heading3"/>
      </w:pPr>
      <w:bookmarkStart w:id="295" w:name="_Toc410823004"/>
      <w:r>
        <w:t>Batch Imports</w:t>
      </w:r>
      <w:bookmarkEnd w:id="295"/>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p w:rsidR="007761AA" w:rsidRPr="00BE7C3A" w:rsidRDefault="007761AA" w:rsidP="009813C9">
      <w:pPr>
        <w:rPr>
          <w:rFonts w:ascii="Arial" w:eastAsia="MS Mincho" w:hAnsi="Arial"/>
          <w:sz w:val="24"/>
          <w:lang w:eastAsia="en-GB"/>
        </w:rPr>
      </w:pPr>
      <w:bookmarkStart w:id="296" w:name="_GoBack"/>
      <w:bookmarkEnd w:id="1"/>
      <w:bookmarkEnd w:id="296"/>
    </w:p>
    <w:sectPr w:rsidR="007761AA" w:rsidRPr="00BE7C3A" w:rsidSect="001F388B">
      <w:headerReference w:type="even" r:id="rId27"/>
      <w:footerReference w:type="even" r:id="rId28"/>
      <w:footerReference w:type="default" r:id="rId29"/>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3" w:author="Monica Mohler" w:date="2015-02-05T15:48:00Z" w:initials="MM">
    <w:p w:rsidR="00D74815" w:rsidRDefault="00D74815">
      <w:pPr>
        <w:pStyle w:val="CommentText"/>
      </w:pPr>
      <w:r>
        <w:rPr>
          <w:rStyle w:val="CommentReference"/>
        </w:rPr>
        <w:annotationRef/>
      </w:r>
      <w:r>
        <w:t>We need to put in a comment about why the data for this table is not present.  Use TBD or something similar in each field.  This table will be updated when…</w:t>
      </w:r>
      <w:proofErr w:type="gramStart"/>
      <w:r>
        <w:t>.(</w:t>
      </w:r>
      <w:proofErr w:type="gramEnd"/>
      <w:r>
        <w:t>dependency).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B27" w:rsidRDefault="006D1B27">
      <w:r>
        <w:separator/>
      </w:r>
    </w:p>
    <w:p w:rsidR="006D1B27" w:rsidRDefault="006D1B27"/>
  </w:endnote>
  <w:endnote w:type="continuationSeparator" w:id="0">
    <w:p w:rsidR="006D1B27" w:rsidRDefault="006D1B27">
      <w:r>
        <w:continuationSeparator/>
      </w:r>
    </w:p>
    <w:p w:rsidR="006D1B27" w:rsidRDefault="006D1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Default="006D1B27"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6D1B27" w:rsidRDefault="006D1B27">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Pr="00506900" w:rsidRDefault="006D1B27" w:rsidP="00742CBE">
    <w:pPr>
      <w:pStyle w:val="Footer"/>
      <w:rPr>
        <w:rStyle w:val="PageNumber"/>
        <w:rFonts w:cs="Times New Roman"/>
        <w:szCs w:val="20"/>
      </w:rPr>
    </w:pPr>
    <w:r w:rsidRPr="00506900">
      <w:rPr>
        <w:rFonts w:cstheme="minorHAnsi"/>
        <w:szCs w:val="20"/>
      </w:rPr>
      <w:t>Perceptive Reach</w:t>
    </w: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49140C">
      <w:rPr>
        <w:rStyle w:val="PageNumber"/>
        <w:noProof/>
        <w:szCs w:val="20"/>
      </w:rPr>
      <w:t>3</w:t>
    </w:r>
    <w:r w:rsidRPr="00506900">
      <w:rPr>
        <w:rStyle w:val="PageNumber"/>
        <w:szCs w:val="20"/>
      </w:rPr>
      <w:fldChar w:fldCharType="end"/>
    </w:r>
    <w:r w:rsidRPr="00506900">
      <w:rPr>
        <w:rStyle w:val="PageNumber"/>
        <w:szCs w:val="20"/>
      </w:rPr>
      <w:tab/>
      <w:t xml:space="preserve"> </w:t>
    </w:r>
    <w:del w:id="91" w:author="Radina Ivanova" w:date="2015-02-04T13:45:00Z">
      <w:r w:rsidDel="006D1B27">
        <w:rPr>
          <w:rStyle w:val="PageNumber"/>
          <w:szCs w:val="20"/>
        </w:rPr>
        <w:delText xml:space="preserve">January </w:delText>
      </w:r>
    </w:del>
    <w:ins w:id="92" w:author="Radina Ivanova" w:date="2015-02-04T13:45:00Z">
      <w:r>
        <w:rPr>
          <w:rStyle w:val="PageNumber"/>
          <w:szCs w:val="20"/>
        </w:rPr>
        <w:t xml:space="preserve">February </w:t>
      </w:r>
    </w:ins>
    <w:r>
      <w:rPr>
        <w:rStyle w:val="PageNumber"/>
        <w:szCs w:val="20"/>
      </w:rPr>
      <w:t>2015</w:t>
    </w:r>
  </w:p>
  <w:p w:rsidR="006D1B27" w:rsidRPr="00506900" w:rsidRDefault="006D1B27">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Default="006D1B27"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Default="006D1B27"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6D1B27" w:rsidRPr="007B65D7" w:rsidRDefault="006D1B27"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Default="006D1B27" w:rsidP="00CC439B">
    <w:pPr>
      <w:pStyle w:val="Footer"/>
      <w:rPr>
        <w:rStyle w:val="PageNumber"/>
        <w:rFonts w:cs="Times New Roman"/>
        <w:sz w:val="22"/>
        <w:szCs w:val="24"/>
      </w:rPr>
    </w:pPr>
    <w:r>
      <w:t>Perceptive Reach</w:t>
    </w:r>
    <w:r>
      <w:tab/>
    </w:r>
    <w:r>
      <w:rPr>
        <w:rStyle w:val="PageNumber"/>
      </w:rPr>
      <w:fldChar w:fldCharType="begin"/>
    </w:r>
    <w:r>
      <w:rPr>
        <w:rStyle w:val="PageNumber"/>
      </w:rPr>
      <w:instrText xml:space="preserve"> PAGE </w:instrText>
    </w:r>
    <w:r>
      <w:rPr>
        <w:rStyle w:val="PageNumber"/>
      </w:rPr>
      <w:fldChar w:fldCharType="separate"/>
    </w:r>
    <w:r w:rsidR="00D57C0D">
      <w:rPr>
        <w:rStyle w:val="PageNumber"/>
        <w:noProof/>
      </w:rPr>
      <w:t>14</w:t>
    </w:r>
    <w:r>
      <w:rPr>
        <w:rStyle w:val="PageNumber"/>
      </w:rPr>
      <w:fldChar w:fldCharType="end"/>
    </w:r>
    <w:r>
      <w:rPr>
        <w:rStyle w:val="PageNumber"/>
      </w:rPr>
      <w:tab/>
    </w:r>
    <w:del w:id="297" w:author="Radina Ivanova" w:date="2015-02-04T14:12:00Z">
      <w:r w:rsidDel="0007760A">
        <w:rPr>
          <w:rStyle w:val="PageNumber"/>
        </w:rPr>
        <w:delText xml:space="preserve">January </w:delText>
      </w:r>
    </w:del>
    <w:proofErr w:type="gramStart"/>
    <w:ins w:id="298" w:author="Radina Ivanova" w:date="2015-02-04T14:12:00Z">
      <w:r w:rsidR="0007760A">
        <w:rPr>
          <w:rStyle w:val="PageNumber"/>
        </w:rPr>
        <w:t xml:space="preserve">February  </w:t>
      </w:r>
    </w:ins>
    <w:r>
      <w:rPr>
        <w:rStyle w:val="PageNumber"/>
      </w:rPr>
      <w:t>2015</w:t>
    </w:r>
    <w:proofErr w:type="gramEnd"/>
  </w:p>
  <w:p w:rsidR="006D1B27" w:rsidRPr="00CC439B" w:rsidRDefault="006D1B27"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B27" w:rsidRDefault="006D1B27">
      <w:r>
        <w:separator/>
      </w:r>
    </w:p>
    <w:p w:rsidR="006D1B27" w:rsidRDefault="006D1B27"/>
  </w:footnote>
  <w:footnote w:type="continuationSeparator" w:id="0">
    <w:p w:rsidR="006D1B27" w:rsidRDefault="006D1B27">
      <w:r>
        <w:continuationSeparator/>
      </w:r>
    </w:p>
    <w:p w:rsidR="006D1B27" w:rsidRDefault="006D1B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1"/>
      <w:gridCol w:w="2100"/>
      <w:gridCol w:w="3629"/>
    </w:tblGrid>
    <w:tr w:rsidR="006D1B27" w:rsidRPr="009F023A" w:rsidTr="004B2A5F">
      <w:trPr>
        <w:trHeight w:val="710"/>
        <w:jc w:val="center"/>
      </w:trPr>
      <w:tc>
        <w:tcPr>
          <w:tcW w:w="3708" w:type="dxa"/>
          <w:shd w:val="clear" w:color="auto" w:fill="FFFFFF" w:themeFill="background1"/>
          <w:vAlign w:val="center"/>
        </w:tcPr>
        <w:p w:rsidR="006D1B27" w:rsidRPr="009F023A" w:rsidRDefault="006D1B27" w:rsidP="004F3EBE">
          <w:pPr>
            <w:pStyle w:val="Header"/>
          </w:pPr>
          <w:r>
            <w:t>Interface Design Specification</w:t>
          </w:r>
          <w:r w:rsidRPr="009F023A">
            <w:br/>
            <w:t xml:space="preserve">Task Order No. </w:t>
          </w:r>
          <w:r w:rsidRPr="0063752E">
            <w:t>VA118-14-C-0046</w:t>
          </w:r>
        </w:p>
      </w:tc>
      <w:tc>
        <w:tcPr>
          <w:tcW w:w="2160" w:type="dxa"/>
          <w:shd w:val="clear" w:color="auto" w:fill="FFFFFF" w:themeFill="background1"/>
          <w:vAlign w:val="center"/>
        </w:tcPr>
        <w:p w:rsidR="006D1B27" w:rsidRPr="009F023A" w:rsidRDefault="006D1B27" w:rsidP="004F3EBE">
          <w:pPr>
            <w:pStyle w:val="Header"/>
          </w:pPr>
        </w:p>
      </w:tc>
      <w:tc>
        <w:tcPr>
          <w:tcW w:w="3708" w:type="dxa"/>
          <w:shd w:val="clear" w:color="auto" w:fill="FFFFFF" w:themeFill="background1"/>
          <w:vAlign w:val="bottom"/>
        </w:tcPr>
        <w:p w:rsidR="006D1B27" w:rsidRPr="009F023A" w:rsidRDefault="006D1B27" w:rsidP="004B2A5F">
          <w:pPr>
            <w:pStyle w:val="Header"/>
            <w:jc w:val="center"/>
          </w:pPr>
          <w:r w:rsidRPr="009F023A">
            <w:t xml:space="preserve">Department of Veterans Affairs </w:t>
          </w:r>
          <w:r w:rsidRPr="009F023A">
            <w:br/>
          </w:r>
        </w:p>
      </w:tc>
    </w:tr>
  </w:tbl>
  <w:p w:rsidR="006D1B27" w:rsidRDefault="006D1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B27" w:rsidRDefault="006D1B2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55pt;height:41.4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6">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572255"/>
    <w:multiLevelType w:val="hybridMultilevel"/>
    <w:tmpl w:val="FC48F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3">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4">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8">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1">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7">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8">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1">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5">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8"/>
  </w:num>
  <w:num w:numId="10">
    <w:abstractNumId w:val="43"/>
  </w:num>
  <w:num w:numId="11">
    <w:abstractNumId w:val="57"/>
  </w:num>
  <w:num w:numId="12">
    <w:abstractNumId w:val="38"/>
  </w:num>
  <w:num w:numId="13">
    <w:abstractNumId w:val="48"/>
  </w:num>
  <w:num w:numId="14">
    <w:abstractNumId w:val="47"/>
  </w:num>
  <w:num w:numId="15">
    <w:abstractNumId w:val="9"/>
  </w:num>
  <w:num w:numId="16">
    <w:abstractNumId w:val="50"/>
  </w:num>
  <w:num w:numId="17">
    <w:abstractNumId w:val="57"/>
  </w:num>
  <w:num w:numId="18">
    <w:abstractNumId w:val="38"/>
  </w:num>
  <w:num w:numId="19">
    <w:abstractNumId w:val="19"/>
  </w:num>
  <w:num w:numId="20">
    <w:abstractNumId w:val="14"/>
  </w:num>
  <w:num w:numId="21">
    <w:abstractNumId w:val="24"/>
  </w:num>
  <w:num w:numId="22">
    <w:abstractNumId w:val="32"/>
  </w:num>
  <w:num w:numId="23">
    <w:abstractNumId w:val="10"/>
  </w:num>
  <w:num w:numId="24">
    <w:abstractNumId w:val="21"/>
  </w:num>
  <w:num w:numId="25">
    <w:abstractNumId w:val="40"/>
  </w:num>
  <w:num w:numId="26">
    <w:abstractNumId w:val="39"/>
  </w:num>
  <w:num w:numId="27">
    <w:abstractNumId w:val="42"/>
  </w:num>
  <w:num w:numId="28">
    <w:abstractNumId w:val="33"/>
  </w:num>
  <w:num w:numId="29">
    <w:abstractNumId w:val="37"/>
  </w:num>
  <w:num w:numId="30">
    <w:abstractNumId w:val="13"/>
  </w:num>
  <w:num w:numId="31">
    <w:abstractNumId w:val="46"/>
  </w:num>
  <w:num w:numId="32">
    <w:abstractNumId w:val="54"/>
  </w:num>
  <w:num w:numId="33">
    <w:abstractNumId w:val="25"/>
  </w:num>
  <w:num w:numId="34">
    <w:abstractNumId w:val="30"/>
  </w:num>
  <w:num w:numId="35">
    <w:abstractNumId w:val="12"/>
  </w:num>
  <w:num w:numId="36">
    <w:abstractNumId w:val="49"/>
  </w:num>
  <w:num w:numId="37">
    <w:abstractNumId w:val="16"/>
  </w:num>
  <w:num w:numId="38">
    <w:abstractNumId w:val="56"/>
  </w:num>
  <w:num w:numId="39">
    <w:abstractNumId w:val="51"/>
  </w:num>
  <w:num w:numId="40">
    <w:abstractNumId w:val="20"/>
  </w:num>
  <w:num w:numId="41">
    <w:abstractNumId w:val="41"/>
  </w:num>
  <w:num w:numId="42">
    <w:abstractNumId w:val="53"/>
  </w:num>
  <w:num w:numId="43">
    <w:abstractNumId w:val="23"/>
  </w:num>
  <w:num w:numId="44">
    <w:abstractNumId w:val="29"/>
  </w:num>
  <w:num w:numId="45">
    <w:abstractNumId w:val="35"/>
  </w:num>
  <w:num w:numId="46">
    <w:abstractNumId w:val="15"/>
  </w:num>
  <w:num w:numId="47">
    <w:abstractNumId w:val="34"/>
  </w:num>
  <w:num w:numId="48">
    <w:abstractNumId w:val="27"/>
  </w:num>
  <w:num w:numId="49">
    <w:abstractNumId w:val="11"/>
  </w:num>
  <w:num w:numId="50">
    <w:abstractNumId w:val="17"/>
  </w:num>
  <w:num w:numId="51">
    <w:abstractNumId w:val="8"/>
  </w:num>
  <w:num w:numId="52">
    <w:abstractNumId w:val="45"/>
  </w:num>
  <w:num w:numId="53">
    <w:abstractNumId w:val="36"/>
  </w:num>
  <w:num w:numId="54">
    <w:abstractNumId w:val="44"/>
  </w:num>
  <w:num w:numId="55">
    <w:abstractNumId w:val="55"/>
  </w:num>
  <w:num w:numId="56">
    <w:abstractNumId w:val="22"/>
  </w:num>
  <w:num w:numId="57">
    <w:abstractNumId w:val="52"/>
  </w:num>
  <w:num w:numId="58">
    <w:abstractNumId w:val="26"/>
  </w:num>
  <w:num w:numId="59">
    <w:abstractNumId w:val="31"/>
  </w:num>
  <w:num w:numId="60">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648A"/>
    <w:rsid w:val="003110DB"/>
    <w:rsid w:val="00314B90"/>
    <w:rsid w:val="00314FDC"/>
    <w:rsid w:val="003153A9"/>
    <w:rsid w:val="0032241E"/>
    <w:rsid w:val="0032573B"/>
    <w:rsid w:val="00326080"/>
    <w:rsid w:val="00326966"/>
    <w:rsid w:val="0033152E"/>
    <w:rsid w:val="00331D31"/>
    <w:rsid w:val="00335283"/>
    <w:rsid w:val="00342E0C"/>
    <w:rsid w:val="0034473F"/>
    <w:rsid w:val="00344A12"/>
    <w:rsid w:val="003450A6"/>
    <w:rsid w:val="00346959"/>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204C"/>
    <w:rsid w:val="00473584"/>
    <w:rsid w:val="00474BBC"/>
    <w:rsid w:val="0048016C"/>
    <w:rsid w:val="00480274"/>
    <w:rsid w:val="00480AF4"/>
    <w:rsid w:val="0048455F"/>
    <w:rsid w:val="004850F2"/>
    <w:rsid w:val="0049140C"/>
    <w:rsid w:val="0049503B"/>
    <w:rsid w:val="00496521"/>
    <w:rsid w:val="004A28E1"/>
    <w:rsid w:val="004A3349"/>
    <w:rsid w:val="004A47A6"/>
    <w:rsid w:val="004B1493"/>
    <w:rsid w:val="004B21F8"/>
    <w:rsid w:val="004B2A5F"/>
    <w:rsid w:val="004B4107"/>
    <w:rsid w:val="004B64EC"/>
    <w:rsid w:val="004C6209"/>
    <w:rsid w:val="004D3CB7"/>
    <w:rsid w:val="004D3FB6"/>
    <w:rsid w:val="004D5505"/>
    <w:rsid w:val="004D5CD2"/>
    <w:rsid w:val="004D67D1"/>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F6FF0"/>
    <w:rsid w:val="005F7DEB"/>
    <w:rsid w:val="00600936"/>
    <w:rsid w:val="00600A40"/>
    <w:rsid w:val="00601183"/>
    <w:rsid w:val="006012A4"/>
    <w:rsid w:val="0060214C"/>
    <w:rsid w:val="00603A27"/>
    <w:rsid w:val="00614701"/>
    <w:rsid w:val="00621346"/>
    <w:rsid w:val="00627FFD"/>
    <w:rsid w:val="00636537"/>
    <w:rsid w:val="00642849"/>
    <w:rsid w:val="00643BE3"/>
    <w:rsid w:val="006460E9"/>
    <w:rsid w:val="0065443F"/>
    <w:rsid w:val="0065538C"/>
    <w:rsid w:val="00657403"/>
    <w:rsid w:val="00657FC6"/>
    <w:rsid w:val="00663B92"/>
    <w:rsid w:val="00665BF6"/>
    <w:rsid w:val="006670D2"/>
    <w:rsid w:val="00667E47"/>
    <w:rsid w:val="00672663"/>
    <w:rsid w:val="00677085"/>
    <w:rsid w:val="00677451"/>
    <w:rsid w:val="00680463"/>
    <w:rsid w:val="00680563"/>
    <w:rsid w:val="0069010B"/>
    <w:rsid w:val="00691431"/>
    <w:rsid w:val="006960F9"/>
    <w:rsid w:val="006976CF"/>
    <w:rsid w:val="006A20A1"/>
    <w:rsid w:val="006A4074"/>
    <w:rsid w:val="006A7603"/>
    <w:rsid w:val="006B0AAC"/>
    <w:rsid w:val="006B520B"/>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1264A"/>
    <w:rsid w:val="00816E7B"/>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E16C9"/>
    <w:rsid w:val="00AF0F72"/>
    <w:rsid w:val="00B03010"/>
    <w:rsid w:val="00B04771"/>
    <w:rsid w:val="00B13C06"/>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CEA"/>
    <w:rsid w:val="00C12FFE"/>
    <w:rsid w:val="00C1365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A22"/>
    <w:rsid w:val="00CE61F4"/>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7CF1"/>
    <w:rsid w:val="00E616FE"/>
    <w:rsid w:val="00E61EAE"/>
    <w:rsid w:val="00E648C4"/>
    <w:rsid w:val="00E64D89"/>
    <w:rsid w:val="00E70286"/>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example.com/resource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2.vsd"/><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footer" Target="footer4.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oleObject" Target="embeddings/Microsoft_Visio_2003-2010_Drawing1.vsd"/><Relationship Id="rId27" Type="http://schemas.openxmlformats.org/officeDocument/2006/relationships/header" Target="header2.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4.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08549B-D864-4F8A-99EB-9B08B145A0EA}">
  <ds:schemaRefs>
    <ds:schemaRef ds:uri="http://schemas.microsoft.com/office/2006/metadata/properties"/>
    <ds:schemaRef ds:uri="http://schemas.microsoft.com/office/infopath/2007/PartnerControls"/>
    <ds:schemaRef ds:uri="254964d1-f228-45ba-ad49-f3cf9efbb5e4"/>
    <ds:schemaRef ds:uri="ddcf2b64-e3b0-42a2-bf4a-7482a0c65fd3"/>
  </ds:schemaRefs>
</ds:datastoreItem>
</file>

<file path=customXml/itemProps6.xml><?xml version="1.0" encoding="utf-8"?>
<ds:datastoreItem xmlns:ds="http://schemas.openxmlformats.org/officeDocument/2006/customXml" ds:itemID="{EDD39F99-F43A-49A5-9D93-66A66745D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2977</Words>
  <Characters>16970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19908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Paul Bradley</cp:lastModifiedBy>
  <cp:revision>16</cp:revision>
  <cp:lastPrinted>2008-08-04T20:55:00Z</cp:lastPrinted>
  <dcterms:created xsi:type="dcterms:W3CDTF">2015-02-03T18:07:00Z</dcterms:created>
  <dcterms:modified xsi:type="dcterms:W3CDTF">2015-02-12T04:44:00Z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